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33A" w:rsidRPr="008B633A" w:rsidRDefault="008B633A" w:rsidP="008B633A">
      <w:pPr>
        <w:widowControl/>
        <w:shd w:val="clear" w:color="auto" w:fill="FFFFFF"/>
        <w:spacing w:before="300"/>
        <w:jc w:val="left"/>
        <w:outlineLvl w:val="1"/>
        <w:rPr>
          <w:rFonts w:ascii="Helvetica" w:eastAsia="宋体" w:hAnsi="Helvetica" w:cs="Helvetica"/>
          <w:b/>
          <w:color w:val="262626"/>
          <w:kern w:val="0"/>
          <w:sz w:val="36"/>
          <w:szCs w:val="36"/>
        </w:rPr>
      </w:pPr>
      <w:r w:rsidRPr="008B633A">
        <w:rPr>
          <w:rFonts w:ascii="Helvetica" w:eastAsia="宋体" w:hAnsi="Helvetica" w:cs="Helvetica"/>
          <w:b/>
          <w:color w:val="262626"/>
          <w:kern w:val="0"/>
          <w:sz w:val="36"/>
          <w:szCs w:val="36"/>
          <w:highlight w:val="yellow"/>
        </w:rPr>
        <w:t>有趣的鼠标悬浮模糊效果</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主要是用下面几个</w:t>
      </w:r>
      <w:r>
        <w:rPr>
          <w:rFonts w:ascii="Helvetica" w:hAnsi="Helvetica" w:cs="Helvetica"/>
          <w:b w:val="0"/>
          <w:bCs w:val="0"/>
          <w:color w:val="323232"/>
          <w:sz w:val="36"/>
          <w:szCs w:val="36"/>
        </w:rPr>
        <w:t>CSS</w:t>
      </w:r>
      <w:r>
        <w:rPr>
          <w:rFonts w:ascii="Helvetica" w:hAnsi="Helvetica" w:cs="Helvetica"/>
          <w:b w:val="0"/>
          <w:bCs w:val="0"/>
          <w:color w:val="323232"/>
          <w:sz w:val="36"/>
          <w:szCs w:val="36"/>
        </w:rPr>
        <w:t>属性实现的：</w:t>
      </w:r>
    </w:p>
    <w:p w:rsidR="008B633A" w:rsidRDefault="008B633A" w:rsidP="008B633A">
      <w:pPr>
        <w:widowControl/>
        <w:numPr>
          <w:ilvl w:val="0"/>
          <w:numId w:val="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background-image</w:t>
      </w:r>
    </w:p>
    <w:p w:rsidR="008B633A" w:rsidRDefault="008B633A" w:rsidP="008B633A">
      <w:pPr>
        <w:widowControl/>
        <w:numPr>
          <w:ilvl w:val="0"/>
          <w:numId w:val="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-webkit-background-clip</w:t>
      </w:r>
    </w:p>
    <w:p w:rsidR="008B633A" w:rsidRDefault="008B633A" w:rsidP="008B633A">
      <w:pPr>
        <w:widowControl/>
        <w:numPr>
          <w:ilvl w:val="0"/>
          <w:numId w:val="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-webkit-text-fill-color</w:t>
      </w:r>
    </w:p>
    <w:p w:rsidR="008B633A" w:rsidRDefault="008B633A" w:rsidP="008B633A">
      <w:pPr>
        <w:widowControl/>
        <w:numPr>
          <w:ilvl w:val="0"/>
          <w:numId w:val="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background-size</w:t>
      </w:r>
    </w:p>
    <w:p w:rsidR="008B633A" w:rsidRDefault="008B633A" w:rsidP="008B633A">
      <w:pPr>
        <w:widowControl/>
        <w:numPr>
          <w:ilvl w:val="0"/>
          <w:numId w:val="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animation</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具体实现</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绘制渐变背景图</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background-image: -webkit-linear-gradient(left, blue, red 25%, blue 50%, red 75%, blue 100%);</w:t>
      </w:r>
      <w:r>
        <w:rPr>
          <w:rFonts w:ascii="Helvetica" w:hAnsi="Helvetica" w:cs="Helvetica"/>
          <w:color w:val="323232"/>
          <w:sz w:val="18"/>
          <w:szCs w:val="18"/>
        </w:rPr>
        <w:br/>
      </w:r>
      <w:r>
        <w:rPr>
          <w:rFonts w:ascii="Helvetica" w:hAnsi="Helvetica" w:cs="Helvetica"/>
          <w:color w:val="323232"/>
          <w:sz w:val="18"/>
          <w:szCs w:val="18"/>
        </w:rPr>
        <w:t>使用</w:t>
      </w:r>
      <w:r>
        <w:rPr>
          <w:rFonts w:ascii="Helvetica" w:hAnsi="Helvetica" w:cs="Helvetica"/>
          <w:color w:val="323232"/>
          <w:sz w:val="18"/>
          <w:szCs w:val="18"/>
        </w:rPr>
        <w:t>CSS3</w:t>
      </w:r>
      <w:r>
        <w:rPr>
          <w:rFonts w:ascii="Helvetica" w:hAnsi="Helvetica" w:cs="Helvetica"/>
          <w:color w:val="323232"/>
          <w:sz w:val="18"/>
          <w:szCs w:val="18"/>
        </w:rPr>
        <w:t>的渐变绘制图像，从左到右。</w:t>
      </w:r>
      <w:r>
        <w:rPr>
          <w:rFonts w:ascii="Helvetica" w:hAnsi="Helvetica" w:cs="Helvetica"/>
          <w:color w:val="323232"/>
          <w:sz w:val="18"/>
          <w:szCs w:val="18"/>
        </w:rPr>
        <w:br/>
      </w:r>
      <w:r>
        <w:rPr>
          <w:rFonts w:ascii="Helvetica" w:hAnsi="Helvetica" w:cs="Helvetica"/>
          <w:color w:val="323232"/>
          <w:sz w:val="18"/>
          <w:szCs w:val="18"/>
        </w:rPr>
        <w:t>需要注意的是颜色是</w:t>
      </w:r>
      <w:r>
        <w:rPr>
          <w:rFonts w:ascii="Helvetica" w:hAnsi="Helvetica" w:cs="Helvetica"/>
          <w:color w:val="323232"/>
          <w:sz w:val="18"/>
          <w:szCs w:val="18"/>
        </w:rPr>
        <w:t xml:space="preserve"> 0</w:t>
      </w:r>
      <w:r>
        <w:rPr>
          <w:rFonts w:ascii="Helvetica" w:hAnsi="Helvetica" w:cs="Helvetica"/>
          <w:color w:val="323232"/>
          <w:sz w:val="18"/>
          <w:szCs w:val="18"/>
        </w:rPr>
        <w:t>到</w:t>
      </w:r>
      <w:r>
        <w:rPr>
          <w:rFonts w:ascii="Helvetica" w:hAnsi="Helvetica" w:cs="Helvetica"/>
          <w:color w:val="323232"/>
          <w:sz w:val="18"/>
          <w:szCs w:val="18"/>
        </w:rPr>
        <w:t>49%</w:t>
      </w:r>
      <w:r>
        <w:rPr>
          <w:rFonts w:ascii="Helvetica" w:hAnsi="Helvetica" w:cs="Helvetica"/>
          <w:color w:val="323232"/>
          <w:sz w:val="18"/>
          <w:szCs w:val="18"/>
        </w:rPr>
        <w:t>的颜色组</w:t>
      </w:r>
      <w:r>
        <w:rPr>
          <w:rFonts w:ascii="Helvetica" w:hAnsi="Helvetica" w:cs="Helvetica"/>
          <w:color w:val="323232"/>
          <w:sz w:val="18"/>
          <w:szCs w:val="18"/>
        </w:rPr>
        <w:t xml:space="preserve"> = 50%</w:t>
      </w:r>
      <w:r>
        <w:rPr>
          <w:rFonts w:ascii="Helvetica" w:hAnsi="Helvetica" w:cs="Helvetica"/>
          <w:color w:val="323232"/>
          <w:sz w:val="18"/>
          <w:szCs w:val="18"/>
        </w:rPr>
        <w:t>到</w:t>
      </w:r>
      <w:r>
        <w:rPr>
          <w:rFonts w:ascii="Helvetica" w:hAnsi="Helvetica" w:cs="Helvetica"/>
          <w:color w:val="323232"/>
          <w:sz w:val="18"/>
          <w:szCs w:val="18"/>
        </w:rPr>
        <w:t>99%</w:t>
      </w:r>
      <w:r>
        <w:rPr>
          <w:rFonts w:ascii="Helvetica" w:hAnsi="Helvetica" w:cs="Helvetica"/>
          <w:color w:val="323232"/>
          <w:sz w:val="18"/>
          <w:szCs w:val="18"/>
        </w:rPr>
        <w:t>的颜色组，且最后</w:t>
      </w:r>
      <w:r>
        <w:rPr>
          <w:rFonts w:ascii="Helvetica" w:hAnsi="Helvetica" w:cs="Helvetica"/>
          <w:color w:val="323232"/>
          <w:sz w:val="18"/>
          <w:szCs w:val="18"/>
        </w:rPr>
        <w:t>100%</w:t>
      </w:r>
      <w:r>
        <w:rPr>
          <w:rFonts w:ascii="Helvetica" w:hAnsi="Helvetica" w:cs="Helvetica"/>
          <w:color w:val="323232"/>
          <w:sz w:val="18"/>
          <w:szCs w:val="18"/>
        </w:rPr>
        <w:t>的颜色要和开头</w:t>
      </w:r>
      <w:r>
        <w:rPr>
          <w:rFonts w:ascii="Helvetica" w:hAnsi="Helvetica" w:cs="Helvetica"/>
          <w:color w:val="323232"/>
          <w:sz w:val="18"/>
          <w:szCs w:val="18"/>
        </w:rPr>
        <w:t>0</w:t>
      </w:r>
      <w:r>
        <w:rPr>
          <w:rFonts w:ascii="Helvetica" w:hAnsi="Helvetica" w:cs="Helvetica"/>
          <w:color w:val="323232"/>
          <w:sz w:val="18"/>
          <w:szCs w:val="18"/>
        </w:rPr>
        <w:t>的颜色相等</w:t>
      </w:r>
      <w:r>
        <w:rPr>
          <w:rFonts w:ascii="Helvetica" w:hAnsi="Helvetica" w:cs="Helvetica"/>
          <w:color w:val="323232"/>
          <w:sz w:val="18"/>
          <w:szCs w:val="18"/>
        </w:rPr>
        <w:br/>
      </w:r>
      <w:r>
        <w:rPr>
          <w:rFonts w:ascii="Helvetica" w:hAnsi="Helvetica" w:cs="Helvetica"/>
          <w:color w:val="323232"/>
          <w:sz w:val="18"/>
          <w:szCs w:val="18"/>
        </w:rPr>
        <w:t>这是为了能无缝衔接流光效果</w:t>
      </w:r>
      <w:r>
        <w:rPr>
          <w:rFonts w:ascii="Helvetica" w:hAnsi="Helvetica" w:cs="Helvetica"/>
          <w:color w:val="323232"/>
          <w:sz w:val="18"/>
          <w:szCs w:val="18"/>
        </w:rPr>
        <w:t xml:space="preserve">, </w:t>
      </w:r>
      <w:r>
        <w:rPr>
          <w:rFonts w:ascii="Helvetica" w:hAnsi="Helvetica" w:cs="Helvetica"/>
          <w:color w:val="323232"/>
          <w:sz w:val="18"/>
          <w:szCs w:val="18"/>
        </w:rPr>
        <w:t>之后有说到</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裁剪背景图</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-webkit-background-clip: text;</w:t>
      </w:r>
      <w:r>
        <w:rPr>
          <w:rFonts w:ascii="Helvetica" w:hAnsi="Helvetica" w:cs="Helvetica"/>
          <w:color w:val="323232"/>
          <w:sz w:val="18"/>
          <w:szCs w:val="18"/>
        </w:rPr>
        <w:br/>
      </w:r>
      <w:r>
        <w:rPr>
          <w:rFonts w:ascii="Helvetica" w:hAnsi="Helvetica" w:cs="Helvetica"/>
          <w:color w:val="323232"/>
          <w:sz w:val="18"/>
          <w:szCs w:val="18"/>
        </w:rPr>
        <w:t>使用文字作为裁剪区域向外裁剪，此时文字颜色仍覆盖背景图</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设置字体颜色</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-webkit-text-fill-color: transparent;</w:t>
      </w:r>
      <w:r>
        <w:rPr>
          <w:rStyle w:val="apple-converted-space"/>
          <w:rFonts w:ascii="Helvetica" w:hAnsi="Helvetica" w:cs="Helvetica"/>
          <w:color w:val="323232"/>
          <w:sz w:val="18"/>
          <w:szCs w:val="18"/>
        </w:rPr>
        <w:t> </w:t>
      </w:r>
      <w:r>
        <w:rPr>
          <w:rFonts w:ascii="Helvetica" w:hAnsi="Helvetica" w:cs="Helvetica"/>
          <w:color w:val="323232"/>
          <w:sz w:val="18"/>
          <w:szCs w:val="18"/>
        </w:rPr>
        <w:t>or</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color: transparent;</w:t>
      </w:r>
      <w:r>
        <w:rPr>
          <w:rFonts w:ascii="Helvetica" w:hAnsi="Helvetica" w:cs="Helvetica"/>
          <w:color w:val="323232"/>
          <w:sz w:val="18"/>
          <w:szCs w:val="18"/>
        </w:rPr>
        <w:br/>
      </w:r>
      <w:r>
        <w:rPr>
          <w:rFonts w:ascii="Helvetica" w:hAnsi="Helvetica" w:cs="Helvetica"/>
          <w:color w:val="323232"/>
          <w:sz w:val="18"/>
          <w:szCs w:val="18"/>
        </w:rPr>
        <w:t>将字体颜色设置成透明，这样就能将背景图显示出来了</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设置背景图长度</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background-size: 200% 100%;</w:t>
      </w:r>
      <w:r>
        <w:rPr>
          <w:rFonts w:ascii="Helvetica" w:hAnsi="Helvetica" w:cs="Helvetica"/>
          <w:color w:val="323232"/>
          <w:sz w:val="18"/>
          <w:szCs w:val="18"/>
        </w:rPr>
        <w:br/>
      </w:r>
      <w:r>
        <w:rPr>
          <w:rFonts w:ascii="Helvetica" w:hAnsi="Helvetica" w:cs="Helvetica"/>
          <w:color w:val="323232"/>
          <w:sz w:val="18"/>
          <w:szCs w:val="18"/>
        </w:rPr>
        <w:t>将背景图宽度拉长至两倍，之前设置</w:t>
      </w:r>
      <w:r>
        <w:rPr>
          <w:rStyle w:val="HTML"/>
          <w:rFonts w:ascii="Consolas" w:hAnsi="Consolas" w:cs="Consolas"/>
          <w:color w:val="C7254E"/>
          <w:sz w:val="18"/>
          <w:szCs w:val="18"/>
          <w:shd w:val="clear" w:color="auto" w:fill="F9F2F4"/>
        </w:rPr>
        <w:t>background-image</w:t>
      </w:r>
      <w:r>
        <w:rPr>
          <w:rFonts w:ascii="Helvetica" w:hAnsi="Helvetica" w:cs="Helvetica"/>
          <w:color w:val="323232"/>
          <w:sz w:val="18"/>
          <w:szCs w:val="18"/>
        </w:rPr>
        <w:t>的两份相同的颜色组，就是为了能在此拉长后只显示一份颜色组，另外超出的半截颜色组用来实现流光效果</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开始动画</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
          <w:rFonts w:ascii="Consolas" w:hAnsi="Consolas" w:cs="Consolas"/>
          <w:color w:val="C7254E"/>
          <w:sz w:val="18"/>
          <w:szCs w:val="18"/>
          <w:shd w:val="clear" w:color="auto" w:fill="F9F2F4"/>
        </w:rPr>
        <w:t>animation</w:t>
      </w:r>
      <w:proofErr w:type="gramEnd"/>
      <w:r>
        <w:rPr>
          <w:rStyle w:val="HTML"/>
          <w:rFonts w:ascii="Consolas" w:hAnsi="Consolas" w:cs="Consolas"/>
          <w:color w:val="C7254E"/>
          <w:sz w:val="18"/>
          <w:szCs w:val="18"/>
          <w:shd w:val="clear" w:color="auto" w:fill="F9F2F4"/>
        </w:rPr>
        <w:t>: streamer 5s infinite linear;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w:t>
      </w:r>
      <w:r>
        <w:rPr>
          <w:rStyle w:val="hljs-keyword"/>
          <w:rFonts w:ascii="Consolas" w:hAnsi="Consolas" w:cs="Consolas"/>
          <w:b/>
          <w:bCs/>
          <w:color w:val="333333"/>
        </w:rPr>
        <w:t>keyframes</w:t>
      </w:r>
      <w:r>
        <w:rPr>
          <w:rStyle w:val="HTML"/>
          <w:rFonts w:ascii="Consolas" w:hAnsi="Consolas" w:cs="Consolas"/>
          <w:color w:val="333333"/>
        </w:rPr>
        <w:t xml:space="preserve"> streamer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0</w:t>
      </w:r>
      <w:proofErr w:type="gramStart"/>
      <w:r>
        <w:rPr>
          <w:rStyle w:val="HTML"/>
          <w:rFonts w:ascii="Consolas" w:hAnsi="Consolas" w:cs="Consolas"/>
          <w:color w:val="333333"/>
        </w:rPr>
        <w:t>%  {</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100%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w:t>
      </w:r>
      <w:r>
        <w:rPr>
          <w:rStyle w:val="hljs-number"/>
          <w:rFonts w:ascii="Consolas" w:hAnsi="Consolas" w:cs="Consolas"/>
          <w:color w:val="008080"/>
        </w:rPr>
        <w:t>100%</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最后通过动画改变背景图的位置实现流光效果</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5" w:history="1">
        <w:r>
          <w:rPr>
            <w:rStyle w:val="a4"/>
            <w:rFonts w:ascii="Helvetica" w:hAnsi="Helvetica" w:cs="Helvetica"/>
            <w:color w:val="38BA72"/>
            <w:sz w:val="18"/>
            <w:szCs w:val="18"/>
          </w:rPr>
          <w:t>我的实现</w:t>
        </w:r>
        <w:r>
          <w:rPr>
            <w:rStyle w:val="a4"/>
            <w:rFonts w:ascii="Helvetica" w:hAnsi="Helvetica" w:cs="Helvetica"/>
            <w:color w:val="38BA72"/>
            <w:sz w:val="18"/>
            <w:szCs w:val="18"/>
          </w:rPr>
          <w:t>0w0</w:t>
        </w:r>
      </w:hyperlink>
    </w:p>
    <w:p w:rsidR="00D72446" w:rsidRDefault="00D72446"/>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概述</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这是</w:t>
      </w:r>
      <w:r>
        <w:rPr>
          <w:rFonts w:ascii="Helvetica" w:hAnsi="Helvetica" w:cs="Helvetica"/>
          <w:color w:val="323232"/>
          <w:sz w:val="18"/>
          <w:szCs w:val="18"/>
        </w:rPr>
        <w:t>IFE2017</w:t>
      </w:r>
      <w:r>
        <w:rPr>
          <w:rFonts w:ascii="Helvetica" w:hAnsi="Helvetica" w:cs="Helvetica"/>
          <w:color w:val="323232"/>
          <w:sz w:val="18"/>
          <w:szCs w:val="18"/>
        </w:rPr>
        <w:t>的任务，也是我选择的第一个任务，练练手。</w:t>
      </w:r>
      <w:r>
        <w:rPr>
          <w:rFonts w:ascii="Helvetica" w:hAnsi="Helvetica" w:cs="Helvetica"/>
          <w:color w:val="323232"/>
          <w:sz w:val="18"/>
          <w:szCs w:val="18"/>
        </w:rPr>
        <w:br/>
      </w:r>
      <w:r>
        <w:rPr>
          <w:rFonts w:ascii="Helvetica" w:hAnsi="Helvetica" w:cs="Helvetica"/>
          <w:color w:val="323232"/>
          <w:sz w:val="18"/>
          <w:szCs w:val="18"/>
        </w:rPr>
        <w:t>主要实现的是</w:t>
      </w:r>
      <w:r>
        <w:rPr>
          <w:rFonts w:ascii="Helvetica" w:hAnsi="Helvetica" w:cs="Helvetica"/>
          <w:color w:val="323232"/>
          <w:sz w:val="18"/>
          <w:szCs w:val="18"/>
        </w:rPr>
        <w:t>CSS3</w:t>
      </w:r>
      <w:r>
        <w:rPr>
          <w:rFonts w:ascii="Helvetica" w:hAnsi="Helvetica" w:cs="Helvetica"/>
          <w:color w:val="323232"/>
          <w:sz w:val="18"/>
          <w:szCs w:val="18"/>
        </w:rPr>
        <w:t>动画的编写，伪元素的使用，背景图片模糊以及文字流光效果，知识点大概就是这三个。</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先看一下实现的效果：</w:t>
      </w:r>
      <w:r>
        <w:rPr>
          <w:rFonts w:ascii="Helvetica" w:hAnsi="Helvetica" w:cs="Helvetica"/>
          <w:color w:val="323232"/>
          <w:sz w:val="18"/>
          <w:szCs w:val="18"/>
        </w:rPr>
        <w:br/>
      </w:r>
      <w:r>
        <w:rPr>
          <w:rFonts w:ascii="Helvetica" w:hAnsi="Helvetica" w:cs="Helvetica"/>
          <w:noProof/>
          <w:color w:val="323232"/>
          <w:sz w:val="18"/>
          <w:szCs w:val="18"/>
        </w:rPr>
        <w:drawing>
          <wp:inline distT="0" distB="0" distL="0" distR="0">
            <wp:extent cx="5924550" cy="3581400"/>
            <wp:effectExtent l="0" t="0" r="0" b="0"/>
            <wp:docPr id="1" name="图片 1" descr="http://oc1gyfe6q.qnssl.com/17-2-28/70946917-file_1488249112656_3c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c1gyfe6q.qnssl.com/17-2-28/70946917-file_1488249112656_3c6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3581400"/>
                    </a:xfrm>
                    <a:prstGeom prst="rect">
                      <a:avLst/>
                    </a:prstGeom>
                    <a:noFill/>
                    <a:ln>
                      <a:noFill/>
                    </a:ln>
                  </pic:spPr>
                </pic:pic>
              </a:graphicData>
            </a:graphic>
          </wp:inline>
        </w:drawing>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lastRenderedPageBreak/>
        <w:t>边框从两边散开</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这个主要是使用了伪元素</w:t>
      </w:r>
      <w:r>
        <w:rPr>
          <w:rStyle w:val="HTML"/>
          <w:rFonts w:ascii="Consolas" w:hAnsi="Consolas" w:cs="Consolas"/>
          <w:color w:val="C7254E"/>
          <w:sz w:val="18"/>
          <w:szCs w:val="18"/>
          <w:shd w:val="clear" w:color="auto" w:fill="F9F2F4"/>
        </w:rPr>
        <w:t>::before</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::after</w:t>
      </w:r>
      <w:r>
        <w:rPr>
          <w:rFonts w:ascii="Helvetica" w:hAnsi="Helvetica" w:cs="Helvetica"/>
          <w:color w:val="323232"/>
          <w:sz w:val="18"/>
          <w:szCs w:val="18"/>
        </w:rPr>
        <w:t>来实现，在父容器上加上伪元素，里面填写的</w:t>
      </w:r>
      <w:r>
        <w:rPr>
          <w:rFonts w:ascii="Helvetica" w:hAnsi="Helvetica" w:cs="Helvetica"/>
          <w:color w:val="323232"/>
          <w:sz w:val="18"/>
          <w:szCs w:val="18"/>
        </w:rPr>
        <w:t>CSS</w:t>
      </w:r>
      <w:r>
        <w:rPr>
          <w:rFonts w:ascii="Helvetica" w:hAnsi="Helvetica" w:cs="Helvetica"/>
          <w:color w:val="323232"/>
          <w:sz w:val="18"/>
          <w:szCs w:val="18"/>
        </w:rPr>
        <w:t>分别的上下，左右的边框，并定位到相应的位置。</w:t>
      </w:r>
      <w:r>
        <w:rPr>
          <w:rFonts w:ascii="Helvetica" w:hAnsi="Helvetica" w:cs="Helvetica"/>
          <w:color w:val="323232"/>
          <w:sz w:val="18"/>
          <w:szCs w:val="18"/>
        </w:rPr>
        <w:br/>
      </w:r>
      <w:r>
        <w:rPr>
          <w:rFonts w:ascii="Helvetica" w:hAnsi="Helvetica" w:cs="Helvetica"/>
          <w:color w:val="323232"/>
          <w:sz w:val="18"/>
          <w:szCs w:val="18"/>
        </w:rPr>
        <w:t>在这里父容器使用相对定位，伪元素使用绝对定位，先做好位置。</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那么怎么实现边框从两边散开？</w:t>
      </w:r>
      <w:r>
        <w:rPr>
          <w:rFonts w:ascii="Helvetica" w:hAnsi="Helvetica" w:cs="Helvetica"/>
          <w:color w:val="323232"/>
          <w:sz w:val="18"/>
          <w:szCs w:val="18"/>
        </w:rPr>
        <w:br/>
      </w:r>
      <w:r>
        <w:rPr>
          <w:rFonts w:ascii="Helvetica" w:hAnsi="Helvetica" w:cs="Helvetica"/>
          <w:color w:val="323232"/>
          <w:sz w:val="18"/>
          <w:szCs w:val="18"/>
        </w:rPr>
        <w:t>在</w:t>
      </w:r>
      <w:r>
        <w:rPr>
          <w:rStyle w:val="HTML"/>
          <w:rFonts w:ascii="Consolas" w:hAnsi="Consolas" w:cs="Consolas"/>
          <w:color w:val="C7254E"/>
          <w:sz w:val="18"/>
          <w:szCs w:val="18"/>
          <w:shd w:val="clear" w:color="auto" w:fill="F9F2F4"/>
        </w:rPr>
        <w:t>hover</w:t>
      </w:r>
      <w:r>
        <w:rPr>
          <w:rFonts w:ascii="Helvetica" w:hAnsi="Helvetica" w:cs="Helvetica"/>
          <w:color w:val="323232"/>
          <w:sz w:val="18"/>
          <w:szCs w:val="18"/>
        </w:rPr>
        <w:t>的时候，分别吧对应的</w:t>
      </w:r>
      <w:r>
        <w:rPr>
          <w:rStyle w:val="HTML"/>
          <w:rFonts w:ascii="Consolas" w:hAnsi="Consolas" w:cs="Consolas"/>
          <w:color w:val="C7254E"/>
          <w:sz w:val="18"/>
          <w:szCs w:val="18"/>
          <w:shd w:val="clear" w:color="auto" w:fill="F9F2F4"/>
        </w:rPr>
        <w:t>left</w:t>
      </w:r>
      <w:r>
        <w:rPr>
          <w:rStyle w:val="apple-converted-space"/>
          <w:rFonts w:ascii="Helvetica" w:hAnsi="Helvetica" w:cs="Helvetica"/>
          <w:color w:val="323232"/>
          <w:sz w:val="18"/>
          <w:szCs w:val="18"/>
        </w:rPr>
        <w:t> </w:t>
      </w:r>
      <w:r>
        <w:rPr>
          <w:rFonts w:ascii="Helvetica" w:hAnsi="Helvetica" w:cs="Helvetica"/>
          <w:color w:val="323232"/>
          <w:sz w:val="18"/>
          <w:szCs w:val="18"/>
        </w:rPr>
        <w:t>和</w:t>
      </w:r>
      <w:r>
        <w:rPr>
          <w:rStyle w:val="HTML"/>
          <w:rFonts w:ascii="Consolas" w:hAnsi="Consolas" w:cs="Consolas"/>
          <w:color w:val="C7254E"/>
          <w:sz w:val="18"/>
          <w:szCs w:val="18"/>
          <w:shd w:val="clear" w:color="auto" w:fill="F9F2F4"/>
        </w:rPr>
        <w:t>top</w:t>
      </w:r>
      <w:r>
        <w:rPr>
          <w:rFonts w:ascii="Helvetica" w:hAnsi="Helvetica" w:cs="Helvetica"/>
          <w:color w:val="323232"/>
          <w:sz w:val="18"/>
          <w:szCs w:val="18"/>
        </w:rPr>
        <w:t>值变为</w:t>
      </w:r>
      <w:r>
        <w:rPr>
          <w:rFonts w:ascii="Helvetica" w:hAnsi="Helvetica" w:cs="Helvetica"/>
          <w:color w:val="323232"/>
          <w:sz w:val="18"/>
          <w:szCs w:val="18"/>
        </w:rPr>
        <w:t>0</w:t>
      </w:r>
      <w:r>
        <w:rPr>
          <w:rFonts w:ascii="Helvetica" w:hAnsi="Helvetica" w:cs="Helvetica"/>
          <w:color w:val="323232"/>
          <w:sz w:val="18"/>
          <w:szCs w:val="18"/>
        </w:rPr>
        <w:t>，之前设置了相对父容器的</w:t>
      </w:r>
      <w:r>
        <w:rPr>
          <w:rFonts w:ascii="Helvetica" w:hAnsi="Helvetica" w:cs="Helvetica"/>
          <w:color w:val="323232"/>
          <w:sz w:val="18"/>
          <w:szCs w:val="18"/>
        </w:rPr>
        <w:t>50%</w:t>
      </w:r>
      <w:r>
        <w:rPr>
          <w:rFonts w:ascii="Helvetica" w:hAnsi="Helvetica" w:cs="Helvetica"/>
          <w:color w:val="323232"/>
          <w:sz w:val="18"/>
          <w:szCs w:val="18"/>
        </w:rPr>
        <w:t>。</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说了这么多，看代码吧</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.wrap</w:t>
      </w:r>
      <w:r>
        <w:rPr>
          <w:rStyle w:val="HTML"/>
          <w:rFonts w:ascii="Consolas" w:hAnsi="Consolas" w:cs="Consolas"/>
          <w:color w:val="333333"/>
        </w:rPr>
        <w:t xml:space="preserve"> </w:t>
      </w:r>
      <w:r>
        <w:rPr>
          <w:rStyle w:val="hljs-selector-class"/>
          <w:rFonts w:ascii="Consolas" w:hAnsi="Consolas" w:cs="Consolas"/>
          <w:color w:val="333333"/>
        </w:rPr>
        <w:t>.caption</w:t>
      </w:r>
      <w:r>
        <w:rPr>
          <w:rStyle w:val="HTML"/>
          <w:rFonts w:ascii="Consolas" w:hAnsi="Consolas" w:cs="Consolas"/>
          <w:color w:val="333333"/>
        </w:rPr>
        <w:t xml:space="preserve"> </w:t>
      </w:r>
      <w:r>
        <w:rPr>
          <w:rStyle w:val="hljs-selector-class"/>
          <w:rFonts w:ascii="Consolas" w:hAnsi="Consolas" w:cs="Consolas"/>
          <w:color w:val="333333"/>
        </w:rPr>
        <w:t>.container</w:t>
      </w:r>
      <w:r>
        <w:rPr>
          <w:rStyle w:val="hljs-selector-pseudo"/>
          <w:rFonts w:ascii="Consolas" w:hAnsi="Consolas" w:cs="Consolas"/>
          <w:color w:val="333333"/>
        </w:rPr>
        <w:t>:</w:t>
      </w:r>
      <w:proofErr w:type="gramStart"/>
      <w:r>
        <w:rPr>
          <w:rStyle w:val="hljs-selector-pseudo"/>
          <w:rFonts w:ascii="Consolas" w:hAnsi="Consolas" w:cs="Consolas"/>
          <w:color w:val="333333"/>
        </w:rPr>
        <w:t>:before</w:t>
      </w:r>
      <w:proofErr w:type="gramEnd"/>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HTML"/>
          <w:rFonts w:ascii="Consolas" w:hAnsi="Consolas" w:cs="Consolas"/>
          <w:color w:val="333333"/>
        </w:rPr>
        <w:t xml:space="preserve">: </w:t>
      </w:r>
      <w:r>
        <w:rPr>
          <w:rStyle w:val="hljs-string"/>
          <w:rFonts w:ascii="Consolas" w:hAnsi="Consolas" w:cs="Consolas"/>
          <w:color w:val="DD1144"/>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HTML"/>
          <w:rFonts w:ascii="Consolas" w:hAnsi="Consolas" w:cs="Consolas"/>
          <w:color w:val="333333"/>
        </w:rPr>
        <w:t>: absolute;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left</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top</w:t>
      </w:r>
      <w:proofErr w:type="gramEnd"/>
      <w:r>
        <w:rPr>
          <w:rStyle w:val="HTML"/>
          <w:rFonts w:ascii="Consolas" w:hAnsi="Consolas" w:cs="Consolas"/>
          <w:color w:val="333333"/>
        </w:rPr>
        <w:t xml:space="preserve">: </w:t>
      </w:r>
      <w:r>
        <w:rPr>
          <w:rStyle w:val="hljs-number"/>
          <w:rFonts w:ascii="Consolas" w:hAnsi="Consolas" w:cs="Consolas"/>
          <w:color w:val="008080"/>
        </w:rPr>
        <w:t>50%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100%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HTML"/>
          <w:rFonts w:ascii="Consolas" w:hAnsi="Consolas" w:cs="Consolas"/>
          <w:color w:val="333333"/>
        </w:rPr>
        <w:t xml:space="preserve">: </w:t>
      </w:r>
      <w:r>
        <w:rPr>
          <w:rStyle w:val="hljs-number"/>
          <w:rFonts w:ascii="Consolas" w:hAnsi="Consolas" w:cs="Consolas"/>
          <w:color w:val="008080"/>
        </w:rPr>
        <w:t>3px</w:t>
      </w:r>
      <w:r>
        <w:rPr>
          <w:rStyle w:val="HTML"/>
          <w:rFonts w:ascii="Consolas" w:hAnsi="Consolas" w:cs="Consolas"/>
          <w:color w:val="333333"/>
        </w:rPr>
        <w:t xml:space="preserve"> solid ghostwhite;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border-width</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 xml:space="preserve"> </w:t>
      </w:r>
      <w:r>
        <w:rPr>
          <w:rStyle w:val="hljs-number"/>
          <w:rFonts w:ascii="Consolas" w:hAnsi="Consolas" w:cs="Consolas"/>
          <w:color w:val="008080"/>
        </w:rPr>
        <w:t>3px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overflow</w:t>
      </w:r>
      <w:proofErr w:type="gramEnd"/>
      <w:r>
        <w:rPr>
          <w:rStyle w:val="HTML"/>
          <w:rFonts w:ascii="Consolas" w:hAnsi="Consolas" w:cs="Consolas"/>
          <w:color w:val="333333"/>
        </w:rPr>
        <w:t>: hidden;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visibility</w:t>
      </w:r>
      <w:proofErr w:type="gramEnd"/>
      <w:r>
        <w:rPr>
          <w:rStyle w:val="HTML"/>
          <w:rFonts w:ascii="Consolas" w:hAnsi="Consolas" w:cs="Consolas"/>
          <w:color w:val="333333"/>
        </w:rPr>
        <w:t>: hidden;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transition</w:t>
      </w:r>
      <w:proofErr w:type="gramEnd"/>
      <w:r>
        <w:rPr>
          <w:rStyle w:val="HTML"/>
          <w:rFonts w:ascii="Consolas" w:hAnsi="Consolas" w:cs="Consolas"/>
          <w:color w:val="333333"/>
        </w:rPr>
        <w:t>: all .</w:t>
      </w:r>
      <w:r>
        <w:rPr>
          <w:rStyle w:val="hljs-number"/>
          <w:rFonts w:ascii="Consolas" w:hAnsi="Consolas" w:cs="Consolas"/>
          <w:color w:val="008080"/>
        </w:rPr>
        <w:t>8s</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box-sizing</w:t>
      </w:r>
      <w:proofErr w:type="gramEnd"/>
      <w:r>
        <w:rPr>
          <w:rStyle w:val="HTML"/>
          <w:rFonts w:ascii="Consolas" w:hAnsi="Consolas" w:cs="Consolas"/>
          <w:color w:val="333333"/>
        </w:rPr>
        <w:t>: border-box;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.wrap</w:t>
      </w:r>
      <w:r>
        <w:rPr>
          <w:rStyle w:val="HTML"/>
          <w:rFonts w:ascii="Consolas" w:hAnsi="Consolas" w:cs="Consolas"/>
          <w:color w:val="333333"/>
        </w:rPr>
        <w:t xml:space="preserve"> </w:t>
      </w:r>
      <w:r>
        <w:rPr>
          <w:rStyle w:val="hljs-selector-class"/>
          <w:rFonts w:ascii="Consolas" w:hAnsi="Consolas" w:cs="Consolas"/>
          <w:color w:val="333333"/>
        </w:rPr>
        <w:t>.caption</w:t>
      </w:r>
      <w:r>
        <w:rPr>
          <w:rStyle w:val="HTML"/>
          <w:rFonts w:ascii="Consolas" w:hAnsi="Consolas" w:cs="Consolas"/>
          <w:color w:val="333333"/>
        </w:rPr>
        <w:t xml:space="preserve"> </w:t>
      </w:r>
      <w:r>
        <w:rPr>
          <w:rStyle w:val="hljs-selector-class"/>
          <w:rFonts w:ascii="Consolas" w:hAnsi="Consolas" w:cs="Consolas"/>
          <w:color w:val="333333"/>
        </w:rPr>
        <w:t>.container</w:t>
      </w:r>
      <w:r>
        <w:rPr>
          <w:rStyle w:val="hljs-selector-pseudo"/>
          <w:rFonts w:ascii="Consolas" w:hAnsi="Consolas" w:cs="Consolas"/>
          <w:color w:val="333333"/>
        </w:rPr>
        <w:t>:</w:t>
      </w:r>
      <w:proofErr w:type="gramStart"/>
      <w:r>
        <w:rPr>
          <w:rStyle w:val="hljs-selector-pseudo"/>
          <w:rFonts w:ascii="Consolas" w:hAnsi="Consolas" w:cs="Consolas"/>
          <w:color w:val="333333"/>
        </w:rPr>
        <w:t>:after</w:t>
      </w:r>
      <w:proofErr w:type="gramEnd"/>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HTML"/>
          <w:rFonts w:ascii="Consolas" w:hAnsi="Consolas" w:cs="Consolas"/>
          <w:color w:val="333333"/>
        </w:rPr>
        <w:t xml:space="preserve">: </w:t>
      </w:r>
      <w:r>
        <w:rPr>
          <w:rStyle w:val="hljs-string"/>
          <w:rFonts w:ascii="Consolas" w:hAnsi="Consolas" w:cs="Consolas"/>
          <w:color w:val="DD1144"/>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HTML"/>
          <w:rFonts w:ascii="Consolas" w:hAnsi="Consolas" w:cs="Consolas"/>
          <w:color w:val="333333"/>
        </w:rPr>
        <w:t>: absolute;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left</w:t>
      </w:r>
      <w:proofErr w:type="gramEnd"/>
      <w:r>
        <w:rPr>
          <w:rStyle w:val="HTML"/>
          <w:rFonts w:ascii="Consolas" w:hAnsi="Consolas" w:cs="Consolas"/>
          <w:color w:val="333333"/>
        </w:rPr>
        <w:t xml:space="preserve">: </w:t>
      </w:r>
      <w:r>
        <w:rPr>
          <w:rStyle w:val="hljs-number"/>
          <w:rFonts w:ascii="Consolas" w:hAnsi="Consolas" w:cs="Consolas"/>
          <w:color w:val="008080"/>
        </w:rPr>
        <w:t>50%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top</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100%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HTML"/>
          <w:rFonts w:ascii="Consolas" w:hAnsi="Consolas" w:cs="Consolas"/>
          <w:color w:val="333333"/>
        </w:rPr>
        <w:t xml:space="preserve">: </w:t>
      </w:r>
      <w:r>
        <w:rPr>
          <w:rStyle w:val="hljs-number"/>
          <w:rFonts w:ascii="Consolas" w:hAnsi="Consolas" w:cs="Consolas"/>
          <w:color w:val="008080"/>
        </w:rPr>
        <w:t>3px</w:t>
      </w:r>
      <w:r>
        <w:rPr>
          <w:rStyle w:val="HTML"/>
          <w:rFonts w:ascii="Consolas" w:hAnsi="Consolas" w:cs="Consolas"/>
          <w:color w:val="333333"/>
        </w:rPr>
        <w:t xml:space="preserve"> solid ghostwhite;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ibute"/>
          <w:rFonts w:ascii="Consolas" w:hAnsi="Consolas" w:cs="Consolas"/>
          <w:color w:val="000080"/>
        </w:rPr>
        <w:t>border-width</w:t>
      </w:r>
      <w:proofErr w:type="gramEnd"/>
      <w:r>
        <w:rPr>
          <w:rStyle w:val="HTML"/>
          <w:rFonts w:ascii="Consolas" w:hAnsi="Consolas" w:cs="Consolas"/>
          <w:color w:val="333333"/>
        </w:rPr>
        <w:t xml:space="preserve">: </w:t>
      </w:r>
      <w:r>
        <w:rPr>
          <w:rStyle w:val="hljs-number"/>
          <w:rFonts w:ascii="Consolas" w:hAnsi="Consolas" w:cs="Consolas"/>
          <w:color w:val="008080"/>
        </w:rPr>
        <w:t>3px</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overflow</w:t>
      </w:r>
      <w:proofErr w:type="gramEnd"/>
      <w:r>
        <w:rPr>
          <w:rStyle w:val="HTML"/>
          <w:rFonts w:ascii="Consolas" w:hAnsi="Consolas" w:cs="Consolas"/>
          <w:color w:val="333333"/>
        </w:rPr>
        <w:t>: hidden;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visibility</w:t>
      </w:r>
      <w:proofErr w:type="gramEnd"/>
      <w:r>
        <w:rPr>
          <w:rStyle w:val="HTML"/>
          <w:rFonts w:ascii="Consolas" w:hAnsi="Consolas" w:cs="Consolas"/>
          <w:color w:val="333333"/>
        </w:rPr>
        <w:t>: hidden;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transition</w:t>
      </w:r>
      <w:proofErr w:type="gramEnd"/>
      <w:r>
        <w:rPr>
          <w:rStyle w:val="HTML"/>
          <w:rFonts w:ascii="Consolas" w:hAnsi="Consolas" w:cs="Consolas"/>
          <w:color w:val="333333"/>
        </w:rPr>
        <w:t>: all .</w:t>
      </w:r>
      <w:r>
        <w:rPr>
          <w:rStyle w:val="hljs-number"/>
          <w:rFonts w:ascii="Consolas" w:hAnsi="Consolas" w:cs="Consolas"/>
          <w:color w:val="008080"/>
        </w:rPr>
        <w:t>8s</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box-sizing</w:t>
      </w:r>
      <w:proofErr w:type="gramEnd"/>
      <w:r>
        <w:rPr>
          <w:rStyle w:val="HTML"/>
          <w:rFonts w:ascii="Consolas" w:hAnsi="Consolas" w:cs="Consolas"/>
          <w:color w:val="333333"/>
        </w:rPr>
        <w:t>: border-box;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.wrap</w:t>
      </w:r>
      <w:proofErr w:type="gramStart"/>
      <w:r>
        <w:rPr>
          <w:rStyle w:val="hljs-selector-pseudo"/>
          <w:rFonts w:ascii="Consolas" w:hAnsi="Consolas" w:cs="Consolas"/>
          <w:color w:val="333333"/>
        </w:rPr>
        <w:t>:hover</w:t>
      </w:r>
      <w:proofErr w:type="gramEnd"/>
      <w:r>
        <w:rPr>
          <w:rStyle w:val="HTML"/>
          <w:rFonts w:ascii="Consolas" w:hAnsi="Consolas" w:cs="Consolas"/>
          <w:color w:val="333333"/>
        </w:rPr>
        <w:t xml:space="preserve"> </w:t>
      </w:r>
      <w:r>
        <w:rPr>
          <w:rStyle w:val="hljs-selector-class"/>
          <w:rFonts w:ascii="Consolas" w:hAnsi="Consolas" w:cs="Consolas"/>
          <w:color w:val="333333"/>
        </w:rPr>
        <w:t>.container</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opacity</w:t>
      </w:r>
      <w:proofErr w:type="gramEnd"/>
      <w:r>
        <w:rPr>
          <w:rStyle w:val="HTML"/>
          <w:rFonts w:ascii="Consolas" w:hAnsi="Consolas" w:cs="Consolas"/>
          <w:color w:val="333333"/>
        </w:rPr>
        <w:t xml:space="preserve">: </w:t>
      </w:r>
      <w:r>
        <w:rPr>
          <w:rStyle w:val="hljs-number"/>
          <w:rFonts w:ascii="Consolas" w:hAnsi="Consolas" w:cs="Consolas"/>
          <w:color w:val="008080"/>
        </w:rPr>
        <w:t>1</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.wrap</w:t>
      </w:r>
      <w:proofErr w:type="gramStart"/>
      <w:r>
        <w:rPr>
          <w:rStyle w:val="hljs-selector-pseudo"/>
          <w:rFonts w:ascii="Consolas" w:hAnsi="Consolas" w:cs="Consolas"/>
          <w:color w:val="333333"/>
        </w:rPr>
        <w:t>:hover</w:t>
      </w:r>
      <w:proofErr w:type="gramEnd"/>
      <w:r>
        <w:rPr>
          <w:rStyle w:val="HTML"/>
          <w:rFonts w:ascii="Consolas" w:hAnsi="Consolas" w:cs="Consolas"/>
          <w:color w:val="333333"/>
        </w:rPr>
        <w:t xml:space="preserve"> </w:t>
      </w:r>
      <w:r>
        <w:rPr>
          <w:rStyle w:val="hljs-selector-class"/>
          <w:rFonts w:ascii="Consolas" w:hAnsi="Consolas" w:cs="Consolas"/>
          <w:color w:val="333333"/>
        </w:rPr>
        <w:t>.container</w:t>
      </w:r>
      <w:r>
        <w:rPr>
          <w:rStyle w:val="hljs-selector-pseudo"/>
          <w:rFonts w:ascii="Consolas" w:hAnsi="Consolas" w:cs="Consolas"/>
          <w:color w:val="333333"/>
        </w:rPr>
        <w:t>::before</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100%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visibility</w:t>
      </w:r>
      <w:proofErr w:type="gramEnd"/>
      <w:r>
        <w:rPr>
          <w:rStyle w:val="HTML"/>
          <w:rFonts w:ascii="Consolas" w:hAnsi="Consolas" w:cs="Consolas"/>
          <w:color w:val="333333"/>
        </w:rPr>
        <w:t>: visible;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top</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.wrap</w:t>
      </w:r>
      <w:proofErr w:type="gramStart"/>
      <w:r>
        <w:rPr>
          <w:rStyle w:val="hljs-selector-pseudo"/>
          <w:rFonts w:ascii="Consolas" w:hAnsi="Consolas" w:cs="Consolas"/>
          <w:color w:val="333333"/>
        </w:rPr>
        <w:t>:hover</w:t>
      </w:r>
      <w:proofErr w:type="gramEnd"/>
      <w:r>
        <w:rPr>
          <w:rStyle w:val="HTML"/>
          <w:rFonts w:ascii="Consolas" w:hAnsi="Consolas" w:cs="Consolas"/>
          <w:color w:val="333333"/>
        </w:rPr>
        <w:t xml:space="preserve"> </w:t>
      </w:r>
      <w:r>
        <w:rPr>
          <w:rStyle w:val="hljs-selector-class"/>
          <w:rFonts w:ascii="Consolas" w:hAnsi="Consolas" w:cs="Consolas"/>
          <w:color w:val="333333"/>
        </w:rPr>
        <w:t>.container</w:t>
      </w:r>
      <w:r>
        <w:rPr>
          <w:rStyle w:val="hljs-selector-pseudo"/>
          <w:rFonts w:ascii="Consolas" w:hAnsi="Consolas" w:cs="Consolas"/>
          <w:color w:val="333333"/>
        </w:rPr>
        <w:t>::after</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100%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visibility</w:t>
      </w:r>
      <w:proofErr w:type="gramEnd"/>
      <w:r>
        <w:rPr>
          <w:rStyle w:val="HTML"/>
          <w:rFonts w:ascii="Consolas" w:hAnsi="Consolas" w:cs="Consolas"/>
          <w:color w:val="333333"/>
        </w:rPr>
        <w:t>: visible;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left</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文字流光效果</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这个在之前并不知道怎么实现，</w:t>
      </w:r>
      <w:r>
        <w:rPr>
          <w:rFonts w:ascii="Helvetica" w:hAnsi="Helvetica" w:cs="Helvetica"/>
          <w:color w:val="323232"/>
          <w:sz w:val="18"/>
          <w:szCs w:val="18"/>
        </w:rPr>
        <w:t>Google</w:t>
      </w:r>
      <w:r>
        <w:rPr>
          <w:rFonts w:ascii="Helvetica" w:hAnsi="Helvetica" w:cs="Helvetica"/>
          <w:color w:val="323232"/>
          <w:sz w:val="18"/>
          <w:szCs w:val="18"/>
        </w:rPr>
        <w:t>了一下，看了张鑫旭大神的博客，也能理解了。</w:t>
      </w:r>
      <w:r>
        <w:rPr>
          <w:rFonts w:ascii="Helvetica" w:hAnsi="Helvetica" w:cs="Helvetica"/>
          <w:color w:val="323232"/>
          <w:sz w:val="18"/>
          <w:szCs w:val="18"/>
        </w:rPr>
        <w:br/>
      </w:r>
      <w:r>
        <w:rPr>
          <w:rFonts w:ascii="Helvetica" w:hAnsi="Helvetica" w:cs="Helvetica"/>
          <w:color w:val="323232"/>
          <w:sz w:val="18"/>
          <w:szCs w:val="18"/>
        </w:rPr>
        <w:t>主要是用背景的属性来实现。</w:t>
      </w:r>
      <w:r>
        <w:rPr>
          <w:rFonts w:ascii="Helvetica" w:hAnsi="Helvetica" w:cs="Helvetica"/>
          <w:color w:val="323232"/>
          <w:sz w:val="18"/>
          <w:szCs w:val="18"/>
        </w:rPr>
        <w:br/>
      </w:r>
      <w:r>
        <w:rPr>
          <w:rFonts w:ascii="Helvetica" w:hAnsi="Helvetica" w:cs="Helvetica"/>
          <w:color w:val="323232"/>
          <w:sz w:val="18"/>
          <w:szCs w:val="18"/>
        </w:rPr>
        <w:t>用到的</w:t>
      </w:r>
      <w:r>
        <w:rPr>
          <w:rFonts w:ascii="Helvetica" w:hAnsi="Helvetica" w:cs="Helvetica"/>
          <w:color w:val="323232"/>
          <w:sz w:val="18"/>
          <w:szCs w:val="18"/>
        </w:rPr>
        <w:t>CSS</w:t>
      </w:r>
      <w:r>
        <w:rPr>
          <w:rFonts w:ascii="Helvetica" w:hAnsi="Helvetica" w:cs="Helvetica"/>
          <w:color w:val="323232"/>
          <w:sz w:val="18"/>
          <w:szCs w:val="18"/>
        </w:rPr>
        <w:t>属性</w:t>
      </w:r>
    </w:p>
    <w:p w:rsidR="008B633A" w:rsidRDefault="008B633A" w:rsidP="008B633A">
      <w:pPr>
        <w:pStyle w:val="a3"/>
        <w:shd w:val="clear" w:color="auto" w:fill="FFFFFF"/>
        <w:wordWrap w:val="0"/>
        <w:spacing w:before="0" w:beforeAutospacing="0" w:after="0" w:afterAutospacing="0"/>
        <w:rPr>
          <w:rFonts w:ascii="Helvetica" w:hAnsi="Helvetica" w:cs="Helvetica"/>
          <w:color w:val="323232"/>
          <w:sz w:val="26"/>
          <w:szCs w:val="26"/>
        </w:rPr>
      </w:pPr>
      <w:proofErr w:type="gramStart"/>
      <w:r>
        <w:rPr>
          <w:rStyle w:val="HTML"/>
          <w:rFonts w:ascii="Consolas" w:hAnsi="Consolas" w:cs="Consolas"/>
          <w:color w:val="C7254E"/>
          <w:shd w:val="clear" w:color="auto" w:fill="F9F2F4"/>
        </w:rPr>
        <w:t>background-image</w:t>
      </w:r>
      <w:proofErr w:type="gramEnd"/>
      <w:r>
        <w:rPr>
          <w:rStyle w:val="HTML"/>
          <w:rFonts w:ascii="Consolas" w:hAnsi="Consolas" w:cs="Consolas"/>
          <w:color w:val="C7254E"/>
          <w:shd w:val="clear" w:color="auto" w:fill="F9F2F4"/>
        </w:rPr>
        <w:t xml:space="preserve"> -webkit-text-fill-color -webkit-background-clip -webkit-background-size</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代码：</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lastRenderedPageBreak/>
        <w:t>.wrap</w:t>
      </w:r>
      <w:r>
        <w:rPr>
          <w:rStyle w:val="HTML"/>
          <w:rFonts w:ascii="Consolas" w:hAnsi="Consolas" w:cs="Consolas"/>
          <w:color w:val="333333"/>
        </w:rPr>
        <w:t xml:space="preserve"> </w:t>
      </w:r>
      <w:r>
        <w:rPr>
          <w:rStyle w:val="hljs-selector-class"/>
          <w:rFonts w:ascii="Consolas" w:hAnsi="Consolas" w:cs="Consolas"/>
          <w:color w:val="333333"/>
        </w:rPr>
        <w:t>.caption</w:t>
      </w:r>
      <w:r>
        <w:rPr>
          <w:rStyle w:val="HTML"/>
          <w:rFonts w:ascii="Consolas" w:hAnsi="Consolas" w:cs="Consolas"/>
          <w:color w:val="333333"/>
        </w:rPr>
        <w:t xml:space="preserve"> </w:t>
      </w:r>
      <w:r>
        <w:rPr>
          <w:rStyle w:val="hljs-selector-class"/>
          <w:rFonts w:ascii="Consolas" w:hAnsi="Consolas" w:cs="Consolas"/>
          <w:color w:val="333333"/>
        </w:rPr>
        <w:t>.container</w:t>
      </w:r>
      <w:r>
        <w:rPr>
          <w:rStyle w:val="HTML"/>
          <w:rFonts w:ascii="Consolas" w:hAnsi="Consolas" w:cs="Consolas"/>
          <w:color w:val="333333"/>
        </w:rPr>
        <w:t xml:space="preserve"> </w:t>
      </w:r>
      <w:r>
        <w:rPr>
          <w:rStyle w:val="hljs-selector-class"/>
          <w:rFonts w:ascii="Consolas" w:hAnsi="Consolas" w:cs="Consolas"/>
          <w:color w:val="333333"/>
        </w:rPr>
        <w:t>.ribbon</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渐变背景，此处为能无缝拼接的渐变</w:t>
      </w:r>
      <w:r>
        <w:rPr>
          <w:rStyle w:val="hljs-comment"/>
          <w:rFonts w:ascii="Consolas" w:hAnsi="Consolas" w:cs="Consolas"/>
          <w:i/>
          <w:iCs/>
          <w:color w:val="999988"/>
        </w:rPr>
        <w:t xml:space="preserve"> </w:t>
      </w:r>
      <w:r>
        <w:rPr>
          <w:rStyle w:val="hljs-comment"/>
          <w:rFonts w:ascii="Consolas" w:hAnsi="Consolas" w:cs="Consolas"/>
          <w:i/>
          <w:iCs/>
          <w:color w:val="999988"/>
        </w:rPr>
        <w:t>即</w:t>
      </w:r>
      <w:r>
        <w:rPr>
          <w:rStyle w:val="hljs-comment"/>
          <w:rFonts w:ascii="Consolas" w:hAnsi="Consolas" w:cs="Consolas"/>
          <w:i/>
          <w:iCs/>
          <w:color w:val="999988"/>
        </w:rPr>
        <w:t>0~100%*/</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background-image</w:t>
      </w:r>
      <w:r>
        <w:rPr>
          <w:rStyle w:val="HTML"/>
          <w:rFonts w:ascii="Consolas" w:hAnsi="Consolas" w:cs="Consolas"/>
          <w:color w:val="333333"/>
        </w:rPr>
        <w:t xml:space="preserve">: </w:t>
      </w:r>
      <w:r>
        <w:rPr>
          <w:rStyle w:val="hljs-builtin"/>
          <w:rFonts w:ascii="Consolas" w:hAnsi="Consolas" w:cs="Consolas"/>
          <w:color w:val="0086B3"/>
        </w:rPr>
        <w:t>-webkit-linear-gradient</w:t>
      </w:r>
      <w:r>
        <w:rPr>
          <w:rStyle w:val="HTML"/>
          <w:rFonts w:ascii="Consolas" w:hAnsi="Consolas" w:cs="Consolas"/>
          <w:color w:val="333333"/>
        </w:rPr>
        <w:t>(left, #3498db, #f47920 10%, #d71345 20%, #f7acbc 30%, #ffd400 40%, #3498db 50%, #f47920 60%, #d71345 70%, #f7acbc 80%, #ffd400 90%, #3498db);</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color</w:t>
      </w:r>
      <w:proofErr w:type="gramEnd"/>
      <w:r>
        <w:rPr>
          <w:rStyle w:val="HTML"/>
          <w:rFonts w:ascii="Consolas" w:hAnsi="Consolas" w:cs="Consolas"/>
          <w:color w:val="333333"/>
        </w:rPr>
        <w:t>: transparent;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文字填充色为透明</w:t>
      </w:r>
      <w:r>
        <w:rPr>
          <w:rStyle w:val="hljs-comment"/>
          <w:rFonts w:ascii="Consolas" w:hAnsi="Consolas" w:cs="Consolas"/>
          <w:i/>
          <w:iCs/>
          <w:color w:val="99998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webkit-</w:t>
      </w:r>
      <w:proofErr w:type="gramEnd"/>
      <w:r>
        <w:rPr>
          <w:rStyle w:val="hljs-attribute"/>
          <w:rFonts w:ascii="Consolas" w:hAnsi="Consolas" w:cs="Consolas"/>
          <w:color w:val="000080"/>
        </w:rPr>
        <w:t>text-fill-color</w:t>
      </w:r>
      <w:r>
        <w:rPr>
          <w:rStyle w:val="HTML"/>
          <w:rFonts w:ascii="Consolas" w:hAnsi="Consolas" w:cs="Consolas"/>
          <w:color w:val="333333"/>
        </w:rPr>
        <w:t>: transparent;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背景剪裁为文字，相当于用背景填充文字</w:t>
      </w:r>
      <w:r>
        <w:rPr>
          <w:rStyle w:val="hljs-comment"/>
          <w:rFonts w:ascii="Consolas" w:hAnsi="Consolas" w:cs="Consolas"/>
          <w:i/>
          <w:iCs/>
          <w:color w:val="999988"/>
        </w:rPr>
        <w:t xml:space="preserve"> CSS3</w:t>
      </w:r>
      <w:r>
        <w:rPr>
          <w:rStyle w:val="hljs-comment"/>
          <w:rFonts w:ascii="Consolas" w:hAnsi="Consolas" w:cs="Consolas"/>
          <w:i/>
          <w:iCs/>
          <w:color w:val="999988"/>
        </w:rPr>
        <w:t>新属性</w:t>
      </w:r>
      <w:r>
        <w:rPr>
          <w:rStyle w:val="hljs-comment"/>
          <w:rFonts w:ascii="Consolas" w:hAnsi="Consolas" w:cs="Consolas"/>
          <w:i/>
          <w:iCs/>
          <w:color w:val="99998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-webkit-background-clip</w:t>
      </w:r>
      <w:r>
        <w:rPr>
          <w:rStyle w:val="HTML"/>
          <w:rFonts w:ascii="Consolas" w:hAnsi="Consolas" w:cs="Consolas"/>
          <w:color w:val="333333"/>
        </w:rPr>
        <w:t>: text;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背景图片向水平方向扩大一倍，这样</w:t>
      </w:r>
      <w:r>
        <w:rPr>
          <w:rStyle w:val="hljs-comment"/>
          <w:rFonts w:ascii="Consolas" w:hAnsi="Consolas" w:cs="Consolas"/>
          <w:i/>
          <w:iCs/>
          <w:color w:val="999988"/>
        </w:rPr>
        <w:t>background-position</w:t>
      </w:r>
      <w:r>
        <w:rPr>
          <w:rStyle w:val="hljs-comment"/>
          <w:rFonts w:ascii="Consolas" w:hAnsi="Consolas" w:cs="Consolas"/>
          <w:i/>
          <w:iCs/>
          <w:color w:val="999988"/>
        </w:rPr>
        <w:t>才有移动与变化的空间</w:t>
      </w:r>
      <w:r>
        <w:rPr>
          <w:rStyle w:val="hljs-comment"/>
          <w:rFonts w:ascii="Consolas" w:hAnsi="Consolas" w:cs="Consolas"/>
          <w:i/>
          <w:iCs/>
          <w:color w:val="99998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webkit-</w:t>
      </w:r>
      <w:proofErr w:type="gramEnd"/>
      <w:r>
        <w:rPr>
          <w:rStyle w:val="hljs-attribute"/>
          <w:rFonts w:ascii="Consolas" w:hAnsi="Consolas" w:cs="Consolas"/>
          <w:color w:val="000080"/>
        </w:rPr>
        <w:t>background-size</w:t>
      </w:r>
      <w:r>
        <w:rPr>
          <w:rStyle w:val="HTML"/>
          <w:rFonts w:ascii="Consolas" w:hAnsi="Consolas" w:cs="Consolas"/>
          <w:color w:val="333333"/>
        </w:rPr>
        <w:t xml:space="preserve">: </w:t>
      </w:r>
      <w:r>
        <w:rPr>
          <w:rStyle w:val="hljs-number"/>
          <w:rFonts w:ascii="Consolas" w:hAnsi="Consolas" w:cs="Consolas"/>
          <w:color w:val="008080"/>
        </w:rPr>
        <w:t>200%</w:t>
      </w:r>
      <w:r>
        <w:rPr>
          <w:rStyle w:val="HTML"/>
          <w:rFonts w:ascii="Consolas" w:hAnsi="Consolas" w:cs="Consolas"/>
          <w:color w:val="333333"/>
        </w:rPr>
        <w:t xml:space="preserve"> </w:t>
      </w:r>
      <w:r>
        <w:rPr>
          <w:rStyle w:val="hljs-number"/>
          <w:rFonts w:ascii="Consolas" w:hAnsi="Consolas" w:cs="Consolas"/>
          <w:color w:val="008080"/>
        </w:rPr>
        <w:t>100%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background-size</w:t>
      </w:r>
      <w:proofErr w:type="gramEnd"/>
      <w:r>
        <w:rPr>
          <w:rStyle w:val="HTML"/>
          <w:rFonts w:ascii="Consolas" w:hAnsi="Consolas" w:cs="Consolas"/>
          <w:color w:val="333333"/>
        </w:rPr>
        <w:t xml:space="preserve">: </w:t>
      </w:r>
      <w:r>
        <w:rPr>
          <w:rStyle w:val="hljs-number"/>
          <w:rFonts w:ascii="Consolas" w:hAnsi="Consolas" w:cs="Consolas"/>
          <w:color w:val="008080"/>
        </w:rPr>
        <w:t>200%</w:t>
      </w:r>
      <w:r>
        <w:rPr>
          <w:rStyle w:val="HTML"/>
          <w:rFonts w:ascii="Consolas" w:hAnsi="Consolas" w:cs="Consolas"/>
          <w:color w:val="333333"/>
        </w:rPr>
        <w:t xml:space="preserve"> </w:t>
      </w:r>
      <w:r>
        <w:rPr>
          <w:rStyle w:val="hljs-number"/>
          <w:rFonts w:ascii="Consolas" w:hAnsi="Consolas" w:cs="Consolas"/>
          <w:color w:val="008080"/>
        </w:rPr>
        <w:t>100%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 xml:space="preserve">/* </w:t>
      </w:r>
      <w:r>
        <w:rPr>
          <w:rStyle w:val="hljs-comment"/>
          <w:rFonts w:ascii="Consolas" w:hAnsi="Consolas" w:cs="Consolas"/>
          <w:i/>
          <w:iCs/>
          <w:color w:val="999988"/>
        </w:rPr>
        <w:t>动画</w:t>
      </w:r>
      <w:r>
        <w:rPr>
          <w:rStyle w:val="hljs-comment"/>
          <w:rFonts w:ascii="Consolas" w:hAnsi="Consolas" w:cs="Consolas"/>
          <w:i/>
          <w:iCs/>
          <w:color w:val="999988"/>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webkit-</w:t>
      </w:r>
      <w:proofErr w:type="gramEnd"/>
      <w:r>
        <w:rPr>
          <w:rStyle w:val="hljs-attribute"/>
          <w:rFonts w:ascii="Consolas" w:hAnsi="Consolas" w:cs="Consolas"/>
          <w:color w:val="000080"/>
        </w:rPr>
        <w:t>animation</w:t>
      </w:r>
      <w:r>
        <w:rPr>
          <w:rStyle w:val="HTML"/>
          <w:rFonts w:ascii="Consolas" w:hAnsi="Consolas" w:cs="Consolas"/>
          <w:color w:val="333333"/>
        </w:rPr>
        <w:t xml:space="preserve">: masked-animation </w:t>
      </w:r>
      <w:r>
        <w:rPr>
          <w:rStyle w:val="hljs-number"/>
          <w:rFonts w:ascii="Consolas" w:hAnsi="Consolas" w:cs="Consolas"/>
          <w:color w:val="008080"/>
        </w:rPr>
        <w:t>4s</w:t>
      </w:r>
      <w:r>
        <w:rPr>
          <w:rStyle w:val="HTML"/>
          <w:rFonts w:ascii="Consolas" w:hAnsi="Consolas" w:cs="Consolas"/>
          <w:color w:val="333333"/>
        </w:rPr>
        <w:t xml:space="preserve"> infinite linear;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r>
        <w:rPr>
          <w:rStyle w:val="hljs-keyword"/>
          <w:rFonts w:ascii="Consolas" w:hAnsi="Consolas" w:cs="Consolas"/>
          <w:b/>
          <w:bCs/>
          <w:color w:val="333333"/>
        </w:rPr>
        <w:t>keyframes</w:t>
      </w:r>
      <w:r>
        <w:rPr>
          <w:rStyle w:val="HTML"/>
          <w:rFonts w:ascii="Consolas" w:hAnsi="Consolas" w:cs="Consolas"/>
          <w:color w:val="333333"/>
        </w:rPr>
        <w:t xml:space="preserve"> masked-animation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0%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100%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w:t>
      </w:r>
      <w:r>
        <w:rPr>
          <w:rStyle w:val="hljs-number"/>
          <w:rFonts w:ascii="Consolas" w:hAnsi="Consolas" w:cs="Consolas"/>
          <w:color w:val="008080"/>
        </w:rPr>
        <w:t>100%</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r>
        <w:rPr>
          <w:rStyle w:val="hljs-keyword"/>
          <w:rFonts w:ascii="Consolas" w:hAnsi="Consolas" w:cs="Consolas"/>
          <w:b/>
          <w:bCs/>
          <w:color w:val="333333"/>
        </w:rPr>
        <w:t>webkit</w:t>
      </w:r>
      <w:r>
        <w:rPr>
          <w:rStyle w:val="HTML"/>
          <w:rFonts w:ascii="Consolas" w:hAnsi="Consolas" w:cs="Consolas"/>
          <w:color w:val="333333"/>
        </w:rPr>
        <w:t>-</w:t>
      </w:r>
      <w:r>
        <w:rPr>
          <w:rStyle w:val="hljs-keyword"/>
          <w:rFonts w:ascii="Consolas" w:hAnsi="Consolas" w:cs="Consolas"/>
          <w:b/>
          <w:bCs/>
          <w:color w:val="333333"/>
        </w:rPr>
        <w:t>keyframes</w:t>
      </w:r>
      <w:r>
        <w:rPr>
          <w:rStyle w:val="HTML"/>
          <w:rFonts w:ascii="Consolas" w:hAnsi="Consolas" w:cs="Consolas"/>
          <w:color w:val="333333"/>
        </w:rPr>
        <w:t xml:space="preserve"> masked-animation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0%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100%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w:t>
      </w:r>
      <w:r>
        <w:rPr>
          <w:rStyle w:val="hljs-number"/>
          <w:rFonts w:ascii="Consolas" w:hAnsi="Consolas" w:cs="Consolas"/>
          <w:color w:val="008080"/>
        </w:rPr>
        <w:t>100%</w:t>
      </w:r>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总结</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多写多总结，多查</w:t>
      </w:r>
      <w:r>
        <w:rPr>
          <w:rFonts w:ascii="Helvetica" w:hAnsi="Helvetica" w:cs="Helvetica"/>
          <w:color w:val="323232"/>
          <w:sz w:val="18"/>
          <w:szCs w:val="18"/>
        </w:rPr>
        <w:t>API</w:t>
      </w:r>
      <w:r>
        <w:rPr>
          <w:rFonts w:ascii="Helvetica" w:hAnsi="Helvetica" w:cs="Helvetica"/>
          <w:color w:val="323232"/>
          <w:sz w:val="18"/>
          <w:szCs w:val="18"/>
        </w:rPr>
        <w:t>。</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参考文章</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7" w:history="1">
        <w:r>
          <w:rPr>
            <w:rStyle w:val="a4"/>
            <w:rFonts w:ascii="Helvetica" w:hAnsi="Helvetica" w:cs="Helvetica"/>
            <w:color w:val="38BA72"/>
            <w:sz w:val="18"/>
            <w:szCs w:val="18"/>
          </w:rPr>
          <w:t>小</w:t>
        </w:r>
        <w:r>
          <w:rPr>
            <w:rStyle w:val="a4"/>
            <w:rFonts w:ascii="Helvetica" w:hAnsi="Helvetica" w:cs="Helvetica"/>
            <w:color w:val="38BA72"/>
            <w:sz w:val="18"/>
            <w:szCs w:val="18"/>
          </w:rPr>
          <w:t>tip: CSS3</w:t>
        </w:r>
        <w:r>
          <w:rPr>
            <w:rStyle w:val="a4"/>
            <w:rFonts w:ascii="Helvetica" w:hAnsi="Helvetica" w:cs="Helvetica"/>
            <w:color w:val="38BA72"/>
            <w:sz w:val="18"/>
            <w:szCs w:val="18"/>
          </w:rPr>
          <w:t>与文字渐变光影流动动画效果实现</w:t>
        </w:r>
      </w:hyperlink>
      <w:r>
        <w:rPr>
          <w:rFonts w:ascii="Helvetica" w:hAnsi="Helvetica" w:cs="Helvetica"/>
          <w:color w:val="323232"/>
          <w:sz w:val="18"/>
          <w:szCs w:val="18"/>
        </w:rPr>
        <w:br/>
      </w:r>
      <w:hyperlink r:id="rId8" w:history="1">
        <w:r>
          <w:rPr>
            <w:rStyle w:val="a4"/>
            <w:rFonts w:ascii="Helvetica" w:hAnsi="Helvetica" w:cs="Helvetica"/>
            <w:color w:val="38BA72"/>
            <w:sz w:val="18"/>
            <w:szCs w:val="18"/>
          </w:rPr>
          <w:t>MDN CSS3</w:t>
        </w:r>
      </w:hyperlink>
    </w:p>
    <w:p w:rsidR="008B633A" w:rsidRDefault="008B633A"/>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看到</w:t>
      </w:r>
      <w:proofErr w:type="gramStart"/>
      <w:r>
        <w:rPr>
          <w:rFonts w:ascii="Helvetica" w:hAnsi="Helvetica" w:cs="Helvetica"/>
          <w:color w:val="323232"/>
        </w:rPr>
        <w:t>贴吧里面</w:t>
      </w:r>
      <w:proofErr w:type="gramEnd"/>
      <w:r>
        <w:rPr>
          <w:rFonts w:ascii="Helvetica" w:hAnsi="Helvetica" w:cs="Helvetica"/>
          <w:color w:val="323232"/>
        </w:rPr>
        <w:t>有同学觉得课程对初学者不是很友好，我就把自己以前学</w:t>
      </w:r>
      <w:r>
        <w:rPr>
          <w:rFonts w:ascii="Helvetica" w:hAnsi="Helvetica" w:cs="Helvetica"/>
          <w:color w:val="323232"/>
        </w:rPr>
        <w:t xml:space="preserve"> CSS </w:t>
      </w:r>
      <w:r>
        <w:rPr>
          <w:rFonts w:ascii="Helvetica" w:hAnsi="Helvetica" w:cs="Helvetica"/>
          <w:color w:val="323232"/>
        </w:rPr>
        <w:t>动画时候的一篇笔记贴出来吧。。可能对于本题不一定能直接解决问题，但是应该会比较有启发性。由于这个</w:t>
      </w:r>
      <w:r>
        <w:rPr>
          <w:rFonts w:ascii="Helvetica" w:hAnsi="Helvetica" w:cs="Helvetica"/>
          <w:color w:val="323232"/>
        </w:rPr>
        <w:t xml:space="preserve"> markdown </w:t>
      </w:r>
      <w:r>
        <w:rPr>
          <w:rFonts w:ascii="Helvetica" w:hAnsi="Helvetica" w:cs="Helvetica"/>
          <w:color w:val="323232"/>
        </w:rPr>
        <w:t>不能直接贴</w:t>
      </w:r>
      <w:r>
        <w:rPr>
          <w:rFonts w:ascii="Helvetica" w:hAnsi="Helvetica" w:cs="Helvetica"/>
          <w:color w:val="323232"/>
        </w:rPr>
        <w:t xml:space="preserve"> jsfiddle</w:t>
      </w:r>
      <w:r>
        <w:rPr>
          <w:rFonts w:ascii="Helvetica" w:hAnsi="Helvetica" w:cs="Helvetica"/>
          <w:color w:val="323232"/>
        </w:rPr>
        <w:t>，就劳烦大家</w:t>
      </w:r>
      <w:proofErr w:type="gramStart"/>
      <w:r>
        <w:rPr>
          <w:rFonts w:ascii="Helvetica" w:hAnsi="Helvetica" w:cs="Helvetica"/>
          <w:color w:val="323232"/>
        </w:rPr>
        <w:t>一一</w:t>
      </w:r>
      <w:proofErr w:type="gramEnd"/>
      <w:r>
        <w:rPr>
          <w:rFonts w:ascii="Helvetica" w:hAnsi="Helvetica" w:cs="Helvetica"/>
          <w:color w:val="323232"/>
        </w:rPr>
        <w:t>点开吧。。</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原文地址：</w:t>
      </w:r>
      <w:hyperlink r:id="rId9" w:history="1">
        <w:r>
          <w:rPr>
            <w:rStyle w:val="a4"/>
            <w:rFonts w:ascii="Helvetica" w:hAnsi="Helvetica" w:cs="Helvetica"/>
            <w:color w:val="38BA72"/>
          </w:rPr>
          <w:t xml:space="preserve">CSS </w:t>
        </w:r>
        <w:r>
          <w:rPr>
            <w:rStyle w:val="a4"/>
            <w:rFonts w:ascii="Helvetica" w:hAnsi="Helvetica" w:cs="Helvetica"/>
            <w:color w:val="38BA72"/>
          </w:rPr>
          <w:t>动画学习笔记</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一直以来，我对于</w:t>
      </w:r>
      <w:r>
        <w:rPr>
          <w:rFonts w:ascii="Helvetica" w:hAnsi="Helvetica" w:cs="Helvetica"/>
          <w:color w:val="323232"/>
        </w:rPr>
        <w:t xml:space="preserve"> CSS </w:t>
      </w:r>
      <w:r>
        <w:rPr>
          <w:rFonts w:ascii="Helvetica" w:hAnsi="Helvetica" w:cs="Helvetica"/>
          <w:color w:val="323232"/>
        </w:rPr>
        <w:t>的好感度是要略小于</w:t>
      </w:r>
      <w:r>
        <w:rPr>
          <w:rFonts w:ascii="Helvetica" w:hAnsi="Helvetica" w:cs="Helvetica"/>
          <w:color w:val="323232"/>
        </w:rPr>
        <w:t xml:space="preserve"> Javascript </w:t>
      </w:r>
      <w:r>
        <w:rPr>
          <w:rFonts w:ascii="Helvetica" w:hAnsi="Helvetica" w:cs="Helvetica"/>
          <w:color w:val="323232"/>
        </w:rPr>
        <w:t>的，它给我的感觉是对网页的作用只有布局上，似乎用途只有老生常谈的</w:t>
      </w:r>
      <w:r>
        <w:rPr>
          <w:rFonts w:ascii="Helvetica" w:hAnsi="Helvetica" w:cs="Helvetica"/>
          <w:color w:val="323232"/>
        </w:rPr>
        <w:t xml:space="preserve"> N </w:t>
      </w:r>
      <w:r>
        <w:rPr>
          <w:rFonts w:ascii="Helvetica" w:hAnsi="Helvetica" w:cs="Helvetica"/>
          <w:color w:val="323232"/>
        </w:rPr>
        <w:t>栏布局之类，不像</w:t>
      </w:r>
      <w:r>
        <w:rPr>
          <w:rFonts w:ascii="Helvetica" w:hAnsi="Helvetica" w:cs="Helvetica"/>
          <w:color w:val="323232"/>
        </w:rPr>
        <w:t xml:space="preserve"> Javascript </w:t>
      </w:r>
      <w:r>
        <w:rPr>
          <w:rFonts w:ascii="Helvetica" w:hAnsi="Helvetica" w:cs="Helvetica"/>
          <w:color w:val="323232"/>
        </w:rPr>
        <w:t>负责交互、后端开发负责逻辑。我之前阅读的一本书《精通</w:t>
      </w:r>
      <w:r>
        <w:rPr>
          <w:rFonts w:ascii="Helvetica" w:hAnsi="Helvetica" w:cs="Helvetica"/>
          <w:color w:val="323232"/>
        </w:rPr>
        <w:t xml:space="preserve"> CSS</w:t>
      </w:r>
      <w:r>
        <w:rPr>
          <w:rFonts w:ascii="Helvetica" w:hAnsi="Helvetica" w:cs="Helvetica"/>
          <w:color w:val="323232"/>
        </w:rPr>
        <w:t>》，书虽然是好书，但解决问题的思路停留在</w:t>
      </w:r>
      <w:r>
        <w:rPr>
          <w:rFonts w:ascii="Helvetica" w:hAnsi="Helvetica" w:cs="Helvetica"/>
          <w:color w:val="323232"/>
        </w:rPr>
        <w:t xml:space="preserve"> CSS2 </w:t>
      </w:r>
      <w:r>
        <w:rPr>
          <w:rFonts w:ascii="Helvetica" w:hAnsi="Helvetica" w:cs="Helvetica"/>
          <w:color w:val="323232"/>
        </w:rPr>
        <w:t>时代，涉及的多是网页布局方面，几乎没有对</w:t>
      </w:r>
      <w:r>
        <w:rPr>
          <w:rFonts w:ascii="Helvetica" w:hAnsi="Helvetica" w:cs="Helvetica"/>
          <w:color w:val="323232"/>
        </w:rPr>
        <w:t>CSS3</w:t>
      </w:r>
      <w:r>
        <w:rPr>
          <w:rFonts w:ascii="Helvetica" w:hAnsi="Helvetica" w:cs="Helvetica"/>
          <w:color w:val="323232"/>
        </w:rPr>
        <w:t>中动画的介绍。这些看法在我接触过</w:t>
      </w:r>
      <w:r>
        <w:rPr>
          <w:rFonts w:ascii="Helvetica" w:hAnsi="Helvetica" w:cs="Helvetica"/>
          <w:color w:val="323232"/>
        </w:rPr>
        <w:t xml:space="preserve"> CSS </w:t>
      </w:r>
      <w:r>
        <w:rPr>
          <w:rFonts w:ascii="Helvetica" w:hAnsi="Helvetica" w:cs="Helvetica"/>
          <w:color w:val="323232"/>
        </w:rPr>
        <w:t>动画之后有所改变，甚至开始爱上</w:t>
      </w:r>
      <w:r>
        <w:rPr>
          <w:rFonts w:ascii="Helvetica" w:hAnsi="Helvetica" w:cs="Helvetica"/>
          <w:color w:val="323232"/>
        </w:rPr>
        <w:t xml:space="preserve"> CSS </w:t>
      </w:r>
      <w:r>
        <w:rPr>
          <w:rFonts w:ascii="Helvetica" w:hAnsi="Helvetica" w:cs="Helvetica"/>
          <w:color w:val="323232"/>
        </w:rPr>
        <w:t>动画了</w:t>
      </w:r>
      <w:r>
        <w:rPr>
          <w:rFonts w:ascii="Segoe UI Symbol" w:hAnsi="Segoe UI Symbol" w:cs="Segoe UI Symbol"/>
          <w:color w:val="323232"/>
        </w:rPr>
        <w:t>❤</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通过</w:t>
      </w:r>
      <w:r>
        <w:rPr>
          <w:rFonts w:ascii="Helvetica" w:hAnsi="Helvetica" w:cs="Helvetica"/>
          <w:color w:val="323232"/>
        </w:rPr>
        <w:t>CSS</w:t>
      </w:r>
      <w:r>
        <w:rPr>
          <w:rFonts w:ascii="Helvetica" w:hAnsi="Helvetica" w:cs="Helvetica"/>
          <w:color w:val="323232"/>
        </w:rPr>
        <w:t>动画，我们可以做出一些有趣的特效。至少有以下几点让我们可以优先考虑使用</w:t>
      </w:r>
      <w:r>
        <w:rPr>
          <w:rFonts w:ascii="Helvetica" w:hAnsi="Helvetica" w:cs="Helvetica"/>
          <w:color w:val="323232"/>
        </w:rPr>
        <w:t>CSS</w:t>
      </w:r>
      <w:r>
        <w:rPr>
          <w:rFonts w:ascii="Helvetica" w:hAnsi="Helvetica" w:cs="Helvetica"/>
          <w:color w:val="323232"/>
        </w:rPr>
        <w:t>动画：</w:t>
      </w:r>
    </w:p>
    <w:p w:rsidR="008B633A" w:rsidRDefault="008B633A" w:rsidP="008B633A">
      <w:pPr>
        <w:pStyle w:val="a3"/>
        <w:numPr>
          <w:ilvl w:val="0"/>
          <w:numId w:val="2"/>
        </w:numPr>
        <w:wordWrap w:val="0"/>
        <w:spacing w:before="0" w:beforeAutospacing="0" w:after="150" w:afterAutospacing="0"/>
        <w:rPr>
          <w:rFonts w:ascii="Helvetica" w:hAnsi="Helvetica" w:cs="Helvetica"/>
          <w:color w:val="323232"/>
        </w:rPr>
      </w:pPr>
      <w:r>
        <w:rPr>
          <w:rFonts w:ascii="Helvetica" w:hAnsi="Helvetica" w:cs="Helvetica"/>
          <w:color w:val="323232"/>
        </w:rPr>
        <w:t>CSS</w:t>
      </w:r>
      <w:r>
        <w:rPr>
          <w:rFonts w:ascii="Helvetica" w:hAnsi="Helvetica" w:cs="Helvetica"/>
          <w:color w:val="323232"/>
        </w:rPr>
        <w:t>动画的语法相比与</w:t>
      </w:r>
      <w:r>
        <w:rPr>
          <w:rFonts w:ascii="Helvetica" w:hAnsi="Helvetica" w:cs="Helvetica"/>
          <w:color w:val="323232"/>
        </w:rPr>
        <w:t xml:space="preserve"> Javascript </w:t>
      </w:r>
      <w:r>
        <w:rPr>
          <w:rFonts w:ascii="Helvetica" w:hAnsi="Helvetica" w:cs="Helvetica"/>
          <w:color w:val="323232"/>
        </w:rPr>
        <w:t>动画、</w:t>
      </w:r>
      <w:r>
        <w:rPr>
          <w:rFonts w:ascii="Helvetica" w:hAnsi="Helvetica" w:cs="Helvetica"/>
          <w:color w:val="323232"/>
        </w:rPr>
        <w:t xml:space="preserve">JQuery </w:t>
      </w:r>
      <w:r>
        <w:rPr>
          <w:rFonts w:ascii="Helvetica" w:hAnsi="Helvetica" w:cs="Helvetica"/>
          <w:color w:val="323232"/>
        </w:rPr>
        <w:t>动画的语法要容易的多；</w:t>
      </w:r>
    </w:p>
    <w:p w:rsidR="008B633A" w:rsidRDefault="008B633A" w:rsidP="008B633A">
      <w:pPr>
        <w:pStyle w:val="a3"/>
        <w:numPr>
          <w:ilvl w:val="0"/>
          <w:numId w:val="2"/>
        </w:numPr>
        <w:wordWrap w:val="0"/>
        <w:spacing w:before="0" w:beforeAutospacing="0" w:after="150" w:afterAutospacing="0"/>
        <w:rPr>
          <w:rFonts w:ascii="Helvetica" w:hAnsi="Helvetica" w:cs="Helvetica"/>
          <w:color w:val="323232"/>
        </w:rPr>
      </w:pPr>
      <w:r>
        <w:rPr>
          <w:rFonts w:ascii="Helvetica" w:hAnsi="Helvetica" w:cs="Helvetica"/>
          <w:color w:val="323232"/>
        </w:rPr>
        <w:t>CSS</w:t>
      </w:r>
      <w:r>
        <w:rPr>
          <w:rFonts w:ascii="Helvetica" w:hAnsi="Helvetica" w:cs="Helvetica"/>
          <w:color w:val="323232"/>
        </w:rPr>
        <w:t>动画表现效果较</w:t>
      </w:r>
      <w:r>
        <w:rPr>
          <w:rFonts w:ascii="Helvetica" w:hAnsi="Helvetica" w:cs="Helvetica"/>
          <w:color w:val="323232"/>
        </w:rPr>
        <w:t xml:space="preserve"> Javascript </w:t>
      </w:r>
      <w:r>
        <w:rPr>
          <w:rFonts w:ascii="Helvetica" w:hAnsi="Helvetica" w:cs="Helvetica"/>
          <w:color w:val="323232"/>
        </w:rPr>
        <w:t>更好。</w:t>
      </w:r>
      <w:r>
        <w:rPr>
          <w:rFonts w:ascii="Helvetica" w:hAnsi="Helvetica" w:cs="Helvetica"/>
          <w:color w:val="323232"/>
        </w:rPr>
        <w:t xml:space="preserve">CSS </w:t>
      </w:r>
      <w:r>
        <w:rPr>
          <w:rFonts w:ascii="Helvetica" w:hAnsi="Helvetica" w:cs="Helvetica"/>
          <w:color w:val="323232"/>
        </w:rPr>
        <w:t>动画甚至可以在低性能的设备上流畅运行，渲染引擎会使用一些技术使动画尽可能流畅运行，而</w:t>
      </w:r>
      <w:r>
        <w:rPr>
          <w:rFonts w:ascii="Helvetica" w:hAnsi="Helvetica" w:cs="Helvetica"/>
          <w:color w:val="323232"/>
        </w:rPr>
        <w:t xml:space="preserve"> Javascript </w:t>
      </w:r>
      <w:r>
        <w:rPr>
          <w:rFonts w:ascii="Helvetica" w:hAnsi="Helvetica" w:cs="Helvetica"/>
          <w:color w:val="323232"/>
        </w:rPr>
        <w:t>动画表现通常不佳；</w:t>
      </w:r>
    </w:p>
    <w:p w:rsidR="008B633A" w:rsidRDefault="008B633A" w:rsidP="008B633A">
      <w:pPr>
        <w:pStyle w:val="a3"/>
        <w:numPr>
          <w:ilvl w:val="0"/>
          <w:numId w:val="2"/>
        </w:numPr>
        <w:wordWrap w:val="0"/>
        <w:spacing w:before="0" w:beforeAutospacing="0" w:after="150" w:afterAutospacing="0"/>
        <w:rPr>
          <w:rFonts w:ascii="Helvetica" w:hAnsi="Helvetica" w:cs="Helvetica"/>
          <w:color w:val="323232"/>
        </w:rPr>
      </w:pPr>
      <w:r>
        <w:rPr>
          <w:rFonts w:ascii="Helvetica" w:hAnsi="Helvetica" w:cs="Helvetica"/>
          <w:color w:val="323232"/>
        </w:rPr>
        <w:t>由浏览器控制动画序列，浏览器可以优化性能；</w:t>
      </w:r>
    </w:p>
    <w:p w:rsidR="008B633A" w:rsidRDefault="008B633A" w:rsidP="008B633A">
      <w:pPr>
        <w:pStyle w:val="a3"/>
        <w:numPr>
          <w:ilvl w:val="0"/>
          <w:numId w:val="2"/>
        </w:numPr>
        <w:wordWrap w:val="0"/>
        <w:spacing w:before="0" w:beforeAutospacing="0" w:after="150" w:afterAutospacing="0"/>
        <w:rPr>
          <w:rFonts w:ascii="Helvetica" w:hAnsi="Helvetica" w:cs="Helvetica"/>
          <w:color w:val="323232"/>
        </w:rPr>
      </w:pPr>
      <w:r>
        <w:rPr>
          <w:rFonts w:ascii="Helvetica" w:hAnsi="Helvetica" w:cs="Helvetica"/>
          <w:color w:val="323232"/>
        </w:rPr>
        <w:lastRenderedPageBreak/>
        <w:t>在一些情况下，我们甚至可以用</w:t>
      </w:r>
      <w:r>
        <w:rPr>
          <w:rFonts w:ascii="Helvetica" w:hAnsi="Helvetica" w:cs="Helvetica"/>
          <w:color w:val="323232"/>
        </w:rPr>
        <w:t xml:space="preserve"> CSS </w:t>
      </w:r>
      <w:r>
        <w:rPr>
          <w:rFonts w:ascii="Helvetica" w:hAnsi="Helvetica" w:cs="Helvetica"/>
          <w:color w:val="323232"/>
        </w:rPr>
        <w:t>动画来代替图片和</w:t>
      </w:r>
      <w:r>
        <w:rPr>
          <w:rFonts w:ascii="Helvetica" w:hAnsi="Helvetica" w:cs="Helvetica"/>
          <w:color w:val="323232"/>
        </w:rPr>
        <w:t xml:space="preserve"> Flash</w:t>
      </w:r>
      <w:r>
        <w:rPr>
          <w:rFonts w:ascii="Helvetica" w:hAnsi="Helvetica" w:cs="Helvetica"/>
          <w:color w:val="323232"/>
        </w:rPr>
        <w:t>，大大减少了文件大小，减少了服务器压力；</w:t>
      </w:r>
    </w:p>
    <w:p w:rsidR="008B633A" w:rsidRDefault="008B633A" w:rsidP="008B633A">
      <w:pPr>
        <w:pStyle w:val="a3"/>
        <w:numPr>
          <w:ilvl w:val="0"/>
          <w:numId w:val="2"/>
        </w:numPr>
        <w:wordWrap w:val="0"/>
        <w:spacing w:before="0" w:beforeAutospacing="0" w:after="150" w:afterAutospacing="0"/>
        <w:rPr>
          <w:rFonts w:ascii="Helvetica" w:hAnsi="Helvetica" w:cs="Helvetica"/>
          <w:color w:val="323232"/>
        </w:rPr>
      </w:pPr>
      <w:r>
        <w:rPr>
          <w:rFonts w:ascii="Helvetica" w:hAnsi="Helvetica" w:cs="Helvetica"/>
          <w:color w:val="323232"/>
        </w:rPr>
        <w:t>支持</w:t>
      </w:r>
      <w:r>
        <w:rPr>
          <w:rFonts w:ascii="Helvetica" w:hAnsi="Helvetica" w:cs="Helvetica"/>
          <w:color w:val="323232"/>
        </w:rPr>
        <w:t xml:space="preserve"> Chrome</w:t>
      </w:r>
      <w:r>
        <w:rPr>
          <w:rFonts w:ascii="Helvetica" w:hAnsi="Helvetica" w:cs="Helvetica"/>
          <w:color w:val="323232"/>
        </w:rPr>
        <w:t>、</w:t>
      </w:r>
      <w:r>
        <w:rPr>
          <w:rFonts w:ascii="Helvetica" w:hAnsi="Helvetica" w:cs="Helvetica"/>
          <w:color w:val="323232"/>
        </w:rPr>
        <w:t>IE 10</w:t>
      </w:r>
      <w:r>
        <w:rPr>
          <w:rFonts w:ascii="Helvetica" w:hAnsi="Helvetica" w:cs="Helvetica"/>
          <w:color w:val="323232"/>
        </w:rPr>
        <w:t>、</w:t>
      </w:r>
      <w:r>
        <w:rPr>
          <w:rFonts w:ascii="Helvetica" w:hAnsi="Helvetica" w:cs="Helvetica"/>
          <w:color w:val="323232"/>
        </w:rPr>
        <w:t>Firefox</w:t>
      </w:r>
      <w:r>
        <w:rPr>
          <w:rFonts w:ascii="Helvetica" w:hAnsi="Helvetica" w:cs="Helvetica"/>
          <w:color w:val="323232"/>
        </w:rPr>
        <w:t>、</w:t>
      </w:r>
      <w:r>
        <w:rPr>
          <w:rFonts w:ascii="Helvetica" w:hAnsi="Helvetica" w:cs="Helvetica"/>
          <w:color w:val="323232"/>
        </w:rPr>
        <w:t xml:space="preserve">Opera </w:t>
      </w:r>
      <w:r>
        <w:rPr>
          <w:rFonts w:ascii="Helvetica" w:hAnsi="Helvetica" w:cs="Helvetica"/>
          <w:color w:val="323232"/>
        </w:rPr>
        <w:t>等现代浏览器，随着</w:t>
      </w:r>
      <w:r>
        <w:rPr>
          <w:rFonts w:ascii="Helvetica" w:hAnsi="Helvetica" w:cs="Helvetica"/>
          <w:color w:val="323232"/>
        </w:rPr>
        <w:t xml:space="preserve"> Windows XP </w:t>
      </w:r>
      <w:r>
        <w:rPr>
          <w:rFonts w:ascii="Helvetica" w:hAnsi="Helvetica" w:cs="Helvetica"/>
          <w:color w:val="323232"/>
        </w:rPr>
        <w:t>份额的减少，我们已经几乎不用考虑兼容性问题；即便是不支持该属性，动画也只是突变发生，不会对显示结果带来影响（</w:t>
      </w:r>
      <w:proofErr w:type="gramStart"/>
      <w:r>
        <w:rPr>
          <w:rFonts w:ascii="Helvetica" w:hAnsi="Helvetica" w:cs="Helvetica"/>
          <w:color w:val="323232"/>
        </w:rPr>
        <w:t>特别</w:t>
      </w:r>
      <w:proofErr w:type="gramEnd"/>
      <w:r>
        <w:rPr>
          <w:rFonts w:ascii="Helvetica" w:hAnsi="Helvetica" w:cs="Helvetica"/>
          <w:color w:val="323232"/>
        </w:rPr>
        <w:t>为了动画效果而使用</w:t>
      </w:r>
      <w:r>
        <w:rPr>
          <w:rFonts w:ascii="Helvetica" w:hAnsi="Helvetica" w:cs="Helvetica"/>
          <w:color w:val="323232"/>
        </w:rPr>
        <w:t xml:space="preserve"> CSS </w:t>
      </w:r>
      <w:r>
        <w:rPr>
          <w:rFonts w:ascii="Helvetica" w:hAnsi="Helvetica" w:cs="Helvetica"/>
          <w:color w:val="323232"/>
        </w:rPr>
        <w:t>动画的除外）。</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Transition</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简介</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一般来说，当</w:t>
      </w:r>
      <w:r>
        <w:rPr>
          <w:rFonts w:ascii="Helvetica" w:hAnsi="Helvetica" w:cs="Helvetica"/>
          <w:color w:val="323232"/>
        </w:rPr>
        <w:t xml:space="preserve"> CSS </w:t>
      </w:r>
      <w:r>
        <w:rPr>
          <w:rFonts w:ascii="Helvetica" w:hAnsi="Helvetica" w:cs="Helvetica"/>
          <w:color w:val="323232"/>
        </w:rPr>
        <w:t>有元素的属性发生变化时，这个变化会立刻体现在元素上，也就是</w:t>
      </w:r>
      <w:r>
        <w:rPr>
          <w:rFonts w:ascii="Helvetica" w:hAnsi="Helvetica" w:cs="Helvetica"/>
          <w:color w:val="323232"/>
        </w:rPr>
        <w:t>“</w:t>
      </w:r>
      <w:r>
        <w:rPr>
          <w:rFonts w:ascii="Helvetica" w:hAnsi="Helvetica" w:cs="Helvetica"/>
          <w:color w:val="323232"/>
        </w:rPr>
        <w:t>突变</w:t>
      </w:r>
      <w:r>
        <w:rPr>
          <w:rFonts w:ascii="Helvetica" w:hAnsi="Helvetica" w:cs="Helvetica"/>
          <w:color w:val="323232"/>
        </w:rPr>
        <w:t>”</w:t>
      </w:r>
      <w:r>
        <w:rPr>
          <w:rFonts w:ascii="Helvetica" w:hAnsi="Helvetica" w:cs="Helvetica"/>
          <w:color w:val="323232"/>
        </w:rPr>
        <w:t>。</w:t>
      </w:r>
      <w:r>
        <w:rPr>
          <w:rFonts w:ascii="Helvetica" w:hAnsi="Helvetica" w:cs="Helvetica"/>
          <w:color w:val="323232"/>
        </w:rPr>
        <w:t xml:space="preserve">transition </w:t>
      </w:r>
      <w:r>
        <w:rPr>
          <w:rFonts w:ascii="Helvetica" w:hAnsi="Helvetica" w:cs="Helvetica"/>
          <w:color w:val="323232"/>
        </w:rPr>
        <w:t>可以控制属性变化的动画的速率，</w:t>
      </w:r>
      <w:proofErr w:type="gramStart"/>
      <w:r>
        <w:rPr>
          <w:rFonts w:ascii="Helvetica" w:hAnsi="Helvetica" w:cs="Helvetica"/>
          <w:color w:val="323232"/>
        </w:rPr>
        <w:t>让变化</w:t>
      </w:r>
      <w:proofErr w:type="gramEnd"/>
      <w:r>
        <w:rPr>
          <w:rFonts w:ascii="Helvetica" w:hAnsi="Helvetica" w:cs="Helvetica"/>
          <w:color w:val="323232"/>
        </w:rPr>
        <w:t>过程从</w:t>
      </w:r>
      <w:r>
        <w:rPr>
          <w:rFonts w:ascii="Helvetica" w:hAnsi="Helvetica" w:cs="Helvetica"/>
          <w:color w:val="323232"/>
        </w:rPr>
        <w:t>“</w:t>
      </w:r>
      <w:r>
        <w:rPr>
          <w:rFonts w:ascii="Helvetica" w:hAnsi="Helvetica" w:cs="Helvetica"/>
          <w:color w:val="323232"/>
        </w:rPr>
        <w:t>突变</w:t>
      </w:r>
      <w:r>
        <w:rPr>
          <w:rFonts w:ascii="Helvetica" w:hAnsi="Helvetica" w:cs="Helvetica"/>
          <w:color w:val="323232"/>
        </w:rPr>
        <w:t>”</w:t>
      </w:r>
      <w:r>
        <w:rPr>
          <w:rFonts w:ascii="Helvetica" w:hAnsi="Helvetica" w:cs="Helvetica"/>
          <w:color w:val="323232"/>
        </w:rPr>
        <w:t>改变为持续一段时间的过程。</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例如，在不加</w:t>
      </w:r>
      <w:r>
        <w:rPr>
          <w:rFonts w:ascii="Helvetica" w:hAnsi="Helvetica" w:cs="Helvetica"/>
          <w:color w:val="323232"/>
        </w:rPr>
        <w:t xml:space="preserve"> transition </w:t>
      </w:r>
      <w:r>
        <w:rPr>
          <w:rFonts w:ascii="Helvetica" w:hAnsi="Helvetica" w:cs="Helvetica"/>
          <w:color w:val="323232"/>
        </w:rPr>
        <w:t>时，我们把鼠标移动到</w:t>
      </w:r>
      <w:r>
        <w:rPr>
          <w:rFonts w:ascii="Helvetica" w:hAnsi="Helvetica" w:cs="Helvetica"/>
          <w:color w:val="323232"/>
        </w:rPr>
        <w:t xml:space="preserve"> wrapper</w:t>
      </w:r>
      <w:r>
        <w:rPr>
          <w:rFonts w:ascii="Helvetica" w:hAnsi="Helvetica" w:cs="Helvetica"/>
          <w:color w:val="323232"/>
        </w:rPr>
        <w:t>上时是</w:t>
      </w:r>
      <w:r>
        <w:rPr>
          <w:rFonts w:ascii="Helvetica" w:hAnsi="Helvetica" w:cs="Helvetica"/>
          <w:color w:val="323232"/>
        </w:rPr>
        <w:t>“</w:t>
      </w:r>
      <w:r>
        <w:rPr>
          <w:rFonts w:ascii="Helvetica" w:hAnsi="Helvetica" w:cs="Helvetica"/>
          <w:color w:val="323232"/>
        </w:rPr>
        <w:t>突变</w:t>
      </w:r>
      <w:r>
        <w:rPr>
          <w:rFonts w:ascii="Helvetica" w:hAnsi="Helvetica" w:cs="Helvetica"/>
          <w:color w:val="323232"/>
        </w:rPr>
        <w:t>”</w:t>
      </w:r>
      <w:r>
        <w:rPr>
          <w:rFonts w:ascii="Helvetica" w:hAnsi="Helvetica" w:cs="Helvetica"/>
          <w:color w:val="323232"/>
        </w:rPr>
        <w:t>的：</w:t>
      </w:r>
    </w:p>
    <w:p w:rsidR="008B633A" w:rsidRDefault="008B633A" w:rsidP="008B633A">
      <w:pPr>
        <w:pStyle w:val="a3"/>
        <w:wordWrap w:val="0"/>
        <w:spacing w:before="0" w:beforeAutospacing="0" w:after="150" w:afterAutospacing="0"/>
        <w:rPr>
          <w:rFonts w:ascii="Helvetica" w:hAnsi="Helvetica" w:cs="Helvetica"/>
          <w:color w:val="323232"/>
        </w:rPr>
      </w:pPr>
      <w:hyperlink r:id="rId10" w:history="1">
        <w:r>
          <w:rPr>
            <w:rStyle w:val="a4"/>
            <w:rFonts w:ascii="Helvetica" w:hAnsi="Helvetica" w:cs="Helvetica"/>
            <w:color w:val="38BA72"/>
          </w:rPr>
          <w:t>https://jsfiddle.net/wmc54321/qfyf2ghs/embedded/result,css,html/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当我们添加了</w:t>
      </w:r>
      <w:r>
        <w:rPr>
          <w:rFonts w:ascii="Helvetica" w:hAnsi="Helvetica" w:cs="Helvetica"/>
          <w:color w:val="323232"/>
        </w:rPr>
        <w:t xml:space="preserve"> transition </w:t>
      </w:r>
      <w:r>
        <w:rPr>
          <w:rFonts w:ascii="Helvetica" w:hAnsi="Helvetica" w:cs="Helvetica"/>
          <w:color w:val="323232"/>
        </w:rPr>
        <w:t>属性，为动画添加一个时间，变化就圆润多了：</w:t>
      </w:r>
    </w:p>
    <w:p w:rsidR="008B633A" w:rsidRDefault="008B633A" w:rsidP="008B633A">
      <w:pPr>
        <w:pStyle w:val="a3"/>
        <w:wordWrap w:val="0"/>
        <w:spacing w:before="0" w:beforeAutospacing="0" w:after="150" w:afterAutospacing="0"/>
        <w:rPr>
          <w:rFonts w:ascii="Helvetica" w:hAnsi="Helvetica" w:cs="Helvetica"/>
          <w:color w:val="323232"/>
        </w:rPr>
      </w:pPr>
      <w:hyperlink r:id="rId11" w:history="1">
        <w:r>
          <w:rPr>
            <w:rStyle w:val="a4"/>
            <w:rFonts w:ascii="Helvetica" w:hAnsi="Helvetica" w:cs="Helvetica"/>
            <w:color w:val="38BA72"/>
          </w:rPr>
          <w:t>https://jsfiddle.net/wmc54321/a8k4no9p/embedded/result,css,html/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我们甚至可以为</w:t>
      </w:r>
      <w:r>
        <w:rPr>
          <w:rFonts w:ascii="Helvetica" w:hAnsi="Helvetica" w:cs="Helvetica"/>
          <w:color w:val="323232"/>
        </w:rPr>
        <w:t>wrapper</w:t>
      </w:r>
      <w:r>
        <w:rPr>
          <w:rFonts w:ascii="Helvetica" w:hAnsi="Helvetica" w:cs="Helvetica"/>
          <w:color w:val="323232"/>
        </w:rPr>
        <w:t>的边框和阴影添加动画：</w:t>
      </w:r>
    </w:p>
    <w:p w:rsidR="008B633A" w:rsidRDefault="008B633A" w:rsidP="008B633A">
      <w:pPr>
        <w:pStyle w:val="a3"/>
        <w:wordWrap w:val="0"/>
        <w:spacing w:before="0" w:beforeAutospacing="0" w:after="150" w:afterAutospacing="0"/>
        <w:rPr>
          <w:rFonts w:ascii="Helvetica" w:hAnsi="Helvetica" w:cs="Helvetica"/>
          <w:color w:val="323232"/>
        </w:rPr>
      </w:pPr>
      <w:hyperlink r:id="rId12" w:history="1">
        <w:r>
          <w:rPr>
            <w:rStyle w:val="a4"/>
            <w:rFonts w:ascii="Helvetica" w:hAnsi="Helvetica" w:cs="Helvetica"/>
            <w:color w:val="38BA72"/>
          </w:rPr>
          <w:t>https://jsfiddle.net/wmc54321/r49pn31f/embedded/result,css,html/</w:t>
        </w:r>
      </w:hyperlink>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指定属性</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当然，仅仅这样是不够用的。我们还可以指定</w:t>
      </w:r>
      <w:proofErr w:type="gramStart"/>
      <w:r>
        <w:rPr>
          <w:rFonts w:ascii="Helvetica" w:hAnsi="Helvetica" w:cs="Helvetica"/>
          <w:color w:val="323232"/>
        </w:rPr>
        <w:t>动画只</w:t>
      </w:r>
      <w:proofErr w:type="gramEnd"/>
      <w:r>
        <w:rPr>
          <w:rFonts w:ascii="Helvetica" w:hAnsi="Helvetica" w:cs="Helvetica"/>
          <w:color w:val="323232"/>
        </w:rPr>
        <w:t>在指定的属性上发生。例如，我们给时间加上属性</w:t>
      </w:r>
      <w:r>
        <w:rPr>
          <w:rFonts w:ascii="Helvetica" w:hAnsi="Helvetica" w:cs="Helvetica"/>
          <w:color w:val="323232"/>
        </w:rPr>
        <w:t>width</w:t>
      </w:r>
      <w:r>
        <w:rPr>
          <w:rFonts w:ascii="Helvetica" w:hAnsi="Helvetica" w:cs="Helvetica"/>
          <w:color w:val="323232"/>
        </w:rPr>
        <w:t>、</w:t>
      </w:r>
      <w:r>
        <w:rPr>
          <w:rFonts w:ascii="Helvetica" w:hAnsi="Helvetica" w:cs="Helvetica"/>
          <w:color w:val="323232"/>
        </w:rPr>
        <w:t>height</w:t>
      </w:r>
      <w:r>
        <w:rPr>
          <w:rFonts w:ascii="Helvetica" w:hAnsi="Helvetica" w:cs="Helvetica"/>
          <w:color w:val="323232"/>
        </w:rPr>
        <w:t>，那么动画就只在</w:t>
      </w:r>
      <w:r>
        <w:rPr>
          <w:rFonts w:ascii="Helvetica" w:hAnsi="Helvetica" w:cs="Helvetica"/>
          <w:color w:val="323232"/>
        </w:rPr>
        <w:t>width</w:t>
      </w:r>
      <w:r>
        <w:rPr>
          <w:rFonts w:ascii="Helvetica" w:hAnsi="Helvetica" w:cs="Helvetica"/>
          <w:color w:val="323232"/>
        </w:rPr>
        <w:t>和</w:t>
      </w:r>
      <w:r>
        <w:rPr>
          <w:rFonts w:ascii="Helvetica" w:hAnsi="Helvetica" w:cs="Helvetica"/>
          <w:color w:val="323232"/>
        </w:rPr>
        <w:t>height</w:t>
      </w:r>
      <w:r>
        <w:rPr>
          <w:rFonts w:ascii="Helvetica" w:hAnsi="Helvetica" w:cs="Helvetica"/>
          <w:color w:val="323232"/>
        </w:rPr>
        <w:t>上发生，其他的属性仍然是</w:t>
      </w:r>
      <w:r>
        <w:rPr>
          <w:rFonts w:ascii="Helvetica" w:hAnsi="Helvetica" w:cs="Helvetica"/>
          <w:color w:val="323232"/>
        </w:rPr>
        <w:t>“</w:t>
      </w:r>
      <w:r>
        <w:rPr>
          <w:rFonts w:ascii="Helvetica" w:hAnsi="Helvetica" w:cs="Helvetica"/>
          <w:color w:val="323232"/>
        </w:rPr>
        <w:t>突变</w:t>
      </w:r>
      <w:r>
        <w:rPr>
          <w:rFonts w:ascii="Helvetica" w:hAnsi="Helvetica" w:cs="Helvetica"/>
          <w:color w:val="323232"/>
        </w:rPr>
        <w:t>”</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hyperlink r:id="rId13" w:history="1">
        <w:r>
          <w:rPr>
            <w:rStyle w:val="a4"/>
            <w:rFonts w:ascii="Helvetica" w:hAnsi="Helvetica" w:cs="Helvetica"/>
            <w:color w:val="38BA72"/>
          </w:rPr>
          <w:t>https://jsfiddle.net/wmc54321/m2L6ky0u/embedded/result,css,html/</w:t>
        </w:r>
      </w:hyperlink>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时间</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我们还可以给动画加上延时。我们在原有的时间后面加上我们希望它们在被触发后开始运行的时间，就可以看到动画依次发生在</w:t>
      </w:r>
      <w:r>
        <w:rPr>
          <w:rFonts w:ascii="Helvetica" w:hAnsi="Helvetica" w:cs="Helvetica"/>
          <w:color w:val="323232"/>
        </w:rPr>
        <w:t>height</w:t>
      </w:r>
      <w:r>
        <w:rPr>
          <w:rFonts w:ascii="Helvetica" w:hAnsi="Helvetica" w:cs="Helvetica"/>
          <w:color w:val="323232"/>
        </w:rPr>
        <w:t>、</w:t>
      </w:r>
      <w:r>
        <w:rPr>
          <w:rFonts w:ascii="Helvetica" w:hAnsi="Helvetica" w:cs="Helvetica"/>
          <w:color w:val="323232"/>
        </w:rPr>
        <w:t>width</w:t>
      </w:r>
      <w:r>
        <w:rPr>
          <w:rFonts w:ascii="Helvetica" w:hAnsi="Helvetica" w:cs="Helvetica"/>
          <w:color w:val="323232"/>
        </w:rPr>
        <w:t>、</w:t>
      </w:r>
      <w:r>
        <w:rPr>
          <w:rFonts w:ascii="Helvetica" w:hAnsi="Helvetica" w:cs="Helvetica"/>
          <w:color w:val="323232"/>
        </w:rPr>
        <w:t>border</w:t>
      </w:r>
      <w:r>
        <w:rPr>
          <w:rFonts w:ascii="Helvetica" w:hAnsi="Helvetica" w:cs="Helvetica"/>
          <w:color w:val="323232"/>
        </w:rPr>
        <w:t>、</w:t>
      </w:r>
      <w:r>
        <w:rPr>
          <w:rFonts w:ascii="Helvetica" w:hAnsi="Helvetica" w:cs="Helvetica"/>
          <w:color w:val="323232"/>
        </w:rPr>
        <w:t>border-radius</w:t>
      </w:r>
      <w:r>
        <w:rPr>
          <w:rFonts w:ascii="Helvetica" w:hAnsi="Helvetica" w:cs="Helvetica"/>
          <w:color w:val="323232"/>
        </w:rPr>
        <w:t>、</w:t>
      </w:r>
      <w:r>
        <w:rPr>
          <w:rFonts w:ascii="Helvetica" w:hAnsi="Helvetica" w:cs="Helvetica"/>
          <w:color w:val="323232"/>
        </w:rPr>
        <w:t>box-shadow</w:t>
      </w:r>
      <w:r>
        <w:rPr>
          <w:rFonts w:ascii="Helvetica" w:hAnsi="Helvetica" w:cs="Helvetica"/>
          <w:color w:val="323232"/>
        </w:rPr>
        <w:t>上：</w:t>
      </w:r>
    </w:p>
    <w:p w:rsidR="008B633A" w:rsidRDefault="008B633A" w:rsidP="008B633A">
      <w:pPr>
        <w:pStyle w:val="a3"/>
        <w:wordWrap w:val="0"/>
        <w:spacing w:before="0" w:beforeAutospacing="0" w:after="150" w:afterAutospacing="0"/>
        <w:rPr>
          <w:rFonts w:ascii="Helvetica" w:hAnsi="Helvetica" w:cs="Helvetica"/>
          <w:color w:val="323232"/>
        </w:rPr>
      </w:pPr>
      <w:hyperlink r:id="rId14" w:history="1">
        <w:r>
          <w:rPr>
            <w:rStyle w:val="a4"/>
            <w:rFonts w:ascii="Helvetica" w:hAnsi="Helvetica" w:cs="Helvetica"/>
            <w:color w:val="38BA72"/>
          </w:rPr>
          <w:t>https://jsfiddle.net/wmc54321/rbvk5avs/embedded/result,css,html/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我们发现，当我们把鼠标移走的时候，动画仍然会按照我们所设定顺序的发生，这样看起来似乎比较奇怪。我们可以把鼠标移入的动画写在</w:t>
      </w:r>
      <w:r>
        <w:rPr>
          <w:rFonts w:ascii="Helvetica" w:hAnsi="Helvetica" w:cs="Helvetica"/>
          <w:color w:val="323232"/>
        </w:rPr>
        <w:t xml:space="preserve"> .wrapper:hover </w:t>
      </w:r>
      <w:r>
        <w:rPr>
          <w:rFonts w:ascii="Helvetica" w:hAnsi="Helvetica" w:cs="Helvetica"/>
          <w:color w:val="323232"/>
        </w:rPr>
        <w:t>里面，由于其在文档中位置靠后，因此当</w:t>
      </w:r>
      <w:r>
        <w:rPr>
          <w:rFonts w:ascii="Helvetica" w:hAnsi="Helvetica" w:cs="Helvetica"/>
          <w:color w:val="323232"/>
        </w:rPr>
        <w:t xml:space="preserve"> :hover </w:t>
      </w:r>
      <w:r>
        <w:rPr>
          <w:rFonts w:ascii="Helvetica" w:hAnsi="Helvetica" w:cs="Helvetica"/>
          <w:color w:val="323232"/>
        </w:rPr>
        <w:t>发生时该属性发生作用；</w:t>
      </w:r>
      <w:r>
        <w:rPr>
          <w:rFonts w:ascii="Helvetica" w:hAnsi="Helvetica" w:cs="Helvetica"/>
          <w:color w:val="323232"/>
        </w:rPr>
        <w:lastRenderedPageBreak/>
        <w:t>我们把鼠标移出的动画写在</w:t>
      </w:r>
      <w:r>
        <w:rPr>
          <w:rFonts w:ascii="Helvetica" w:hAnsi="Helvetica" w:cs="Helvetica"/>
          <w:color w:val="323232"/>
        </w:rPr>
        <w:t xml:space="preserve"> .wrapper </w:t>
      </w:r>
      <w:r>
        <w:rPr>
          <w:rFonts w:ascii="Helvetica" w:hAnsi="Helvetica" w:cs="Helvetica"/>
          <w:color w:val="323232"/>
        </w:rPr>
        <w:t>里面，这样当鼠标移出时</w:t>
      </w:r>
      <w:r>
        <w:rPr>
          <w:rFonts w:ascii="Helvetica" w:hAnsi="Helvetica" w:cs="Helvetica"/>
          <w:color w:val="323232"/>
        </w:rPr>
        <w:t xml:space="preserve"> :hover </w:t>
      </w:r>
      <w:r>
        <w:rPr>
          <w:rFonts w:ascii="Helvetica" w:hAnsi="Helvetica" w:cs="Helvetica"/>
          <w:color w:val="323232"/>
        </w:rPr>
        <w:t>中的属性不起作用，该属性起作用。</w:t>
      </w:r>
    </w:p>
    <w:p w:rsidR="008B633A" w:rsidRDefault="008B633A" w:rsidP="008B633A">
      <w:pPr>
        <w:pStyle w:val="a3"/>
        <w:wordWrap w:val="0"/>
        <w:spacing w:before="0" w:beforeAutospacing="0" w:after="150" w:afterAutospacing="0"/>
        <w:rPr>
          <w:rFonts w:ascii="Helvetica" w:hAnsi="Helvetica" w:cs="Helvetica"/>
          <w:color w:val="323232"/>
        </w:rPr>
      </w:pPr>
      <w:hyperlink r:id="rId15" w:history="1">
        <w:r>
          <w:rPr>
            <w:rStyle w:val="a4"/>
            <w:rFonts w:ascii="Helvetica" w:hAnsi="Helvetica" w:cs="Helvetica"/>
            <w:color w:val="38BA72"/>
          </w:rPr>
          <w:t>https://jsfiddle.net/wmc54321/buch8a1z/embedded/result,css,html/</w:t>
        </w:r>
      </w:hyperlink>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调速函数</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我们可以为</w:t>
      </w:r>
      <w:r>
        <w:rPr>
          <w:rFonts w:ascii="Helvetica" w:hAnsi="Helvetica" w:cs="Helvetica"/>
          <w:color w:val="323232"/>
        </w:rPr>
        <w:t>transition</w:t>
      </w:r>
      <w:r>
        <w:rPr>
          <w:rFonts w:ascii="Helvetica" w:hAnsi="Helvetica" w:cs="Helvetica"/>
          <w:color w:val="323232"/>
        </w:rPr>
        <w:t>设定速度变化函数。默认的情况是</w:t>
      </w:r>
      <w:r>
        <w:rPr>
          <w:rFonts w:ascii="Helvetica" w:hAnsi="Helvetica" w:cs="Helvetica"/>
          <w:color w:val="323232"/>
        </w:rPr>
        <w:t>ease</w:t>
      </w:r>
      <w:r>
        <w:rPr>
          <w:rFonts w:ascii="Helvetica" w:hAnsi="Helvetica" w:cs="Helvetica"/>
          <w:color w:val="323232"/>
        </w:rPr>
        <w:t>，是逐渐放慢。除此之外，还有</w:t>
      </w:r>
      <w:r>
        <w:rPr>
          <w:rFonts w:ascii="Helvetica" w:hAnsi="Helvetica" w:cs="Helvetica"/>
          <w:color w:val="323232"/>
        </w:rPr>
        <w:t>linear</w:t>
      </w:r>
      <w:r>
        <w:rPr>
          <w:rFonts w:ascii="Helvetica" w:hAnsi="Helvetica" w:cs="Helvetica"/>
          <w:color w:val="323232"/>
        </w:rPr>
        <w:t>（线性）、</w:t>
      </w:r>
      <w:r>
        <w:rPr>
          <w:rFonts w:ascii="Helvetica" w:hAnsi="Helvetica" w:cs="Helvetica"/>
          <w:color w:val="323232"/>
        </w:rPr>
        <w:t>ease-in</w:t>
      </w:r>
      <w:r>
        <w:rPr>
          <w:rFonts w:ascii="Helvetica" w:hAnsi="Helvetica" w:cs="Helvetica"/>
          <w:color w:val="323232"/>
        </w:rPr>
        <w:t>（加速）、</w:t>
      </w:r>
      <w:r>
        <w:rPr>
          <w:rFonts w:ascii="Helvetica" w:hAnsi="Helvetica" w:cs="Helvetica"/>
          <w:color w:val="323232"/>
        </w:rPr>
        <w:t>ease-out</w:t>
      </w:r>
      <w:r>
        <w:rPr>
          <w:rFonts w:ascii="Helvetica" w:hAnsi="Helvetica" w:cs="Helvetica"/>
          <w:color w:val="323232"/>
        </w:rPr>
        <w:t>（减速）等。例如：</w:t>
      </w:r>
    </w:p>
    <w:p w:rsidR="008B633A" w:rsidRDefault="008B633A" w:rsidP="008B633A">
      <w:pPr>
        <w:pStyle w:val="a3"/>
        <w:wordWrap w:val="0"/>
        <w:spacing w:before="0" w:beforeAutospacing="0" w:after="150" w:afterAutospacing="0"/>
        <w:rPr>
          <w:rFonts w:ascii="Helvetica" w:hAnsi="Helvetica" w:cs="Helvetica"/>
          <w:color w:val="323232"/>
        </w:rPr>
      </w:pPr>
      <w:hyperlink r:id="rId16" w:history="1">
        <w:r>
          <w:rPr>
            <w:rStyle w:val="a4"/>
            <w:rFonts w:ascii="Helvetica" w:hAnsi="Helvetica" w:cs="Helvetica"/>
            <w:color w:val="38BA72"/>
          </w:rPr>
          <w:t>https://jsfiddle.net/wmc54321/h3muzmhy/embedded/result,css,html/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我们发现</w:t>
      </w:r>
      <w:r>
        <w:rPr>
          <w:rFonts w:ascii="Helvetica" w:hAnsi="Helvetica" w:cs="Helvetica"/>
          <w:color w:val="323232"/>
        </w:rPr>
        <w:t xml:space="preserve"> wrapper </w:t>
      </w:r>
      <w:r>
        <w:rPr>
          <w:rFonts w:ascii="Helvetica" w:hAnsi="Helvetica" w:cs="Helvetica"/>
          <w:color w:val="323232"/>
        </w:rPr>
        <w:t>的宽度变化变为了匀速改变。</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特殊情况</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 </w:t>
      </w:r>
      <w:r>
        <w:rPr>
          <w:rFonts w:ascii="Helvetica" w:hAnsi="Helvetica" w:cs="Helvetica"/>
          <w:color w:val="323232"/>
        </w:rPr>
        <w:t>能够应用在我们所能见到的大多数属性上，具体可以查看</w:t>
      </w:r>
      <w:hyperlink r:id="rId17" w:history="1">
        <w:r>
          <w:rPr>
            <w:rStyle w:val="a4"/>
            <w:rFonts w:ascii="Helvetica" w:hAnsi="Helvetica" w:cs="Helvetica"/>
            <w:color w:val="38BA72"/>
          </w:rPr>
          <w:t>CSS</w:t>
        </w:r>
        <w:r>
          <w:rPr>
            <w:rStyle w:val="a4"/>
            <w:rFonts w:ascii="Helvetica" w:hAnsi="Helvetica" w:cs="Helvetica"/>
            <w:color w:val="38BA72"/>
          </w:rPr>
          <w:t>动画属性表</w:t>
        </w:r>
      </w:hyperlink>
      <w:r>
        <w:rPr>
          <w:rFonts w:ascii="Helvetica" w:hAnsi="Helvetica" w:cs="Helvetica"/>
          <w:color w:val="323232"/>
        </w:rPr>
        <w:t>。不过，在实际应用中，我们常常会发现有一种情况下</w:t>
      </w:r>
      <w:r>
        <w:rPr>
          <w:rFonts w:ascii="Helvetica" w:hAnsi="Helvetica" w:cs="Helvetica"/>
          <w:color w:val="323232"/>
        </w:rPr>
        <w:t>transition</w:t>
      </w:r>
      <w:r>
        <w:rPr>
          <w:rFonts w:ascii="Helvetica" w:hAnsi="Helvetica" w:cs="Helvetica"/>
          <w:color w:val="323232"/>
        </w:rPr>
        <w:t>失灵了：</w:t>
      </w:r>
    </w:p>
    <w:p w:rsidR="008B633A" w:rsidRDefault="008B633A" w:rsidP="008B633A">
      <w:pPr>
        <w:pStyle w:val="a3"/>
        <w:wordWrap w:val="0"/>
        <w:spacing w:before="0" w:beforeAutospacing="0" w:after="150" w:afterAutospacing="0"/>
        <w:rPr>
          <w:rFonts w:ascii="Helvetica" w:hAnsi="Helvetica" w:cs="Helvetica"/>
          <w:color w:val="323232"/>
        </w:rPr>
      </w:pPr>
      <w:hyperlink r:id="rId18" w:history="1">
        <w:r>
          <w:rPr>
            <w:rStyle w:val="a4"/>
            <w:rFonts w:ascii="Helvetica" w:hAnsi="Helvetica" w:cs="Helvetica"/>
            <w:color w:val="38BA72"/>
          </w:rPr>
          <w:t>https://jsfiddle.net/wmc54321/bthg9rb8/embedded/result,css,html/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我们明明给</w:t>
      </w:r>
      <w:r>
        <w:rPr>
          <w:rFonts w:ascii="Helvetica" w:hAnsi="Helvetica" w:cs="Helvetica"/>
          <w:color w:val="323232"/>
        </w:rPr>
        <w:t xml:space="preserve"> wrapper </w:t>
      </w:r>
      <w:r>
        <w:rPr>
          <w:rFonts w:ascii="Helvetica" w:hAnsi="Helvetica" w:cs="Helvetica"/>
          <w:color w:val="323232"/>
        </w:rPr>
        <w:t>加了</w:t>
      </w:r>
      <w:r>
        <w:rPr>
          <w:rFonts w:ascii="Helvetica" w:hAnsi="Helvetica" w:cs="Helvetica"/>
          <w:color w:val="323232"/>
        </w:rPr>
        <w:t xml:space="preserve"> transition</w:t>
      </w:r>
      <w:r>
        <w:rPr>
          <w:rFonts w:ascii="Helvetica" w:hAnsi="Helvetica" w:cs="Helvetica"/>
          <w:color w:val="323232"/>
        </w:rPr>
        <w:t>，元素却没有像想象中那样</w:t>
      </w:r>
      <w:r>
        <w:rPr>
          <w:rFonts w:ascii="Helvetica" w:hAnsi="Helvetica" w:cs="Helvetica"/>
          <w:color w:val="323232"/>
        </w:rPr>
        <w:t>“</w:t>
      </w:r>
      <w:r>
        <w:rPr>
          <w:rFonts w:ascii="Helvetica" w:hAnsi="Helvetica" w:cs="Helvetica"/>
          <w:color w:val="323232"/>
        </w:rPr>
        <w:t>渐变</w:t>
      </w:r>
      <w:r>
        <w:rPr>
          <w:rFonts w:ascii="Helvetica" w:hAnsi="Helvetica" w:cs="Helvetica"/>
          <w:color w:val="323232"/>
        </w:rPr>
        <w:t>”</w:t>
      </w:r>
      <w:r>
        <w:rPr>
          <w:rFonts w:ascii="Helvetica" w:hAnsi="Helvetica" w:cs="Helvetica"/>
          <w:color w:val="323232"/>
        </w:rPr>
        <w:t>，而是</w:t>
      </w:r>
      <w:r>
        <w:rPr>
          <w:rFonts w:ascii="Helvetica" w:hAnsi="Helvetica" w:cs="Helvetica"/>
          <w:color w:val="323232"/>
        </w:rPr>
        <w:t>“</w:t>
      </w:r>
      <w:r>
        <w:rPr>
          <w:rFonts w:ascii="Helvetica" w:hAnsi="Helvetica" w:cs="Helvetica"/>
          <w:color w:val="323232"/>
        </w:rPr>
        <w:t>突变</w:t>
      </w:r>
      <w:r>
        <w:rPr>
          <w:rFonts w:ascii="Helvetica" w:hAnsi="Helvetica" w:cs="Helvetica"/>
          <w:color w:val="323232"/>
        </w:rPr>
        <w:t>”</w:t>
      </w:r>
      <w:r>
        <w:rPr>
          <w:rFonts w:ascii="Helvetica" w:hAnsi="Helvetica" w:cs="Helvetica"/>
          <w:color w:val="323232"/>
        </w:rPr>
        <w:t>，</w:t>
      </w:r>
      <w:r>
        <w:rPr>
          <w:rFonts w:ascii="Helvetica" w:hAnsi="Helvetica" w:cs="Helvetica"/>
          <w:color w:val="323232"/>
        </w:rPr>
        <w:t xml:space="preserve">transition </w:t>
      </w:r>
      <w:r>
        <w:rPr>
          <w:rFonts w:ascii="Helvetica" w:hAnsi="Helvetica" w:cs="Helvetica"/>
          <w:color w:val="323232"/>
        </w:rPr>
        <w:t>失灵了！</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查阅资料，我们发现，当我们为</w:t>
      </w:r>
      <w:r>
        <w:rPr>
          <w:rFonts w:ascii="Helvetica" w:hAnsi="Helvetica" w:cs="Helvetica"/>
          <w:color w:val="323232"/>
        </w:rPr>
        <w:t xml:space="preserve"> width</w:t>
      </w:r>
      <w:r>
        <w:rPr>
          <w:rFonts w:ascii="Helvetica" w:hAnsi="Helvetica" w:cs="Helvetica"/>
          <w:color w:val="323232"/>
        </w:rPr>
        <w:t>、</w:t>
      </w:r>
      <w:r>
        <w:rPr>
          <w:rFonts w:ascii="Helvetica" w:hAnsi="Helvetica" w:cs="Helvetica"/>
          <w:color w:val="323232"/>
        </w:rPr>
        <w:t xml:space="preserve">height </w:t>
      </w:r>
      <w:r>
        <w:rPr>
          <w:rFonts w:ascii="Helvetica" w:hAnsi="Helvetica" w:cs="Helvetica"/>
          <w:color w:val="323232"/>
        </w:rPr>
        <w:t>属性设置</w:t>
      </w:r>
      <w:r>
        <w:rPr>
          <w:rFonts w:ascii="Helvetica" w:hAnsi="Helvetica" w:cs="Helvetica"/>
          <w:color w:val="323232"/>
        </w:rPr>
        <w:t xml:space="preserve"> transition </w:t>
      </w:r>
      <w:r>
        <w:rPr>
          <w:rFonts w:ascii="Helvetica" w:hAnsi="Helvetica" w:cs="Helvetica"/>
          <w:color w:val="323232"/>
        </w:rPr>
        <w:t>时，如果起始状态（或结束状态）是</w:t>
      </w:r>
      <w:r>
        <w:rPr>
          <w:rFonts w:ascii="Helvetica" w:hAnsi="Helvetica" w:cs="Helvetica"/>
          <w:color w:val="323232"/>
        </w:rPr>
        <w:t xml:space="preserve"> auto</w:t>
      </w:r>
      <w:r>
        <w:rPr>
          <w:rFonts w:ascii="Helvetica" w:hAnsi="Helvetica" w:cs="Helvetica"/>
          <w:color w:val="323232"/>
        </w:rPr>
        <w:t>，那么</w:t>
      </w:r>
      <w:r>
        <w:rPr>
          <w:rFonts w:ascii="Helvetica" w:hAnsi="Helvetica" w:cs="Helvetica"/>
          <w:color w:val="323232"/>
        </w:rPr>
        <w:t xml:space="preserve"> transition </w:t>
      </w:r>
      <w:r>
        <w:rPr>
          <w:rFonts w:ascii="Helvetica" w:hAnsi="Helvetica" w:cs="Helvetica"/>
          <w:color w:val="323232"/>
        </w:rPr>
        <w:t>是无效的。解决方法是，为元素设置一个合适的</w:t>
      </w:r>
      <w:r>
        <w:rPr>
          <w:rFonts w:ascii="Helvetica" w:hAnsi="Helvetica" w:cs="Helvetica"/>
          <w:color w:val="323232"/>
        </w:rPr>
        <w:t xml:space="preserve"> max-height</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hyperlink r:id="rId19" w:history="1">
        <w:r>
          <w:rPr>
            <w:rStyle w:val="a4"/>
            <w:rFonts w:ascii="Helvetica" w:hAnsi="Helvetica" w:cs="Helvetica"/>
            <w:color w:val="38BA72"/>
          </w:rPr>
          <w:t>https://jsfiddle.net/wmc54321/t2e6bbux/embedded/result,css,html/</w:t>
        </w:r>
      </w:hyperlink>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Transition</w:t>
      </w:r>
      <w:r>
        <w:rPr>
          <w:rFonts w:ascii="inherit" w:hAnsi="inherit" w:cs="Helvetica"/>
          <w:b w:val="0"/>
          <w:bCs w:val="0"/>
          <w:color w:val="323232"/>
          <w:sz w:val="36"/>
          <w:szCs w:val="36"/>
        </w:rPr>
        <w:t>的各个子属性</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最后，我们再来仔细学习一下各个属性的用法。</w:t>
      </w:r>
    </w:p>
    <w:p w:rsidR="008B633A" w:rsidRDefault="008B633A" w:rsidP="008B633A">
      <w:pPr>
        <w:pStyle w:val="a3"/>
        <w:numPr>
          <w:ilvl w:val="0"/>
          <w:numId w:val="3"/>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transition-property – </w:t>
      </w:r>
      <w:r>
        <w:rPr>
          <w:rFonts w:ascii="Helvetica" w:hAnsi="Helvetica" w:cs="Helvetica"/>
          <w:color w:val="323232"/>
        </w:rPr>
        <w:t>触发动画的属性。</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r>
        <w:rPr>
          <w:rFonts w:ascii="Helvetica" w:hAnsi="Helvetica" w:cs="Helvetica"/>
          <w:color w:val="323232"/>
        </w:rPr>
        <w:t>none | all | &lt;</w:t>
      </w:r>
      <w:r>
        <w:rPr>
          <w:rFonts w:ascii="Helvetica" w:hAnsi="Helvetica" w:cs="Helvetica"/>
          <w:color w:val="323232"/>
        </w:rPr>
        <w:t>属性名</w:t>
      </w:r>
      <w:r>
        <w:rPr>
          <w:rFonts w:ascii="Helvetica" w:hAnsi="Helvetica" w:cs="Helvetica"/>
          <w:color w:val="323232"/>
        </w:rPr>
        <w:t>&gt;</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初始值：</w:t>
      </w:r>
      <w:proofErr w:type="gramStart"/>
      <w:r>
        <w:rPr>
          <w:rFonts w:ascii="Helvetica" w:hAnsi="Helvetica" w:cs="Helvetica"/>
          <w:color w:val="323232"/>
        </w:rPr>
        <w:t>all</w:t>
      </w:r>
      <w:proofErr w:type="gramEnd"/>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none</w:t>
      </w:r>
      <w:r>
        <w:rPr>
          <w:rFonts w:ascii="Helvetica" w:hAnsi="Helvetica" w:cs="Helvetica"/>
          <w:color w:val="323232"/>
        </w:rPr>
        <w:t>表示无属性。</w:t>
      </w:r>
      <w:r>
        <w:rPr>
          <w:rFonts w:ascii="Helvetica" w:hAnsi="Helvetica" w:cs="Helvetica"/>
          <w:color w:val="323232"/>
        </w:rPr>
        <w:t>all</w:t>
      </w:r>
      <w:r>
        <w:rPr>
          <w:rFonts w:ascii="Helvetica" w:hAnsi="Helvetica" w:cs="Helvetica"/>
          <w:color w:val="323232"/>
        </w:rPr>
        <w:t>表示所有可以触发动画的属性。或者，可以指定属性触发动画效果。</w:t>
      </w:r>
    </w:p>
    <w:p w:rsidR="008B633A" w:rsidRDefault="008B633A" w:rsidP="008B633A">
      <w:pPr>
        <w:pStyle w:val="a3"/>
        <w:numPr>
          <w:ilvl w:val="0"/>
          <w:numId w:val="3"/>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transition-duration – </w:t>
      </w:r>
      <w:r>
        <w:rPr>
          <w:rFonts w:ascii="Helvetica" w:hAnsi="Helvetica" w:cs="Helvetica"/>
          <w:color w:val="323232"/>
        </w:rPr>
        <w:t>动画的持续时间。</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r>
        <w:rPr>
          <w:rFonts w:ascii="Helvetica" w:hAnsi="Helvetica" w:cs="Helvetica"/>
          <w:color w:val="323232"/>
        </w:rPr>
        <w:t>&lt;</w:t>
      </w:r>
      <w:r>
        <w:rPr>
          <w:rFonts w:ascii="Helvetica" w:hAnsi="Helvetica" w:cs="Helvetica"/>
          <w:color w:val="323232"/>
        </w:rPr>
        <w:t>时间</w:t>
      </w:r>
      <w:r>
        <w:rPr>
          <w:rFonts w:ascii="Helvetica" w:hAnsi="Helvetica" w:cs="Helvetica"/>
          <w:color w:val="323232"/>
        </w:rPr>
        <w:t>&gt;</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初始值：</w:t>
      </w:r>
      <w:r>
        <w:rPr>
          <w:rFonts w:ascii="Helvetica" w:hAnsi="Helvetica" w:cs="Helvetica"/>
          <w:color w:val="323232"/>
        </w:rPr>
        <w:t>0</w:t>
      </w:r>
    </w:p>
    <w:p w:rsidR="008B633A" w:rsidRDefault="008B633A" w:rsidP="008B633A">
      <w:pPr>
        <w:pStyle w:val="a3"/>
        <w:numPr>
          <w:ilvl w:val="0"/>
          <w:numId w:val="3"/>
        </w:numPr>
        <w:wordWrap w:val="0"/>
        <w:spacing w:before="0" w:beforeAutospacing="0" w:after="150" w:afterAutospacing="0"/>
        <w:rPr>
          <w:rFonts w:ascii="Helvetica" w:hAnsi="Helvetica" w:cs="Helvetica"/>
          <w:color w:val="323232"/>
        </w:rPr>
      </w:pPr>
      <w:r>
        <w:rPr>
          <w:rFonts w:ascii="Helvetica" w:hAnsi="Helvetica" w:cs="Helvetica"/>
          <w:color w:val="323232"/>
        </w:rPr>
        <w:lastRenderedPageBreak/>
        <w:t xml:space="preserve">transition-timing-function – </w:t>
      </w:r>
      <w:r>
        <w:rPr>
          <w:rFonts w:ascii="Helvetica" w:hAnsi="Helvetica" w:cs="Helvetica"/>
          <w:color w:val="323232"/>
        </w:rPr>
        <w:t>转变时使用的调速函数</w:t>
      </w:r>
      <w:r>
        <w:rPr>
          <w:rFonts w:ascii="Helvetica" w:hAnsi="Helvetica" w:cs="Helvetica"/>
          <w:color w:val="323232"/>
        </w:rPr>
        <w:t>(</w:t>
      </w:r>
      <w:r>
        <w:rPr>
          <w:rFonts w:ascii="Helvetica" w:hAnsi="Helvetica" w:cs="Helvetica"/>
          <w:color w:val="323232"/>
        </w:rPr>
        <w:t>比如</w:t>
      </w:r>
      <w:r>
        <w:rPr>
          <w:rFonts w:ascii="Helvetica" w:hAnsi="Helvetica" w:cs="Helvetica"/>
          <w:color w:val="323232"/>
        </w:rPr>
        <w:t>, linear</w:t>
      </w:r>
      <w:r>
        <w:rPr>
          <w:rFonts w:ascii="Helvetica" w:hAnsi="Helvetica" w:cs="Helvetica"/>
          <w:color w:val="323232"/>
        </w:rPr>
        <w:t>、</w:t>
      </w:r>
      <w:r>
        <w:rPr>
          <w:rFonts w:ascii="Helvetica" w:hAnsi="Helvetica" w:cs="Helvetica"/>
          <w:color w:val="323232"/>
        </w:rPr>
        <w:t xml:space="preserve">ease-in </w:t>
      </w:r>
      <w:r>
        <w:rPr>
          <w:rFonts w:ascii="Helvetica" w:hAnsi="Helvetica" w:cs="Helvetica"/>
          <w:color w:val="323232"/>
        </w:rPr>
        <w:t>或自定义的</w:t>
      </w:r>
      <w:r>
        <w:rPr>
          <w:rFonts w:ascii="Helvetica" w:hAnsi="Helvetica" w:cs="Helvetica"/>
          <w:color w:val="323232"/>
        </w:rPr>
        <w:t xml:space="preserve"> cubic bezier </w:t>
      </w:r>
      <w:r>
        <w:rPr>
          <w:rFonts w:ascii="Helvetica" w:hAnsi="Helvetica" w:cs="Helvetica"/>
          <w:color w:val="323232"/>
        </w:rPr>
        <w:t>函数</w:t>
      </w:r>
      <w:r>
        <w:rPr>
          <w:rFonts w:ascii="Helvetica" w:hAnsi="Helvetica" w:cs="Helvetica"/>
          <w:color w:val="323232"/>
        </w:rPr>
        <w:t>)</w:t>
      </w:r>
      <w:r>
        <w:rPr>
          <w:rFonts w:ascii="Helvetica" w:hAnsi="Helvetica" w:cs="Helvetica"/>
          <w:color w:val="323232"/>
        </w:rPr>
        <w:t>。</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r>
        <w:rPr>
          <w:rFonts w:ascii="Helvetica" w:hAnsi="Helvetica" w:cs="Helvetica"/>
          <w:color w:val="323232"/>
        </w:rPr>
        <w:t xml:space="preserve">: </w:t>
      </w:r>
      <w:proofErr w:type="gramStart"/>
      <w:r>
        <w:rPr>
          <w:rFonts w:ascii="Helvetica" w:hAnsi="Helvetica" w:cs="Helvetica"/>
          <w:color w:val="323232"/>
        </w:rPr>
        <w:t>ease</w:t>
      </w:r>
      <w:proofErr w:type="gramEnd"/>
      <w:r>
        <w:rPr>
          <w:rFonts w:ascii="Helvetica" w:hAnsi="Helvetica" w:cs="Helvetica"/>
          <w:color w:val="323232"/>
        </w:rPr>
        <w:t xml:space="preserve"> | linear | ease-in | ease-out | ease-in-out | cubic-bezier(x1, y1, x2, y2)</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初始值</w:t>
      </w:r>
      <w:r>
        <w:rPr>
          <w:rFonts w:ascii="Helvetica" w:hAnsi="Helvetica" w:cs="Helvetica"/>
          <w:color w:val="323232"/>
        </w:rPr>
        <w:t xml:space="preserve">: </w:t>
      </w:r>
      <w:proofErr w:type="gramStart"/>
      <w:r>
        <w:rPr>
          <w:rFonts w:ascii="Helvetica" w:hAnsi="Helvetica" w:cs="Helvetica"/>
          <w:color w:val="323232"/>
        </w:rPr>
        <w:t>ease</w:t>
      </w:r>
      <w:proofErr w:type="gramEnd"/>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linear – </w:t>
      </w:r>
      <w:r>
        <w:rPr>
          <w:rFonts w:ascii="Helvetica" w:hAnsi="Helvetica" w:cs="Helvetica"/>
          <w:color w:val="323232"/>
        </w:rPr>
        <w:t>线性函数，返回值一个输入值一样的结果（匀速）。</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ease – </w:t>
      </w:r>
      <w:r>
        <w:rPr>
          <w:rFonts w:ascii="Helvetica" w:hAnsi="Helvetica" w:cs="Helvetica"/>
          <w:color w:val="323232"/>
        </w:rPr>
        <w:t>减缓函数</w:t>
      </w:r>
      <w:r>
        <w:rPr>
          <w:rFonts w:ascii="Helvetica" w:hAnsi="Helvetica" w:cs="Helvetica"/>
          <w:color w:val="323232"/>
        </w:rPr>
        <w:t xml:space="preserve">, </w:t>
      </w:r>
      <w:r>
        <w:rPr>
          <w:rFonts w:ascii="Helvetica" w:hAnsi="Helvetica" w:cs="Helvetica"/>
          <w:color w:val="323232"/>
        </w:rPr>
        <w:t>是缺省值</w:t>
      </w:r>
      <w:r>
        <w:rPr>
          <w:rFonts w:ascii="Helvetica" w:hAnsi="Helvetica" w:cs="Helvetica"/>
          <w:color w:val="323232"/>
        </w:rPr>
        <w:t xml:space="preserve">, </w:t>
      </w:r>
      <w:r>
        <w:rPr>
          <w:rFonts w:ascii="Helvetica" w:hAnsi="Helvetica" w:cs="Helvetica"/>
          <w:color w:val="323232"/>
        </w:rPr>
        <w:t>等同于</w:t>
      </w:r>
      <w:r>
        <w:rPr>
          <w:rFonts w:ascii="Helvetica" w:hAnsi="Helvetica" w:cs="Helvetica"/>
          <w:color w:val="323232"/>
        </w:rPr>
        <w:t xml:space="preserve"> cubic-bezier(0.25, 0.1, 0.25, 1.0)</w:t>
      </w:r>
      <w:r>
        <w:rPr>
          <w:rFonts w:ascii="Helvetica" w:hAnsi="Helvetica" w:cs="Helvetica"/>
          <w:color w:val="323232"/>
        </w:rPr>
        <w:t>（逐渐放慢）。</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ease-in – </w:t>
      </w:r>
      <w:r>
        <w:rPr>
          <w:rFonts w:ascii="Helvetica" w:hAnsi="Helvetica" w:cs="Helvetica"/>
          <w:color w:val="323232"/>
        </w:rPr>
        <w:t>等同于</w:t>
      </w:r>
      <w:r>
        <w:rPr>
          <w:rFonts w:ascii="Helvetica" w:hAnsi="Helvetica" w:cs="Helvetica"/>
          <w:color w:val="323232"/>
        </w:rPr>
        <w:t xml:space="preserve"> cubic-bezier(0.42, 0, 1.0, 1.0)</w:t>
      </w:r>
      <w:r>
        <w:rPr>
          <w:rFonts w:ascii="Helvetica" w:hAnsi="Helvetica" w:cs="Helvetica"/>
          <w:color w:val="323232"/>
        </w:rPr>
        <w:t>（加速）。</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ease-out – </w:t>
      </w:r>
      <w:r>
        <w:rPr>
          <w:rFonts w:ascii="Helvetica" w:hAnsi="Helvetica" w:cs="Helvetica"/>
          <w:color w:val="323232"/>
        </w:rPr>
        <w:t>等同于</w:t>
      </w:r>
      <w:r>
        <w:rPr>
          <w:rFonts w:ascii="Helvetica" w:hAnsi="Helvetica" w:cs="Helvetica"/>
          <w:color w:val="323232"/>
        </w:rPr>
        <w:t xml:space="preserve"> cubic-bezier(0, 0, 0.58, 1.0)</w:t>
      </w:r>
      <w:r>
        <w:rPr>
          <w:rFonts w:ascii="Helvetica" w:hAnsi="Helvetica" w:cs="Helvetica"/>
          <w:color w:val="323232"/>
        </w:rPr>
        <w:t>（减速）。</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ease-in-out – </w:t>
      </w:r>
      <w:r>
        <w:rPr>
          <w:rFonts w:ascii="Helvetica" w:hAnsi="Helvetica" w:cs="Helvetica"/>
          <w:color w:val="323232"/>
        </w:rPr>
        <w:t>等同于</w:t>
      </w:r>
      <w:r>
        <w:rPr>
          <w:rFonts w:ascii="Helvetica" w:hAnsi="Helvetica" w:cs="Helvetica"/>
          <w:color w:val="323232"/>
        </w:rPr>
        <w:t xml:space="preserve"> cubic-bezier(0.42, 0, 0.58, 1.0)</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cubic-bezier - </w:t>
      </w:r>
      <w:r>
        <w:rPr>
          <w:rFonts w:ascii="Helvetica" w:hAnsi="Helvetica" w:cs="Helvetica"/>
          <w:color w:val="323232"/>
        </w:rPr>
        <w:t>自定义</w:t>
      </w:r>
      <w:hyperlink r:id="rId20" w:history="1">
        <w:r>
          <w:rPr>
            <w:rStyle w:val="a4"/>
            <w:rFonts w:ascii="Helvetica" w:hAnsi="Helvetica" w:cs="Helvetica"/>
            <w:color w:val="38BA72"/>
          </w:rPr>
          <w:t>贝塞尔曲线</w:t>
        </w:r>
      </w:hyperlink>
      <w:r>
        <w:rPr>
          <w:rFonts w:ascii="Helvetica" w:hAnsi="Helvetica" w:cs="Helvetica"/>
          <w:color w:val="323232"/>
        </w:rPr>
        <w:t>。</w:t>
      </w:r>
    </w:p>
    <w:p w:rsidR="008B633A" w:rsidRDefault="008B633A" w:rsidP="008B633A">
      <w:pPr>
        <w:pStyle w:val="a3"/>
        <w:numPr>
          <w:ilvl w:val="0"/>
          <w:numId w:val="3"/>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 – </w:t>
      </w:r>
      <w:r>
        <w:rPr>
          <w:rFonts w:ascii="Helvetica" w:hAnsi="Helvetica" w:cs="Helvetica"/>
          <w:color w:val="323232"/>
        </w:rPr>
        <w:t>三种属性的合体简写。</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局限</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 </w:t>
      </w:r>
      <w:r>
        <w:rPr>
          <w:rFonts w:ascii="Helvetica" w:hAnsi="Helvetica" w:cs="Helvetica"/>
          <w:color w:val="323232"/>
        </w:rPr>
        <w:t>的动画效果已经让我们感到惊叹。但是，</w:t>
      </w:r>
      <w:r>
        <w:rPr>
          <w:rFonts w:ascii="Helvetica" w:hAnsi="Helvetica" w:cs="Helvetica"/>
          <w:color w:val="323232"/>
        </w:rPr>
        <w:t xml:space="preserve">transition </w:t>
      </w:r>
      <w:r>
        <w:rPr>
          <w:rFonts w:ascii="Helvetica" w:hAnsi="Helvetica" w:cs="Helvetica"/>
          <w:color w:val="323232"/>
        </w:rPr>
        <w:t>仍然有相当的局限性。</w:t>
      </w:r>
    </w:p>
    <w:p w:rsidR="008B633A" w:rsidRDefault="008B633A" w:rsidP="008B633A">
      <w:pPr>
        <w:pStyle w:val="a3"/>
        <w:numPr>
          <w:ilvl w:val="0"/>
          <w:numId w:val="4"/>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 </w:t>
      </w:r>
      <w:r>
        <w:rPr>
          <w:rFonts w:ascii="Helvetica" w:hAnsi="Helvetica" w:cs="Helvetica"/>
          <w:color w:val="323232"/>
        </w:rPr>
        <w:t>是有触发条件的（有属性发生改变）；</w:t>
      </w:r>
    </w:p>
    <w:p w:rsidR="008B633A" w:rsidRDefault="008B633A" w:rsidP="008B633A">
      <w:pPr>
        <w:pStyle w:val="a3"/>
        <w:numPr>
          <w:ilvl w:val="0"/>
          <w:numId w:val="4"/>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transition </w:t>
      </w:r>
      <w:r>
        <w:rPr>
          <w:rFonts w:ascii="Helvetica" w:hAnsi="Helvetica" w:cs="Helvetica"/>
          <w:color w:val="323232"/>
        </w:rPr>
        <w:t>只和开始时属性状态和结束时属性状态有关，不能定义中间状态；</w:t>
      </w:r>
    </w:p>
    <w:p w:rsidR="008B633A" w:rsidRDefault="008B633A" w:rsidP="008B633A">
      <w:pPr>
        <w:pStyle w:val="a3"/>
        <w:numPr>
          <w:ilvl w:val="0"/>
          <w:numId w:val="4"/>
        </w:numPr>
        <w:wordWrap w:val="0"/>
        <w:spacing w:before="0" w:beforeAutospacing="0" w:after="150" w:afterAutospacing="0"/>
        <w:rPr>
          <w:rFonts w:ascii="Helvetica" w:hAnsi="Helvetica" w:cs="Helvetica"/>
          <w:color w:val="323232"/>
        </w:rPr>
      </w:pPr>
      <w:r>
        <w:rPr>
          <w:rFonts w:ascii="Helvetica" w:hAnsi="Helvetica" w:cs="Helvetica"/>
          <w:color w:val="323232"/>
        </w:rPr>
        <w:t>动作是一次性的，动画执行一次就没有了。</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有没有更灵活的动画呢？</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Animation</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简介</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使用</w:t>
      </w:r>
      <w:r>
        <w:rPr>
          <w:rFonts w:ascii="Helvetica" w:hAnsi="Helvetica" w:cs="Helvetica"/>
          <w:color w:val="323232"/>
        </w:rPr>
        <w:t xml:space="preserve"> animation</w:t>
      </w:r>
      <w:r>
        <w:rPr>
          <w:rFonts w:ascii="Helvetica" w:hAnsi="Helvetica" w:cs="Helvetica"/>
          <w:color w:val="323232"/>
        </w:rPr>
        <w:t>，需要用到</w:t>
      </w:r>
      <w:r>
        <w:rPr>
          <w:rFonts w:ascii="Helvetica" w:hAnsi="Helvetica" w:cs="Helvetica"/>
          <w:color w:val="323232"/>
        </w:rPr>
        <w:t xml:space="preserve"> @keyframes </w:t>
      </w:r>
      <w:r>
        <w:rPr>
          <w:rFonts w:ascii="Helvetica" w:hAnsi="Helvetica" w:cs="Helvetica"/>
          <w:color w:val="323232"/>
        </w:rPr>
        <w:t>规则。使用</w:t>
      </w:r>
      <w:r>
        <w:rPr>
          <w:rFonts w:ascii="Helvetica" w:hAnsi="Helvetica" w:cs="Helvetica"/>
          <w:color w:val="323232"/>
        </w:rPr>
        <w:t xml:space="preserve"> @keyframes </w:t>
      </w:r>
      <w:r>
        <w:rPr>
          <w:rFonts w:ascii="Helvetica" w:hAnsi="Helvetica" w:cs="Helvetica"/>
          <w:color w:val="323232"/>
        </w:rPr>
        <w:t>规则时，需要把它绑定到选择器上。绑定的方式是，至少要定义动画的持续时间和动画的名称。</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例如，如下面的例子，我们定义一个动画时间</w:t>
      </w:r>
      <w:r>
        <w:rPr>
          <w:rFonts w:ascii="Helvetica" w:hAnsi="Helvetica" w:cs="Helvetica"/>
          <w:color w:val="323232"/>
        </w:rPr>
        <w:t>2s</w:t>
      </w:r>
      <w:r>
        <w:rPr>
          <w:rFonts w:ascii="Helvetica" w:hAnsi="Helvetica" w:cs="Helvetica"/>
          <w:color w:val="323232"/>
        </w:rPr>
        <w:t>，定义了一个动画</w:t>
      </w:r>
      <w:r>
        <w:rPr>
          <w:rFonts w:ascii="Helvetica" w:hAnsi="Helvetica" w:cs="Helvetica"/>
          <w:color w:val="323232"/>
        </w:rPr>
        <w:t>jumping</w:t>
      </w:r>
      <w:r>
        <w:rPr>
          <w:rFonts w:ascii="Helvetica" w:hAnsi="Helvetica" w:cs="Helvetica"/>
          <w:color w:val="323232"/>
        </w:rPr>
        <w:t>，并让该动画在</w:t>
      </w:r>
      <w:r>
        <w:rPr>
          <w:rFonts w:ascii="Helvetica" w:hAnsi="Helvetica" w:cs="Helvetica"/>
          <w:color w:val="323232"/>
        </w:rPr>
        <w:t xml:space="preserve"> :hover </w:t>
      </w:r>
      <w:r>
        <w:rPr>
          <w:rFonts w:ascii="Helvetica" w:hAnsi="Helvetica" w:cs="Helvetica"/>
          <w:color w:val="323232"/>
        </w:rPr>
        <w:t>时发生。我们用</w:t>
      </w:r>
      <w:r>
        <w:rPr>
          <w:rFonts w:ascii="Helvetica" w:hAnsi="Helvetica" w:cs="Helvetica"/>
          <w:color w:val="323232"/>
        </w:rPr>
        <w:t xml:space="preserve"> @keyframes </w:t>
      </w:r>
      <w:r>
        <w:rPr>
          <w:rFonts w:ascii="Helvetica" w:hAnsi="Helvetica" w:cs="Helvetica"/>
          <w:color w:val="323232"/>
        </w:rPr>
        <w:t>定义动画在各个时间节点的属性（关键帧）。</w:t>
      </w:r>
    </w:p>
    <w:p w:rsidR="008B633A" w:rsidRDefault="008B633A" w:rsidP="008B633A">
      <w:pPr>
        <w:pStyle w:val="a3"/>
        <w:wordWrap w:val="0"/>
        <w:spacing w:before="0" w:beforeAutospacing="0" w:after="150" w:afterAutospacing="0"/>
        <w:rPr>
          <w:rFonts w:ascii="Helvetica" w:hAnsi="Helvetica" w:cs="Helvetica"/>
          <w:color w:val="323232"/>
        </w:rPr>
      </w:pPr>
      <w:hyperlink r:id="rId21" w:history="1">
        <w:r>
          <w:rPr>
            <w:rStyle w:val="a4"/>
            <w:rFonts w:ascii="Helvetica" w:hAnsi="Helvetica" w:cs="Helvetica"/>
            <w:color w:val="38BA72"/>
          </w:rPr>
          <w:t>https://jsfiddle.net/wmc54321/5mg0zgc2/embedded/result,css,html/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加上</w:t>
      </w:r>
      <w:r>
        <w:rPr>
          <w:rFonts w:ascii="Helvetica" w:hAnsi="Helvetica" w:cs="Helvetica"/>
          <w:color w:val="323232"/>
        </w:rPr>
        <w:t xml:space="preserve"> infinite </w:t>
      </w:r>
      <w:r>
        <w:rPr>
          <w:rFonts w:ascii="Helvetica" w:hAnsi="Helvetica" w:cs="Helvetica"/>
          <w:color w:val="323232"/>
        </w:rPr>
        <w:t>关键字可以让动画无限循环（或者是动画播放次数）：</w:t>
      </w:r>
    </w:p>
    <w:p w:rsidR="008B633A" w:rsidRDefault="008B633A" w:rsidP="008B633A">
      <w:pPr>
        <w:pStyle w:val="a3"/>
        <w:wordWrap w:val="0"/>
        <w:spacing w:before="0" w:beforeAutospacing="0" w:after="150" w:afterAutospacing="0"/>
        <w:rPr>
          <w:rFonts w:ascii="Helvetica" w:hAnsi="Helvetica" w:cs="Helvetica"/>
          <w:color w:val="323232"/>
        </w:rPr>
      </w:pPr>
      <w:hyperlink r:id="rId22" w:history="1">
        <w:r>
          <w:rPr>
            <w:rStyle w:val="a4"/>
            <w:rFonts w:ascii="Helvetica" w:hAnsi="Helvetica" w:cs="Helvetica"/>
            <w:color w:val="38BA72"/>
          </w:rPr>
          <w:t>https://jsfiddle.net/wmc54321/5o3xtyo5/embedded/result,css,html/</w:t>
        </w:r>
      </w:hyperlink>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Animation</w:t>
      </w:r>
      <w:r>
        <w:rPr>
          <w:rFonts w:ascii="inherit" w:hAnsi="inherit" w:cs="Helvetica"/>
          <w:b w:val="0"/>
          <w:bCs w:val="0"/>
          <w:color w:val="323232"/>
          <w:sz w:val="36"/>
          <w:szCs w:val="36"/>
        </w:rPr>
        <w:t>的各个子属性</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我们再来介绍一下</w:t>
      </w:r>
      <w:r>
        <w:rPr>
          <w:rFonts w:ascii="Helvetica" w:hAnsi="Helvetica" w:cs="Helvetica"/>
          <w:color w:val="323232"/>
        </w:rPr>
        <w:t>Animation</w:t>
      </w:r>
      <w:r>
        <w:rPr>
          <w:rFonts w:ascii="Helvetica" w:hAnsi="Helvetica" w:cs="Helvetica"/>
          <w:color w:val="323232"/>
        </w:rPr>
        <w:t>的各个属性，下文中我们就不详细介绍了。</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animation-delay - </w:t>
      </w:r>
      <w:r>
        <w:rPr>
          <w:rFonts w:ascii="Helvetica" w:hAnsi="Helvetica" w:cs="Helvetica"/>
          <w:color w:val="323232"/>
        </w:rPr>
        <w:t>设置延时，也即从元素加载完成之后到动画序列开始执行的时间。</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animation-direction - </w:t>
      </w:r>
      <w:r>
        <w:rPr>
          <w:rFonts w:ascii="Helvetica" w:hAnsi="Helvetica" w:cs="Helvetica"/>
          <w:color w:val="323232"/>
        </w:rPr>
        <w:t>设置动画在每次运行完后是反向运行还是重新回到开始位置重复运行。</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proofErr w:type="gramStart"/>
      <w:r>
        <w:rPr>
          <w:rFonts w:ascii="Helvetica" w:hAnsi="Helvetica" w:cs="Helvetica"/>
          <w:color w:val="323232"/>
        </w:rPr>
        <w:t>normal</w:t>
      </w:r>
      <w:proofErr w:type="gramEnd"/>
      <w:r>
        <w:rPr>
          <w:rFonts w:ascii="Helvetica" w:hAnsi="Helvetica" w:cs="Helvetica"/>
          <w:color w:val="323232"/>
        </w:rPr>
        <w:t>, alternate, reverse, alternate-reverse</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默认值：</w:t>
      </w:r>
      <w:proofErr w:type="gramStart"/>
      <w:r>
        <w:rPr>
          <w:rFonts w:ascii="Helvetica" w:hAnsi="Helvetica" w:cs="Helvetica"/>
          <w:color w:val="323232"/>
        </w:rPr>
        <w:t>normal</w:t>
      </w:r>
      <w:proofErr w:type="gramEnd"/>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normal</w:t>
      </w:r>
      <w:r>
        <w:rPr>
          <w:rFonts w:ascii="Helvetica" w:hAnsi="Helvetica" w:cs="Helvetica"/>
          <w:color w:val="323232"/>
        </w:rPr>
        <w:t>：动画循环播放时，</w:t>
      </w:r>
      <w:proofErr w:type="gramStart"/>
      <w:r>
        <w:rPr>
          <w:rFonts w:ascii="Helvetica" w:hAnsi="Helvetica" w:cs="Helvetica"/>
          <w:color w:val="323232"/>
        </w:rPr>
        <w:t>从结束</w:t>
      </w:r>
      <w:proofErr w:type="gramEnd"/>
      <w:r>
        <w:rPr>
          <w:rFonts w:ascii="Helvetica" w:hAnsi="Helvetica" w:cs="Helvetica"/>
          <w:color w:val="323232"/>
        </w:rPr>
        <w:t>状态回到起始状态</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浏览器对其他值的支持情况不佳，应该慎用。</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animation-duration - </w:t>
      </w:r>
      <w:r>
        <w:rPr>
          <w:rFonts w:ascii="Helvetica" w:hAnsi="Helvetica" w:cs="Helvetica"/>
          <w:color w:val="323232"/>
        </w:rPr>
        <w:t>设置动画一个周期的时长。</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animation-iteration-count - </w:t>
      </w:r>
      <w:r>
        <w:rPr>
          <w:rFonts w:ascii="Helvetica" w:hAnsi="Helvetica" w:cs="Helvetica"/>
          <w:color w:val="323232"/>
        </w:rPr>
        <w:t>设置动画重复次数（可以指定</w:t>
      </w:r>
      <w:r>
        <w:rPr>
          <w:rFonts w:ascii="Helvetica" w:hAnsi="Helvetica" w:cs="Helvetica"/>
          <w:color w:val="323232"/>
        </w:rPr>
        <w:t>infinite</w:t>
      </w:r>
      <w:r>
        <w:rPr>
          <w:rFonts w:ascii="Helvetica" w:hAnsi="Helvetica" w:cs="Helvetica"/>
          <w:color w:val="323232"/>
        </w:rPr>
        <w:t>无限次重复动画），默认为一次</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animation-name </w:t>
      </w:r>
      <w:r>
        <w:rPr>
          <w:rFonts w:ascii="Helvetica" w:hAnsi="Helvetica" w:cs="Helvetica"/>
          <w:color w:val="323232"/>
        </w:rPr>
        <w:t>指定动画名称，即由</w:t>
      </w:r>
      <w:r>
        <w:rPr>
          <w:rFonts w:ascii="Helvetica" w:hAnsi="Helvetica" w:cs="Helvetica"/>
          <w:color w:val="323232"/>
        </w:rPr>
        <w:t xml:space="preserve"> @keyframes </w:t>
      </w:r>
      <w:r>
        <w:rPr>
          <w:rFonts w:ascii="Helvetica" w:hAnsi="Helvetica" w:cs="Helvetica"/>
          <w:color w:val="323232"/>
        </w:rPr>
        <w:t>描述的关键</w:t>
      </w:r>
      <w:proofErr w:type="gramStart"/>
      <w:r>
        <w:rPr>
          <w:rFonts w:ascii="Helvetica" w:hAnsi="Helvetica" w:cs="Helvetica"/>
          <w:color w:val="323232"/>
        </w:rPr>
        <w:t>帧</w:t>
      </w:r>
      <w:proofErr w:type="gramEnd"/>
      <w:r>
        <w:rPr>
          <w:rFonts w:ascii="Helvetica" w:hAnsi="Helvetica" w:cs="Helvetica"/>
          <w:color w:val="323232"/>
        </w:rPr>
        <w:t>名称。</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animation-play-state - </w:t>
      </w:r>
      <w:r>
        <w:rPr>
          <w:rFonts w:ascii="Helvetica" w:hAnsi="Helvetica" w:cs="Helvetica"/>
          <w:color w:val="323232"/>
        </w:rPr>
        <w:t>允许暂停和恢复动画。</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proofErr w:type="gramStart"/>
      <w:r>
        <w:rPr>
          <w:rFonts w:ascii="Helvetica" w:hAnsi="Helvetica" w:cs="Helvetica"/>
          <w:color w:val="323232"/>
        </w:rPr>
        <w:t>paused</w:t>
      </w:r>
      <w:proofErr w:type="gramEnd"/>
      <w:r>
        <w:rPr>
          <w:rFonts w:ascii="Helvetica" w:hAnsi="Helvetica" w:cs="Helvetica"/>
          <w:color w:val="323232"/>
        </w:rPr>
        <w:t>, running</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running</w:t>
      </w:r>
      <w:r>
        <w:rPr>
          <w:rFonts w:ascii="Helvetica" w:hAnsi="Helvetica" w:cs="Helvetica"/>
          <w:color w:val="323232"/>
        </w:rPr>
        <w:t>：动画停止后停止动画，动画开始时重新开始</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paused</w:t>
      </w:r>
      <w:r>
        <w:rPr>
          <w:rFonts w:ascii="Helvetica" w:hAnsi="Helvetica" w:cs="Helvetica"/>
          <w:color w:val="323232"/>
        </w:rPr>
        <w:t>：当动画突然停止时，保持暂停状态，当动画开始时继续播放动画</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animation-timing-function - </w:t>
      </w:r>
      <w:r>
        <w:rPr>
          <w:rFonts w:ascii="Helvetica" w:hAnsi="Helvetica" w:cs="Helvetica"/>
          <w:color w:val="323232"/>
        </w:rPr>
        <w:t>设置动画速度，</w:t>
      </w:r>
      <w:r>
        <w:rPr>
          <w:rFonts w:ascii="Helvetica" w:hAnsi="Helvetica" w:cs="Helvetica"/>
          <w:color w:val="323232"/>
        </w:rPr>
        <w:t xml:space="preserve"> </w:t>
      </w:r>
      <w:r>
        <w:rPr>
          <w:rFonts w:ascii="Helvetica" w:hAnsi="Helvetica" w:cs="Helvetica"/>
          <w:color w:val="323232"/>
        </w:rPr>
        <w:t>即通过建立加速度曲线，设置动画在关键</w:t>
      </w:r>
      <w:proofErr w:type="gramStart"/>
      <w:r>
        <w:rPr>
          <w:rFonts w:ascii="Helvetica" w:hAnsi="Helvetica" w:cs="Helvetica"/>
          <w:color w:val="323232"/>
        </w:rPr>
        <w:t>帧</w:t>
      </w:r>
      <w:proofErr w:type="gramEnd"/>
      <w:r>
        <w:rPr>
          <w:rFonts w:ascii="Helvetica" w:hAnsi="Helvetica" w:cs="Helvetica"/>
          <w:color w:val="323232"/>
        </w:rPr>
        <w:t>之间是如何变化。</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proofErr w:type="gramStart"/>
      <w:r>
        <w:rPr>
          <w:rFonts w:ascii="Helvetica" w:hAnsi="Helvetica" w:cs="Helvetica"/>
          <w:color w:val="323232"/>
        </w:rPr>
        <w:t>ease</w:t>
      </w:r>
      <w:proofErr w:type="gramEnd"/>
      <w:r>
        <w:rPr>
          <w:rFonts w:ascii="Helvetica" w:hAnsi="Helvetica" w:cs="Helvetica"/>
          <w:color w:val="323232"/>
        </w:rPr>
        <w:t>, ease-out, ease-in, ease-in-out, linear, cubic-bezier(x1, y1, x2, y2)</w:t>
      </w:r>
    </w:p>
    <w:p w:rsidR="008B633A" w:rsidRDefault="008B633A" w:rsidP="008B633A">
      <w:pPr>
        <w:pStyle w:val="a3"/>
        <w:numPr>
          <w:ilvl w:val="0"/>
          <w:numId w:val="5"/>
        </w:numPr>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animation-fill-mode - </w:t>
      </w:r>
      <w:r>
        <w:rPr>
          <w:rFonts w:ascii="Helvetica" w:hAnsi="Helvetica" w:cs="Helvetica"/>
          <w:color w:val="323232"/>
        </w:rPr>
        <w:t>指定动画执行前后如何为目标元素应用样式。</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允许值：</w:t>
      </w:r>
      <w:proofErr w:type="gramStart"/>
      <w:r>
        <w:rPr>
          <w:rFonts w:ascii="Helvetica" w:hAnsi="Helvetica" w:cs="Helvetica"/>
          <w:color w:val="323232"/>
        </w:rPr>
        <w:t>forwards</w:t>
      </w:r>
      <w:proofErr w:type="gramEnd"/>
      <w:r>
        <w:rPr>
          <w:rFonts w:ascii="Helvetica" w:hAnsi="Helvetica" w:cs="Helvetica"/>
          <w:color w:val="323232"/>
        </w:rPr>
        <w:t>, backwards, both, none</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默认值：</w:t>
      </w:r>
      <w:proofErr w:type="gramStart"/>
      <w:r>
        <w:rPr>
          <w:rFonts w:ascii="Helvetica" w:hAnsi="Helvetica" w:cs="Helvetica"/>
          <w:color w:val="323232"/>
        </w:rPr>
        <w:t>none</w:t>
      </w:r>
      <w:proofErr w:type="gramEnd"/>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none</w:t>
      </w:r>
      <w:r>
        <w:rPr>
          <w:rFonts w:ascii="Helvetica" w:hAnsi="Helvetica" w:cs="Helvetica"/>
          <w:color w:val="323232"/>
        </w:rPr>
        <w:t>：回到动画还未开始前的状态</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backwards</w:t>
      </w:r>
      <w:r>
        <w:rPr>
          <w:rFonts w:ascii="Helvetica" w:hAnsi="Helvetica" w:cs="Helvetica"/>
          <w:color w:val="323232"/>
        </w:rPr>
        <w:t>：动画回到第一帧的状态</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lastRenderedPageBreak/>
        <w:t>forwards</w:t>
      </w:r>
      <w:r>
        <w:rPr>
          <w:rFonts w:ascii="Helvetica" w:hAnsi="Helvetica" w:cs="Helvetica"/>
          <w:color w:val="323232"/>
        </w:rPr>
        <w:t>：动画停留在结束时的状态</w:t>
      </w:r>
    </w:p>
    <w:p w:rsidR="008B633A" w:rsidRDefault="008B633A" w:rsidP="008B633A">
      <w:pPr>
        <w:pStyle w:val="a3"/>
        <w:wordWrap w:val="0"/>
        <w:spacing w:before="0" w:beforeAutospacing="0" w:after="150" w:afterAutospacing="0"/>
        <w:ind w:left="720"/>
        <w:rPr>
          <w:rFonts w:ascii="Helvetica" w:hAnsi="Helvetica" w:cs="Helvetica"/>
          <w:color w:val="323232"/>
        </w:rPr>
      </w:pPr>
      <w:r>
        <w:rPr>
          <w:rFonts w:ascii="Helvetica" w:hAnsi="Helvetica" w:cs="Helvetica"/>
          <w:color w:val="323232"/>
        </w:rPr>
        <w:t xml:space="preserve">both: </w:t>
      </w:r>
      <w:r>
        <w:rPr>
          <w:rFonts w:ascii="Helvetica" w:hAnsi="Helvetica" w:cs="Helvetica"/>
          <w:color w:val="323232"/>
        </w:rPr>
        <w:t>根据</w:t>
      </w:r>
      <w:r>
        <w:rPr>
          <w:rFonts w:ascii="Helvetica" w:hAnsi="Helvetica" w:cs="Helvetica"/>
          <w:color w:val="323232"/>
        </w:rPr>
        <w:t xml:space="preserve"> animation-direction </w:t>
      </w:r>
      <w:r>
        <w:rPr>
          <w:rFonts w:ascii="Helvetica" w:hAnsi="Helvetica" w:cs="Helvetica"/>
          <w:color w:val="323232"/>
        </w:rPr>
        <w:t>轮流应用</w:t>
      </w:r>
      <w:r>
        <w:rPr>
          <w:rFonts w:ascii="Helvetica" w:hAnsi="Helvetica" w:cs="Helvetica"/>
          <w:color w:val="323232"/>
        </w:rPr>
        <w:t xml:space="preserve"> forwards </w:t>
      </w:r>
      <w:r>
        <w:rPr>
          <w:rFonts w:ascii="Helvetica" w:hAnsi="Helvetica" w:cs="Helvetica"/>
          <w:color w:val="323232"/>
        </w:rPr>
        <w:t>和</w:t>
      </w:r>
      <w:r>
        <w:rPr>
          <w:rFonts w:ascii="Helvetica" w:hAnsi="Helvetica" w:cs="Helvetica"/>
          <w:color w:val="323232"/>
        </w:rPr>
        <w:t xml:space="preserve"> backwards </w:t>
      </w:r>
      <w:r>
        <w:rPr>
          <w:rFonts w:ascii="Helvetica" w:hAnsi="Helvetica" w:cs="Helvetica"/>
          <w:color w:val="323232"/>
        </w:rPr>
        <w:t>规则。</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分层动画</w:t>
      </w:r>
      <w:r>
        <w:rPr>
          <w:rFonts w:ascii="inherit" w:hAnsi="inherit" w:cs="Helvetica"/>
          <w:b w:val="0"/>
          <w:bCs w:val="0"/>
          <w:color w:val="323232"/>
          <w:sz w:val="36"/>
          <w:szCs w:val="36"/>
        </w:rPr>
        <w:t>——</w:t>
      </w:r>
      <w:r>
        <w:rPr>
          <w:rFonts w:ascii="inherit" w:hAnsi="inherit" w:cs="Helvetica"/>
          <w:b w:val="0"/>
          <w:bCs w:val="0"/>
          <w:color w:val="323232"/>
          <w:sz w:val="36"/>
          <w:szCs w:val="36"/>
        </w:rPr>
        <w:t>曲线运动</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我们使用</w:t>
      </w:r>
      <w:r>
        <w:rPr>
          <w:rFonts w:ascii="Helvetica" w:hAnsi="Helvetica" w:cs="Helvetica"/>
          <w:color w:val="323232"/>
        </w:rPr>
        <w:t xml:space="preserve"> transition </w:t>
      </w:r>
      <w:r>
        <w:rPr>
          <w:rFonts w:ascii="Helvetica" w:hAnsi="Helvetica" w:cs="Helvetica"/>
          <w:color w:val="323232"/>
        </w:rPr>
        <w:t>和</w:t>
      </w:r>
      <w:r>
        <w:rPr>
          <w:rFonts w:ascii="Helvetica" w:hAnsi="Helvetica" w:cs="Helvetica"/>
          <w:color w:val="323232"/>
        </w:rPr>
        <w:t xml:space="preserve"> animation </w:t>
      </w:r>
      <w:r>
        <w:rPr>
          <w:rFonts w:ascii="Helvetica" w:hAnsi="Helvetica" w:cs="Helvetica"/>
          <w:color w:val="323232"/>
        </w:rPr>
        <w:t>可以非常容易地做出元素从</w:t>
      </w:r>
      <w:r>
        <w:rPr>
          <w:rFonts w:ascii="Helvetica" w:hAnsi="Helvetica" w:cs="Helvetica"/>
          <w:color w:val="323232"/>
        </w:rPr>
        <w:t xml:space="preserve"> A </w:t>
      </w:r>
      <w:r>
        <w:rPr>
          <w:rFonts w:ascii="Helvetica" w:hAnsi="Helvetica" w:cs="Helvetica"/>
          <w:color w:val="323232"/>
        </w:rPr>
        <w:t>到</w:t>
      </w:r>
      <w:r>
        <w:rPr>
          <w:rFonts w:ascii="Helvetica" w:hAnsi="Helvetica" w:cs="Helvetica"/>
          <w:color w:val="323232"/>
        </w:rPr>
        <w:t xml:space="preserve"> B </w:t>
      </w:r>
      <w:r>
        <w:rPr>
          <w:rFonts w:ascii="Helvetica" w:hAnsi="Helvetica" w:cs="Helvetica"/>
          <w:color w:val="323232"/>
        </w:rPr>
        <w:t>的直线运动，当然运动轨迹也是直线。如果我们想要做出曲线运动的效果，似乎就无从下手了。即便是上文中提到的贝塞尔曲线也只是负责时间曲线，而不是空间曲线。</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我们回忆一下高中物理中的抛物线：</w:t>
      </w:r>
    </w:p>
    <w:p w:rsidR="008B633A" w:rsidRDefault="008B633A" w:rsidP="008B633A">
      <w:pPr>
        <w:pStyle w:val="a3"/>
        <w:numPr>
          <w:ilvl w:val="0"/>
          <w:numId w:val="6"/>
        </w:numPr>
        <w:wordWrap w:val="0"/>
        <w:spacing w:before="0" w:beforeAutospacing="0" w:after="150" w:afterAutospacing="0"/>
        <w:rPr>
          <w:rFonts w:ascii="Helvetica" w:hAnsi="Helvetica" w:cs="Helvetica"/>
          <w:color w:val="323232"/>
        </w:rPr>
      </w:pPr>
      <w:r>
        <w:rPr>
          <w:rFonts w:ascii="Helvetica" w:hAnsi="Helvetica" w:cs="Helvetica"/>
          <w:color w:val="323232"/>
        </w:rPr>
        <w:t>x = v t</w:t>
      </w:r>
    </w:p>
    <w:p w:rsidR="008B633A" w:rsidRDefault="008B633A" w:rsidP="008B633A">
      <w:pPr>
        <w:pStyle w:val="a3"/>
        <w:numPr>
          <w:ilvl w:val="0"/>
          <w:numId w:val="6"/>
        </w:numPr>
        <w:wordWrap w:val="0"/>
        <w:spacing w:before="0" w:beforeAutospacing="0" w:after="150" w:afterAutospacing="0"/>
        <w:rPr>
          <w:rFonts w:ascii="Helvetica" w:hAnsi="Helvetica" w:cs="Helvetica"/>
          <w:color w:val="323232"/>
        </w:rPr>
      </w:pPr>
      <w:r>
        <w:rPr>
          <w:rFonts w:ascii="Helvetica" w:hAnsi="Helvetica" w:cs="Helvetica"/>
          <w:color w:val="323232"/>
        </w:rPr>
        <w:t>y = ( g t ^ 2 ) / 2</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将单维度的运动转化为两个维度的运动，问题就迎刃而解了。</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我们可以使用</w:t>
      </w:r>
      <w:r>
        <w:rPr>
          <w:rFonts w:ascii="Helvetica" w:hAnsi="Helvetica" w:cs="Helvetica"/>
          <w:color w:val="323232"/>
        </w:rPr>
        <w:t xml:space="preserve"> CSS </w:t>
      </w:r>
      <w:r>
        <w:rPr>
          <w:rFonts w:ascii="Helvetica" w:hAnsi="Helvetica" w:cs="Helvetica"/>
          <w:color w:val="323232"/>
        </w:rPr>
        <w:t>中的一个有趣的存在</w:t>
      </w:r>
      <w:r>
        <w:rPr>
          <w:rFonts w:ascii="Helvetica" w:hAnsi="Helvetica" w:cs="Helvetica"/>
          <w:color w:val="323232"/>
        </w:rPr>
        <w:t>——</w:t>
      </w:r>
      <w:r>
        <w:rPr>
          <w:rFonts w:ascii="Helvetica" w:hAnsi="Helvetica" w:cs="Helvetica"/>
          <w:color w:val="323232"/>
        </w:rPr>
        <w:t>伪元素。我们在选择器中，加上</w:t>
      </w:r>
      <w:r>
        <w:rPr>
          <w:rFonts w:ascii="Helvetica" w:hAnsi="Helvetica" w:cs="Helvetica"/>
          <w:color w:val="323232"/>
        </w:rPr>
        <w:t xml:space="preserve"> :before</w:t>
      </w:r>
      <w:r>
        <w:rPr>
          <w:rFonts w:ascii="Helvetica" w:hAnsi="Helvetica" w:cs="Helvetica"/>
          <w:color w:val="323232"/>
        </w:rPr>
        <w:t>、</w:t>
      </w:r>
      <w:r>
        <w:rPr>
          <w:rFonts w:ascii="Helvetica" w:hAnsi="Helvetica" w:cs="Helvetica"/>
          <w:color w:val="323232"/>
        </w:rPr>
        <w:t>:after</w:t>
      </w:r>
      <w:r>
        <w:rPr>
          <w:rFonts w:ascii="Helvetica" w:hAnsi="Helvetica" w:cs="Helvetica"/>
          <w:color w:val="323232"/>
        </w:rPr>
        <w:t>，二者就会分别在元素内部的最前面和最后面出现。例如：</w:t>
      </w:r>
    </w:p>
    <w:p w:rsidR="008B633A" w:rsidRDefault="008B633A" w:rsidP="008B633A">
      <w:pPr>
        <w:pStyle w:val="a3"/>
        <w:wordWrap w:val="0"/>
        <w:spacing w:before="0" w:beforeAutospacing="0" w:after="150" w:afterAutospacing="0"/>
        <w:rPr>
          <w:rFonts w:ascii="Helvetica" w:hAnsi="Helvetica" w:cs="Helvetica"/>
          <w:color w:val="323232"/>
        </w:rPr>
      </w:pPr>
      <w:hyperlink r:id="rId23" w:history="1">
        <w:r>
          <w:rPr>
            <w:rStyle w:val="a4"/>
            <w:rFonts w:ascii="Helvetica" w:hAnsi="Helvetica" w:cs="Helvetica"/>
            <w:color w:val="38BA72"/>
          </w:rPr>
          <w:t>https://jsfiddle.net/wmc54321/p5s5zk8g/embedded/result,css,html/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因此，我们可以以元素容器作为</w:t>
      </w:r>
      <w:r>
        <w:rPr>
          <w:rFonts w:ascii="Helvetica" w:hAnsi="Helvetica" w:cs="Helvetica"/>
          <w:color w:val="323232"/>
        </w:rPr>
        <w:t xml:space="preserve"> X </w:t>
      </w:r>
      <w:r>
        <w:rPr>
          <w:rFonts w:ascii="Helvetica" w:hAnsi="Helvetica" w:cs="Helvetica"/>
          <w:color w:val="323232"/>
        </w:rPr>
        <w:t>轴，容器中的</w:t>
      </w:r>
      <w:r>
        <w:rPr>
          <w:rFonts w:ascii="Helvetica" w:hAnsi="Helvetica" w:cs="Helvetica"/>
          <w:color w:val="323232"/>
        </w:rPr>
        <w:t xml:space="preserve"> :after </w:t>
      </w:r>
      <w:r>
        <w:rPr>
          <w:rFonts w:ascii="Helvetica" w:hAnsi="Helvetica" w:cs="Helvetica"/>
          <w:color w:val="323232"/>
        </w:rPr>
        <w:t>伪元素作为</w:t>
      </w:r>
      <w:r>
        <w:rPr>
          <w:rFonts w:ascii="Helvetica" w:hAnsi="Helvetica" w:cs="Helvetica"/>
          <w:color w:val="323232"/>
        </w:rPr>
        <w:t xml:space="preserve"> Y </w:t>
      </w:r>
      <w:r>
        <w:rPr>
          <w:rFonts w:ascii="Helvetica" w:hAnsi="Helvetica" w:cs="Helvetica"/>
          <w:color w:val="323232"/>
        </w:rPr>
        <w:t>轴，实现曲线动画。</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如下面的例子，我们让左上角的白色球向右下方运动时，在</w:t>
      </w:r>
      <w:r>
        <w:rPr>
          <w:rFonts w:ascii="Helvetica" w:hAnsi="Helvetica" w:cs="Helvetica"/>
          <w:color w:val="323232"/>
        </w:rPr>
        <w:t xml:space="preserve"> X </w:t>
      </w:r>
      <w:r>
        <w:rPr>
          <w:rFonts w:ascii="Helvetica" w:hAnsi="Helvetica" w:cs="Helvetica"/>
          <w:color w:val="323232"/>
        </w:rPr>
        <w:t>方向加速、</w:t>
      </w:r>
      <w:r>
        <w:rPr>
          <w:rFonts w:ascii="Helvetica" w:hAnsi="Helvetica" w:cs="Helvetica"/>
          <w:color w:val="323232"/>
        </w:rPr>
        <w:t xml:space="preserve">Y </w:t>
      </w:r>
      <w:r>
        <w:rPr>
          <w:rFonts w:ascii="Helvetica" w:hAnsi="Helvetica" w:cs="Helvetica"/>
          <w:color w:val="323232"/>
        </w:rPr>
        <w:t>方向减速，就会创造出一个加速度方向斜向右上的曲线；向左上方运动时，在</w:t>
      </w:r>
      <w:r>
        <w:rPr>
          <w:rFonts w:ascii="Helvetica" w:hAnsi="Helvetica" w:cs="Helvetica"/>
          <w:color w:val="323232"/>
        </w:rPr>
        <w:t xml:space="preserve"> X </w:t>
      </w:r>
      <w:r>
        <w:rPr>
          <w:rFonts w:ascii="Helvetica" w:hAnsi="Helvetica" w:cs="Helvetica"/>
          <w:color w:val="323232"/>
        </w:rPr>
        <w:t>负方向加速、</w:t>
      </w:r>
      <w:r>
        <w:rPr>
          <w:rFonts w:ascii="Helvetica" w:hAnsi="Helvetica" w:cs="Helvetica"/>
          <w:color w:val="323232"/>
        </w:rPr>
        <w:t xml:space="preserve">Y </w:t>
      </w:r>
      <w:r>
        <w:rPr>
          <w:rFonts w:ascii="Helvetica" w:hAnsi="Helvetica" w:cs="Helvetica"/>
          <w:color w:val="323232"/>
        </w:rPr>
        <w:t>负方向减速，就创造出了加速度方向斜向左下的曲线。</w:t>
      </w:r>
    </w:p>
    <w:p w:rsidR="008B633A" w:rsidRDefault="008B633A" w:rsidP="008B633A">
      <w:pPr>
        <w:pStyle w:val="a3"/>
        <w:wordWrap w:val="0"/>
        <w:spacing w:before="0" w:beforeAutospacing="0" w:after="150" w:afterAutospacing="0"/>
        <w:rPr>
          <w:rFonts w:ascii="Helvetica" w:hAnsi="Helvetica" w:cs="Helvetica"/>
          <w:color w:val="323232"/>
        </w:rPr>
      </w:pPr>
      <w:hyperlink r:id="rId24" w:history="1">
        <w:r>
          <w:rPr>
            <w:rStyle w:val="a4"/>
            <w:rFonts w:ascii="Helvetica" w:hAnsi="Helvetica" w:cs="Helvetica"/>
            <w:color w:val="38BA72"/>
          </w:rPr>
          <w:t>https://jsfiddle.net/wmc54321/ew7e6t48/embedded/result,css,html/</w:t>
        </w:r>
      </w:hyperlink>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Animation</w:t>
      </w:r>
      <w:r>
        <w:rPr>
          <w:rFonts w:ascii="inherit" w:hAnsi="inherit" w:cs="Helvetica"/>
          <w:b w:val="0"/>
          <w:bCs w:val="0"/>
          <w:color w:val="323232"/>
          <w:sz w:val="36"/>
          <w:szCs w:val="36"/>
        </w:rPr>
        <w:t>实战</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 xml:space="preserve">animation </w:t>
      </w:r>
      <w:r>
        <w:rPr>
          <w:rFonts w:ascii="Helvetica" w:hAnsi="Helvetica" w:cs="Helvetica"/>
          <w:color w:val="323232"/>
        </w:rPr>
        <w:t>显然要比</w:t>
      </w:r>
      <w:r>
        <w:rPr>
          <w:rFonts w:ascii="Helvetica" w:hAnsi="Helvetica" w:cs="Helvetica"/>
          <w:color w:val="323232"/>
        </w:rPr>
        <w:t>transition</w:t>
      </w:r>
      <w:r>
        <w:rPr>
          <w:rFonts w:ascii="Helvetica" w:hAnsi="Helvetica" w:cs="Helvetica"/>
          <w:color w:val="323232"/>
        </w:rPr>
        <w:t>要灵活得多。我们就来着手写一个加载动画吧。下面的例子展示了我写的一个加载动画，目前已经用在了我的</w:t>
      </w:r>
      <w:hyperlink r:id="rId25" w:history="1">
        <w:r>
          <w:rPr>
            <w:rStyle w:val="a4"/>
            <w:rFonts w:ascii="Helvetica" w:hAnsi="Helvetica" w:cs="Helvetica"/>
            <w:color w:val="38BA72"/>
          </w:rPr>
          <w:t>相册展示页面</w:t>
        </w:r>
      </w:hyperlink>
      <w:r>
        <w:rPr>
          <w:rFonts w:ascii="Helvetica" w:hAnsi="Helvetica" w:cs="Helvetica"/>
          <w:color w:val="323232"/>
        </w:rPr>
        <w:t>上。</w:t>
      </w:r>
    </w:p>
    <w:p w:rsidR="008B633A" w:rsidRDefault="008B633A" w:rsidP="008B633A">
      <w:pPr>
        <w:pStyle w:val="a3"/>
        <w:wordWrap w:val="0"/>
        <w:spacing w:before="0" w:beforeAutospacing="0" w:after="150" w:afterAutospacing="0"/>
        <w:rPr>
          <w:rFonts w:ascii="Helvetica" w:hAnsi="Helvetica" w:cs="Helvetica"/>
          <w:color w:val="323232"/>
        </w:rPr>
      </w:pPr>
      <w:hyperlink r:id="rId26" w:history="1">
        <w:r>
          <w:rPr>
            <w:rStyle w:val="a4"/>
            <w:rFonts w:ascii="Helvetica" w:hAnsi="Helvetica" w:cs="Helvetica"/>
            <w:color w:val="38BA72"/>
          </w:rPr>
          <w:t>https://jsfiddle.net/wmc54321/907rxt4v/embedded/result,css,html/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思路非常简单。我们为四个颜色的球分别做一个包含</w:t>
      </w:r>
      <w:r>
        <w:rPr>
          <w:rFonts w:ascii="Helvetica" w:hAnsi="Helvetica" w:cs="Helvetica"/>
          <w:color w:val="323232"/>
        </w:rPr>
        <w:t xml:space="preserve"> [</w:t>
      </w:r>
      <w:r>
        <w:rPr>
          <w:rFonts w:ascii="Helvetica" w:hAnsi="Helvetica" w:cs="Helvetica"/>
          <w:color w:val="323232"/>
        </w:rPr>
        <w:t>向外发射</w:t>
      </w:r>
      <w:r>
        <w:rPr>
          <w:rFonts w:ascii="Helvetica" w:hAnsi="Helvetica" w:cs="Helvetica"/>
          <w:color w:val="323232"/>
        </w:rPr>
        <w:t xml:space="preserve">, </w:t>
      </w:r>
      <w:r>
        <w:rPr>
          <w:rFonts w:ascii="Helvetica" w:hAnsi="Helvetica" w:cs="Helvetica"/>
          <w:color w:val="323232"/>
        </w:rPr>
        <w:t>向内恢复位置</w:t>
      </w:r>
      <w:r>
        <w:rPr>
          <w:rFonts w:ascii="Helvetica" w:hAnsi="Helvetica" w:cs="Helvetica"/>
          <w:color w:val="323232"/>
        </w:rPr>
        <w:t xml:space="preserve">, </w:t>
      </w:r>
      <w:r>
        <w:rPr>
          <w:rFonts w:ascii="Helvetica" w:hAnsi="Helvetica" w:cs="Helvetica"/>
          <w:color w:val="323232"/>
        </w:rPr>
        <w:t>在原位置暂停一段时间</w:t>
      </w:r>
      <w:r>
        <w:rPr>
          <w:rFonts w:ascii="Helvetica" w:hAnsi="Helvetica" w:cs="Helvetica"/>
          <w:color w:val="323232"/>
        </w:rPr>
        <w:t xml:space="preserve">] </w:t>
      </w:r>
      <w:r>
        <w:rPr>
          <w:rFonts w:ascii="Helvetica" w:hAnsi="Helvetica" w:cs="Helvetica"/>
          <w:color w:val="323232"/>
        </w:rPr>
        <w:t>的动画，再对四个球的父元素做一个旋转的动画</w:t>
      </w:r>
      <w:r>
        <w:rPr>
          <w:rFonts w:ascii="Helvetica" w:hAnsi="Helvetica" w:cs="Helvetica"/>
          <w:color w:val="323232"/>
        </w:rPr>
        <w:t xml:space="preserve"> [</w:t>
      </w:r>
      <w:r>
        <w:rPr>
          <w:rFonts w:ascii="Helvetica" w:hAnsi="Helvetica" w:cs="Helvetica"/>
          <w:color w:val="323232"/>
        </w:rPr>
        <w:t>加速转动</w:t>
      </w:r>
      <w:r>
        <w:rPr>
          <w:rFonts w:ascii="Helvetica" w:hAnsi="Helvetica" w:cs="Helvetica"/>
          <w:color w:val="323232"/>
        </w:rPr>
        <w:t xml:space="preserve">120°, </w:t>
      </w:r>
      <w:r>
        <w:rPr>
          <w:rFonts w:ascii="Helvetica" w:hAnsi="Helvetica" w:cs="Helvetica"/>
          <w:color w:val="323232"/>
        </w:rPr>
        <w:t>加速转动</w:t>
      </w:r>
      <w:r>
        <w:rPr>
          <w:rFonts w:ascii="Helvetica" w:hAnsi="Helvetica" w:cs="Helvetica"/>
          <w:color w:val="323232"/>
        </w:rPr>
        <w:t xml:space="preserve">120°, </w:t>
      </w:r>
      <w:r>
        <w:rPr>
          <w:rFonts w:ascii="Helvetica" w:hAnsi="Helvetica" w:cs="Helvetica"/>
          <w:color w:val="323232"/>
        </w:rPr>
        <w:t>加速转动</w:t>
      </w:r>
      <w:r>
        <w:rPr>
          <w:rFonts w:ascii="Helvetica" w:hAnsi="Helvetica" w:cs="Helvetica"/>
          <w:color w:val="323232"/>
        </w:rPr>
        <w:t>120°]</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我们再来看一个</w:t>
      </w:r>
      <w:r>
        <w:rPr>
          <w:rFonts w:ascii="Helvetica" w:hAnsi="Helvetica" w:cs="Helvetica"/>
          <w:color w:val="323232"/>
        </w:rPr>
        <w:t xml:space="preserve"> CSS </w:t>
      </w:r>
      <w:r>
        <w:rPr>
          <w:rFonts w:ascii="Helvetica" w:hAnsi="Helvetica" w:cs="Helvetica"/>
          <w:color w:val="323232"/>
        </w:rPr>
        <w:t>动画播放按钮。这个按钮已经应用到了我做的</w:t>
      </w:r>
      <w:hyperlink r:id="rId27" w:history="1">
        <w:r>
          <w:rPr>
            <w:rStyle w:val="apple-converted-space"/>
            <w:rFonts w:ascii="Helvetica" w:hAnsi="Helvetica" w:cs="Helvetica"/>
            <w:color w:val="38BA72"/>
          </w:rPr>
          <w:t> </w:t>
        </w:r>
        <w:r>
          <w:rPr>
            <w:rStyle w:val="a4"/>
            <w:rFonts w:ascii="Helvetica" w:hAnsi="Helvetica" w:cs="Helvetica"/>
            <w:color w:val="38BA72"/>
          </w:rPr>
          <w:t xml:space="preserve">HTML5 </w:t>
        </w:r>
        <w:r>
          <w:rPr>
            <w:rStyle w:val="a4"/>
            <w:rFonts w:ascii="Helvetica" w:hAnsi="Helvetica" w:cs="Helvetica"/>
            <w:color w:val="38BA72"/>
          </w:rPr>
          <w:t>播放器</w:t>
        </w:r>
        <w:r>
          <w:rPr>
            <w:rStyle w:val="a4"/>
            <w:rFonts w:ascii="Helvetica" w:hAnsi="Helvetica" w:cs="Helvetica"/>
            <w:color w:val="38BA72"/>
          </w:rPr>
          <w:t xml:space="preserve"> NyaPlayer</w:t>
        </w:r>
        <w:r>
          <w:rPr>
            <w:rStyle w:val="apple-converted-space"/>
            <w:rFonts w:ascii="Helvetica" w:hAnsi="Helvetica" w:cs="Helvetica"/>
            <w:color w:val="38BA72"/>
          </w:rPr>
          <w:t> </w:t>
        </w:r>
      </w:hyperlink>
      <w:r>
        <w:rPr>
          <w:rFonts w:ascii="Helvetica" w:hAnsi="Helvetica" w:cs="Helvetica"/>
          <w:color w:val="323232"/>
        </w:rPr>
        <w:t>中。</w:t>
      </w:r>
    </w:p>
    <w:p w:rsidR="008B633A" w:rsidRDefault="008B633A" w:rsidP="008B633A">
      <w:pPr>
        <w:pStyle w:val="a3"/>
        <w:wordWrap w:val="0"/>
        <w:spacing w:before="0" w:beforeAutospacing="0" w:after="150" w:afterAutospacing="0"/>
        <w:rPr>
          <w:rFonts w:ascii="Helvetica" w:hAnsi="Helvetica" w:cs="Helvetica"/>
          <w:color w:val="323232"/>
        </w:rPr>
      </w:pPr>
      <w:hyperlink r:id="rId28" w:history="1">
        <w:r>
          <w:rPr>
            <w:rStyle w:val="a4"/>
            <w:rFonts w:ascii="Helvetica" w:hAnsi="Helvetica" w:cs="Helvetica"/>
            <w:color w:val="38BA72"/>
          </w:rPr>
          <w:t>https://jsfiddle.net/wmc54321/o41um2r2/embedded/result,css,html/</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这个按钮实现的原理要点如下：用</w:t>
      </w:r>
      <w:r>
        <w:rPr>
          <w:rFonts w:ascii="Helvetica" w:hAnsi="Helvetica" w:cs="Helvetica"/>
          <w:color w:val="323232"/>
        </w:rPr>
        <w:t xml:space="preserve"> CSS </w:t>
      </w:r>
      <w:r>
        <w:rPr>
          <w:rFonts w:ascii="Helvetica" w:hAnsi="Helvetica" w:cs="Helvetica"/>
          <w:color w:val="323232"/>
        </w:rPr>
        <w:t>的</w:t>
      </w:r>
      <w:r>
        <w:rPr>
          <w:rFonts w:ascii="Helvetica" w:hAnsi="Helvetica" w:cs="Helvetica"/>
          <w:color w:val="323232"/>
        </w:rPr>
        <w:t xml:space="preserve"> border </w:t>
      </w:r>
      <w:r>
        <w:rPr>
          <w:rFonts w:ascii="Helvetica" w:hAnsi="Helvetica" w:cs="Helvetica"/>
          <w:color w:val="323232"/>
        </w:rPr>
        <w:t>绘制伪元素</w:t>
      </w:r>
      <w:r>
        <w:rPr>
          <w:rFonts w:ascii="Helvetica" w:hAnsi="Helvetica" w:cs="Helvetica"/>
          <w:color w:val="323232"/>
        </w:rPr>
        <w:t xml:space="preserve"> :before</w:t>
      </w:r>
      <w:r>
        <w:rPr>
          <w:rFonts w:ascii="Helvetica" w:hAnsi="Helvetica" w:cs="Helvetica"/>
          <w:color w:val="323232"/>
        </w:rPr>
        <w:t>、</w:t>
      </w:r>
      <w:r>
        <w:rPr>
          <w:rFonts w:ascii="Helvetica" w:hAnsi="Helvetica" w:cs="Helvetica"/>
          <w:color w:val="323232"/>
        </w:rPr>
        <w:t>:after</w:t>
      </w:r>
      <w:r>
        <w:rPr>
          <w:rFonts w:ascii="Helvetica" w:hAnsi="Helvetica" w:cs="Helvetica"/>
          <w:color w:val="323232"/>
        </w:rPr>
        <w:t>。当显示为播放时，前者绘制为三角形，后者为宽度为</w:t>
      </w:r>
      <w:r>
        <w:rPr>
          <w:rFonts w:ascii="Helvetica" w:hAnsi="Helvetica" w:cs="Helvetica"/>
          <w:color w:val="323232"/>
        </w:rPr>
        <w:t>0</w:t>
      </w:r>
      <w:r>
        <w:rPr>
          <w:rFonts w:ascii="Helvetica" w:hAnsi="Helvetica" w:cs="Helvetica"/>
          <w:color w:val="323232"/>
        </w:rPr>
        <w:t>的长方形；当显示为暂停时，前者绘制为正方形，后者绘制为某宽度的白色长方形遮挡住正方形的一部分，这样看起来就像是暂停键了。</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看了这么多，你是不是也想亲手试一下了呢？</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参考文献</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阮一峰</w:t>
      </w:r>
      <w:r>
        <w:rPr>
          <w:rFonts w:ascii="Helvetica" w:hAnsi="Helvetica" w:cs="Helvetica"/>
          <w:color w:val="323232"/>
        </w:rPr>
        <w:t xml:space="preserve"> -</w:t>
      </w:r>
      <w:r>
        <w:rPr>
          <w:rStyle w:val="apple-converted-space"/>
          <w:rFonts w:ascii="Helvetica" w:hAnsi="Helvetica" w:cs="Helvetica"/>
          <w:color w:val="323232"/>
        </w:rPr>
        <w:t> </w:t>
      </w:r>
      <w:hyperlink r:id="rId29" w:history="1">
        <w:r>
          <w:rPr>
            <w:rStyle w:val="a4"/>
            <w:rFonts w:ascii="Helvetica" w:hAnsi="Helvetica" w:cs="Helvetica"/>
            <w:color w:val="38BA72"/>
          </w:rPr>
          <w:t>CSS</w:t>
        </w:r>
        <w:r>
          <w:rPr>
            <w:rStyle w:val="a4"/>
            <w:rFonts w:ascii="Helvetica" w:hAnsi="Helvetica" w:cs="Helvetica"/>
            <w:color w:val="38BA72"/>
          </w:rPr>
          <w:t>动画简介</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Alon's Blog -</w:t>
      </w:r>
      <w:r>
        <w:rPr>
          <w:rStyle w:val="apple-converted-space"/>
          <w:rFonts w:ascii="Helvetica" w:hAnsi="Helvetica" w:cs="Helvetica"/>
          <w:color w:val="323232"/>
        </w:rPr>
        <w:t> </w:t>
      </w:r>
      <w:hyperlink r:id="rId30" w:history="1">
        <w:r>
          <w:rPr>
            <w:rStyle w:val="a4"/>
            <w:rFonts w:ascii="Helvetica" w:hAnsi="Helvetica" w:cs="Helvetica"/>
            <w:color w:val="38BA72"/>
          </w:rPr>
          <w:t>CSS</w:t>
        </w:r>
        <w:r>
          <w:rPr>
            <w:rStyle w:val="a4"/>
            <w:rFonts w:ascii="Helvetica" w:hAnsi="Helvetica" w:cs="Helvetica"/>
            <w:color w:val="38BA72"/>
          </w:rPr>
          <w:t>分层动画可以让元素沿弧形路径运动</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MDN -</w:t>
      </w:r>
      <w:r>
        <w:rPr>
          <w:rStyle w:val="apple-converted-space"/>
          <w:rFonts w:ascii="Helvetica" w:hAnsi="Helvetica" w:cs="Helvetica"/>
          <w:color w:val="323232"/>
        </w:rPr>
        <w:t> </w:t>
      </w:r>
      <w:hyperlink r:id="rId31" w:history="1">
        <w:r>
          <w:rPr>
            <w:rStyle w:val="a4"/>
            <w:rFonts w:ascii="Helvetica" w:hAnsi="Helvetica" w:cs="Helvetica"/>
            <w:color w:val="38BA72"/>
          </w:rPr>
          <w:t>使用</w:t>
        </w:r>
        <w:r>
          <w:rPr>
            <w:rStyle w:val="a4"/>
            <w:rFonts w:ascii="Helvetica" w:hAnsi="Helvetica" w:cs="Helvetica"/>
            <w:color w:val="38BA72"/>
          </w:rPr>
          <w:t xml:space="preserve"> CSS transitions</w:t>
        </w:r>
      </w:hyperlink>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MDN -</w:t>
      </w:r>
      <w:r>
        <w:rPr>
          <w:rStyle w:val="apple-converted-space"/>
          <w:rFonts w:ascii="Helvetica" w:hAnsi="Helvetica" w:cs="Helvetica"/>
          <w:color w:val="323232"/>
        </w:rPr>
        <w:t> </w:t>
      </w:r>
      <w:hyperlink r:id="rId32" w:history="1">
        <w:r>
          <w:rPr>
            <w:rStyle w:val="a4"/>
            <w:rFonts w:ascii="Helvetica" w:hAnsi="Helvetica" w:cs="Helvetica"/>
            <w:color w:val="38BA72"/>
          </w:rPr>
          <w:t>使用</w:t>
        </w:r>
        <w:r>
          <w:rPr>
            <w:rStyle w:val="a4"/>
            <w:rFonts w:ascii="Helvetica" w:hAnsi="Helvetica" w:cs="Helvetica"/>
            <w:color w:val="38BA72"/>
          </w:rPr>
          <w:t xml:space="preserve"> CSS </w:t>
        </w:r>
        <w:r>
          <w:rPr>
            <w:rStyle w:val="a4"/>
            <w:rFonts w:ascii="Helvetica" w:hAnsi="Helvetica" w:cs="Helvetica"/>
            <w:color w:val="38BA72"/>
          </w:rPr>
          <w:t>动画</w:t>
        </w:r>
      </w:hyperlink>
    </w:p>
    <w:p w:rsidR="008B633A" w:rsidRDefault="008B633A" w:rsidP="008B633A">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6</w:t>
      </w:r>
    </w:p>
    <w:p w:rsidR="008B633A" w:rsidRDefault="008B633A"/>
    <w:p w:rsidR="008B633A" w:rsidRPr="008B633A" w:rsidRDefault="008B633A" w:rsidP="008B633A">
      <w:pPr>
        <w:pStyle w:val="2"/>
        <w:shd w:val="clear" w:color="auto" w:fill="FFFFFF"/>
        <w:spacing w:before="300" w:beforeAutospacing="0" w:after="0" w:afterAutospacing="0"/>
        <w:rPr>
          <w:rFonts w:ascii="Helvetica" w:hAnsi="Helvetica" w:cs="Helvetica"/>
          <w:bCs w:val="0"/>
          <w:color w:val="262626"/>
        </w:rPr>
      </w:pPr>
      <w:r w:rsidRPr="008B633A">
        <w:rPr>
          <w:rFonts w:ascii="Helvetica" w:hAnsi="Helvetica" w:cs="Helvetica"/>
          <w:bCs w:val="0"/>
          <w:color w:val="262626"/>
          <w:highlight w:val="yellow"/>
        </w:rPr>
        <w:t>动态数据绑定（二）</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动态数据绑定是</w:t>
      </w:r>
      <w:r>
        <w:rPr>
          <w:rFonts w:ascii="Helvetica" w:hAnsi="Helvetica" w:cs="Helvetica"/>
          <w:color w:val="323232"/>
        </w:rPr>
        <w:t>MVVM</w:t>
      </w:r>
      <w:r>
        <w:rPr>
          <w:rFonts w:ascii="Helvetica" w:hAnsi="Helvetica" w:cs="Helvetica"/>
          <w:color w:val="323232"/>
        </w:rPr>
        <w:t>框架中</w:t>
      </w:r>
      <w:proofErr w:type="gramStart"/>
      <w:r>
        <w:rPr>
          <w:rFonts w:ascii="Helvetica" w:hAnsi="Helvetica" w:cs="Helvetica"/>
          <w:color w:val="323232"/>
        </w:rPr>
        <w:t>最</w:t>
      </w:r>
      <w:proofErr w:type="gramEnd"/>
      <w:r>
        <w:rPr>
          <w:rFonts w:ascii="Helvetica" w:hAnsi="Helvetica" w:cs="Helvetica"/>
          <w:color w:val="323232"/>
        </w:rPr>
        <w:t>基础的</w:t>
      </w:r>
      <w:proofErr w:type="gramStart"/>
      <w:r>
        <w:rPr>
          <w:rFonts w:ascii="Helvetica" w:hAnsi="Helvetica" w:cs="Helvetica"/>
          <w:color w:val="323232"/>
        </w:rPr>
        <w:t>的</w:t>
      </w:r>
      <w:proofErr w:type="gramEnd"/>
      <w:r>
        <w:rPr>
          <w:rFonts w:ascii="Helvetica" w:hAnsi="Helvetica" w:cs="Helvetica"/>
          <w:color w:val="323232"/>
        </w:rPr>
        <w:t>一个功能，简单描述就是：将数据和视图进行绑定，当数据发生改变时，视图随之改变，更深层次一点，数据绑定包括单向数据绑定和双向数据绑定。</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本文从数据绑定中的问题出发，一步一步的来实现这个功能。</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本文的所有的源代码地址：</w:t>
      </w:r>
      <w:r>
        <w:rPr>
          <w:rStyle w:val="apple-converted-space"/>
          <w:rFonts w:ascii="Helvetica" w:hAnsi="Helvetica" w:cs="Helvetica"/>
          <w:color w:val="323232"/>
        </w:rPr>
        <w:t> </w:t>
      </w:r>
      <w:hyperlink r:id="rId33" w:history="1">
        <w:r>
          <w:rPr>
            <w:rStyle w:val="a4"/>
            <w:rFonts w:ascii="Helvetica" w:hAnsi="Helvetica" w:cs="Helvetica"/>
            <w:color w:val="38BA72"/>
          </w:rPr>
          <w:t>点击此处查看源代码</w:t>
        </w:r>
      </w:hyperlink>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问题一</w:t>
      </w:r>
    </w:p>
    <w:p w:rsidR="008B633A" w:rsidRDefault="008B633A" w:rsidP="008B633A">
      <w:pPr>
        <w:pStyle w:val="a3"/>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给定任意一个对象，如何监听其属性的读取与变化？也就是说，如何知道程序访问了对象的哪个属性，又改变了哪个属性？</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举个例子：</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let</w:t>
      </w:r>
      <w:proofErr w:type="gramEnd"/>
      <w:r>
        <w:rPr>
          <w:rStyle w:val="HTML"/>
          <w:rFonts w:ascii="Consolas" w:hAnsi="Consolas" w:cs="Consolas"/>
          <w:color w:val="333333"/>
        </w:rPr>
        <w:t xml:space="preserve"> app = new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selector-tag"/>
          <w:rFonts w:ascii="Consolas" w:hAnsi="Consolas" w:cs="Consolas"/>
          <w:b/>
          <w:bC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lastRenderedPageBreak/>
        <w:t>//</w:t>
      </w:r>
      <w:r>
        <w:rPr>
          <w:rStyle w:val="hljs-comment"/>
          <w:rFonts w:ascii="Consolas" w:hAnsi="Consolas" w:cs="Consolas"/>
          <w:i/>
          <w:iCs/>
          <w:color w:val="999988"/>
        </w:rPr>
        <w:t>要实现的结果如下</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r>
        <w:rPr>
          <w:rStyle w:val="hljs-selector-class"/>
          <w:rFonts w:ascii="Consolas" w:hAnsi="Consolas" w:cs="Consolas"/>
          <w:color w:val="333333"/>
        </w:rPr>
        <w:t>.data.name</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你访问了</w:t>
      </w:r>
      <w:r>
        <w:rPr>
          <w:rStyle w:val="hljs-comment"/>
          <w:rFonts w:ascii="Consolas" w:hAnsi="Consolas" w:cs="Consolas"/>
          <w:i/>
          <w:iCs/>
          <w:color w:val="999988"/>
        </w:rPr>
        <w:t>name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r>
        <w:rPr>
          <w:rStyle w:val="hljs-selector-class"/>
          <w:rFonts w:ascii="Consolas" w:hAnsi="Consolas" w:cs="Consolas"/>
          <w:color w:val="333333"/>
        </w:rPr>
        <w:t>.data.company</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你访问了</w:t>
      </w:r>
      <w:r>
        <w:rPr>
          <w:rStyle w:val="hljs-comment"/>
          <w:rFonts w:ascii="Consolas" w:hAnsi="Consolas" w:cs="Consolas"/>
          <w:i/>
          <w:iCs/>
          <w:color w:val="999988"/>
        </w:rPr>
        <w:t>company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r>
        <w:rPr>
          <w:rStyle w:val="hljs-selector-class"/>
          <w:rFonts w:ascii="Consolas" w:hAnsi="Consolas" w:cs="Consolas"/>
          <w:color w:val="333333"/>
        </w:rPr>
        <w:t>.data.address</w:t>
      </w:r>
      <w:r>
        <w:rPr>
          <w:rStyle w:val="HTML"/>
          <w:rFonts w:ascii="Consolas" w:hAnsi="Consolas" w:cs="Consolas"/>
          <w:color w:val="333333"/>
        </w:rPr>
        <w:t xml:space="preserve"> = </w:t>
      </w:r>
      <w:r>
        <w:rPr>
          <w:rStyle w:val="hljs-string"/>
          <w:rFonts w:ascii="Consolas" w:hAnsi="Consolas" w:cs="Consolas"/>
          <w:color w:val="DD1144"/>
        </w:rPr>
        <w:t>'Beijing'</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你设置了</w:t>
      </w:r>
      <w:r>
        <w:rPr>
          <w:rStyle w:val="hljs-comment"/>
          <w:rFonts w:ascii="Consolas" w:hAnsi="Consolas" w:cs="Consolas"/>
          <w:i/>
          <w:iCs/>
          <w:color w:val="999988"/>
        </w:rPr>
        <w:t>address</w:t>
      </w:r>
      <w:r>
        <w:rPr>
          <w:rStyle w:val="hljs-comment"/>
          <w:rFonts w:ascii="Consolas" w:hAnsi="Consolas" w:cs="Consolas"/>
          <w:i/>
          <w:iCs/>
          <w:color w:val="999988"/>
        </w:rPr>
        <w:t>，</w:t>
      </w:r>
      <w:r>
        <w:rPr>
          <w:rStyle w:val="hljs-comment"/>
          <w:rFonts w:ascii="Consolas" w:hAnsi="Consolas" w:cs="Consolas"/>
          <w:i/>
          <w:iCs/>
          <w:color w:val="999988"/>
        </w:rPr>
        <w:t xml:space="preserve"> </w:t>
      </w:r>
      <w:r>
        <w:rPr>
          <w:rStyle w:val="hljs-comment"/>
          <w:rFonts w:ascii="Consolas" w:hAnsi="Consolas" w:cs="Consolas"/>
          <w:i/>
          <w:iCs/>
          <w:color w:val="999988"/>
        </w:rPr>
        <w:t>新的值为</w:t>
      </w:r>
      <w:r>
        <w:rPr>
          <w:rStyle w:val="hljs-comment"/>
          <w:rFonts w:ascii="Consolas" w:hAnsi="Consolas" w:cs="Consolas"/>
          <w:i/>
          <w:iCs/>
          <w:color w:val="999988"/>
        </w:rPr>
        <w:t xml:space="preserve"> Beijing</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实现这样的一个</w:t>
      </w:r>
      <w:r>
        <w:rPr>
          <w:rFonts w:ascii="Helvetica" w:hAnsi="Helvetica" w:cs="Helvetica"/>
          <w:color w:val="323232"/>
        </w:rPr>
        <w:t>Observer</w:t>
      </w:r>
      <w:r>
        <w:rPr>
          <w:rFonts w:ascii="Helvetica" w:hAnsi="Helvetica" w:cs="Helvetica"/>
          <w:color w:val="323232"/>
        </w:rPr>
        <w:t>并不难，在此我们暂且不考虑数组的情况，只针对传入的参数为对象。如果对</w:t>
      </w:r>
      <w:r>
        <w:rPr>
          <w:rFonts w:ascii="Helvetica" w:hAnsi="Helvetica" w:cs="Helvetica"/>
          <w:color w:val="323232"/>
        </w:rPr>
        <w:t>ES6</w:t>
      </w:r>
      <w:r>
        <w:rPr>
          <w:rFonts w:ascii="Helvetica" w:hAnsi="Helvetica" w:cs="Helvetica"/>
          <w:color w:val="323232"/>
        </w:rPr>
        <w:t>和</w:t>
      </w:r>
      <w:r>
        <w:rPr>
          <w:rFonts w:ascii="Helvetica" w:hAnsi="Helvetica" w:cs="Helvetica"/>
          <w:color w:val="323232"/>
        </w:rPr>
        <w:t>ES5</w:t>
      </w:r>
      <w:r>
        <w:rPr>
          <w:rFonts w:ascii="Helvetica" w:hAnsi="Helvetica" w:cs="Helvetica"/>
          <w:color w:val="323232"/>
        </w:rPr>
        <w:t>都熟悉的话，可以立刻想到针对上述场景，可以有两种的实现方式：</w:t>
      </w:r>
    </w:p>
    <w:p w:rsidR="008B633A" w:rsidRDefault="008B633A" w:rsidP="008B633A">
      <w:pPr>
        <w:widowControl/>
        <w:numPr>
          <w:ilvl w:val="0"/>
          <w:numId w:val="7"/>
        </w:numPr>
        <w:spacing w:before="100" w:beforeAutospacing="1" w:after="100" w:afterAutospacing="1"/>
        <w:jc w:val="left"/>
        <w:rPr>
          <w:rFonts w:ascii="Helvetica" w:hAnsi="Helvetica" w:cs="Helvetica"/>
          <w:color w:val="323232"/>
        </w:rPr>
      </w:pPr>
      <w:r>
        <w:rPr>
          <w:rStyle w:val="a7"/>
          <w:rFonts w:ascii="Helvetica" w:hAnsi="Helvetica" w:cs="Helvetica"/>
          <w:color w:val="323232"/>
        </w:rPr>
        <w:t>采用</w:t>
      </w:r>
      <w:r>
        <w:rPr>
          <w:rStyle w:val="a7"/>
          <w:rFonts w:ascii="Helvetica" w:hAnsi="Helvetica" w:cs="Helvetica"/>
          <w:color w:val="323232"/>
        </w:rPr>
        <w:t>ES6</w:t>
      </w:r>
      <w:r>
        <w:rPr>
          <w:rStyle w:val="a7"/>
          <w:rFonts w:ascii="Helvetica" w:hAnsi="Helvetica" w:cs="Helvetica"/>
          <w:color w:val="323232"/>
        </w:rPr>
        <w:t>中的</w:t>
      </w:r>
      <w:r>
        <w:rPr>
          <w:rStyle w:val="a7"/>
          <w:rFonts w:ascii="Helvetica" w:hAnsi="Helvetica" w:cs="Helvetica"/>
          <w:color w:val="323232"/>
        </w:rPr>
        <w:t>proxy</w:t>
      </w:r>
      <w:r>
        <w:rPr>
          <w:rStyle w:val="a7"/>
          <w:rFonts w:ascii="Helvetica" w:hAnsi="Helvetica" w:cs="Helvetica"/>
          <w:color w:val="323232"/>
        </w:rPr>
        <w:t>，对目标对象的属性进行拦截处理</w:t>
      </w:r>
    </w:p>
    <w:p w:rsidR="008B633A" w:rsidRDefault="008B633A" w:rsidP="008B633A">
      <w:pPr>
        <w:widowControl/>
        <w:numPr>
          <w:ilvl w:val="0"/>
          <w:numId w:val="7"/>
        </w:numPr>
        <w:spacing w:before="100" w:beforeAutospacing="1" w:after="100" w:afterAutospacing="1"/>
        <w:jc w:val="left"/>
        <w:rPr>
          <w:rFonts w:ascii="Helvetica" w:hAnsi="Helvetica" w:cs="Helvetica"/>
          <w:color w:val="323232"/>
        </w:rPr>
      </w:pPr>
      <w:r>
        <w:rPr>
          <w:rStyle w:val="a7"/>
          <w:rFonts w:ascii="Helvetica" w:hAnsi="Helvetica" w:cs="Helvetica"/>
          <w:color w:val="323232"/>
        </w:rPr>
        <w:t>采用</w:t>
      </w:r>
      <w:r>
        <w:rPr>
          <w:rStyle w:val="a7"/>
          <w:rFonts w:ascii="Helvetica" w:hAnsi="Helvetica" w:cs="Helvetica"/>
          <w:color w:val="323232"/>
        </w:rPr>
        <w:t>ES5</w:t>
      </w:r>
      <w:r>
        <w:rPr>
          <w:rStyle w:val="a7"/>
          <w:rFonts w:ascii="Helvetica" w:hAnsi="Helvetica" w:cs="Helvetica"/>
          <w:color w:val="323232"/>
        </w:rPr>
        <w:t>中的</w:t>
      </w:r>
      <w:r>
        <w:rPr>
          <w:rStyle w:val="a7"/>
          <w:rFonts w:ascii="Helvetica" w:hAnsi="Helvetica" w:cs="Helvetica"/>
          <w:color w:val="323232"/>
        </w:rPr>
        <w:t>defineProperty</w:t>
      </w:r>
      <w:r>
        <w:rPr>
          <w:rStyle w:val="a7"/>
          <w:rFonts w:ascii="Helvetica" w:hAnsi="Helvetica" w:cs="Helvetica"/>
          <w:color w:val="323232"/>
        </w:rPr>
        <w:t>，为目标对象的属性添加</w:t>
      </w:r>
      <w:r>
        <w:rPr>
          <w:rStyle w:val="a7"/>
          <w:rFonts w:ascii="Helvetica" w:hAnsi="Helvetica" w:cs="Helvetica"/>
          <w:color w:val="323232"/>
        </w:rPr>
        <w:t>setter</w:t>
      </w:r>
      <w:r>
        <w:rPr>
          <w:rStyle w:val="a7"/>
          <w:rFonts w:ascii="Helvetica" w:hAnsi="Helvetica" w:cs="Helvetica"/>
          <w:color w:val="323232"/>
        </w:rPr>
        <w:t>和</w:t>
      </w:r>
      <w:r>
        <w:rPr>
          <w:rStyle w:val="a7"/>
          <w:rFonts w:ascii="Helvetica" w:hAnsi="Helvetica" w:cs="Helvetica"/>
          <w:color w:val="323232"/>
        </w:rPr>
        <w:t>getter</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接下来首先采用</w:t>
      </w:r>
      <w:r>
        <w:rPr>
          <w:rFonts w:ascii="Helvetica" w:hAnsi="Helvetica" w:cs="Helvetica"/>
          <w:color w:val="323232"/>
        </w:rPr>
        <w:t>ES6</w:t>
      </w:r>
      <w:r>
        <w:rPr>
          <w:rFonts w:ascii="Helvetica" w:hAnsi="Helvetica" w:cs="Helvetica"/>
          <w:color w:val="323232"/>
        </w:rPr>
        <w:t>中的</w:t>
      </w:r>
      <w:r>
        <w:rPr>
          <w:rFonts w:ascii="Helvetica" w:hAnsi="Helvetica" w:cs="Helvetica"/>
          <w:color w:val="323232"/>
        </w:rPr>
        <w:t>proxy</w:t>
      </w:r>
      <w:r>
        <w:rPr>
          <w:rFonts w:ascii="Helvetica" w:hAnsi="Helvetica" w:cs="Helvetica"/>
          <w:color w:val="323232"/>
        </w:rPr>
        <w:t>方法实现上述场景，首先从阮一峰老师的《</w:t>
      </w:r>
      <w:r>
        <w:rPr>
          <w:rFonts w:ascii="Helvetica" w:hAnsi="Helvetica" w:cs="Helvetica"/>
          <w:color w:val="323232"/>
        </w:rPr>
        <w:t>es6</w:t>
      </w:r>
      <w:r>
        <w:rPr>
          <w:rFonts w:ascii="Helvetica" w:hAnsi="Helvetica" w:cs="Helvetica"/>
          <w:color w:val="323232"/>
        </w:rPr>
        <w:t>入门标准中》摘录：</w:t>
      </w:r>
    </w:p>
    <w:p w:rsidR="008B633A" w:rsidRDefault="008B633A" w:rsidP="008B633A">
      <w:pPr>
        <w:pStyle w:val="a3"/>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Proxy</w:t>
      </w:r>
      <w:r>
        <w:rPr>
          <w:rFonts w:ascii="Helvetica" w:hAnsi="Helvetica" w:cs="Helvetica"/>
          <w:color w:val="323232"/>
          <w:sz w:val="26"/>
          <w:szCs w:val="26"/>
        </w:rPr>
        <w:t>可以理解成在目标对象前架设一</w:t>
      </w:r>
      <w:r>
        <w:rPr>
          <w:rFonts w:ascii="Helvetica" w:hAnsi="Helvetica" w:cs="Helvetica"/>
          <w:color w:val="323232"/>
          <w:sz w:val="26"/>
          <w:szCs w:val="26"/>
        </w:rPr>
        <w:t>“</w:t>
      </w:r>
      <w:r>
        <w:rPr>
          <w:rFonts w:ascii="Helvetica" w:hAnsi="Helvetica" w:cs="Helvetica"/>
          <w:color w:val="323232"/>
          <w:sz w:val="26"/>
          <w:szCs w:val="26"/>
        </w:rPr>
        <w:t>拦截</w:t>
      </w:r>
      <w:r>
        <w:rPr>
          <w:rFonts w:ascii="Helvetica" w:hAnsi="Helvetica" w:cs="Helvetica"/>
          <w:color w:val="323232"/>
          <w:sz w:val="26"/>
          <w:szCs w:val="26"/>
        </w:rPr>
        <w:t>”</w:t>
      </w:r>
      <w:r>
        <w:rPr>
          <w:rFonts w:ascii="Helvetica" w:hAnsi="Helvetica" w:cs="Helvetica"/>
          <w:color w:val="323232"/>
          <w:sz w:val="26"/>
          <w:szCs w:val="26"/>
        </w:rPr>
        <w:t>层，外界对该对象的访问都必须先通过这层拦截，因此提供了一种机制，可以对外界的访问进行过滤和改写。</w:t>
      </w:r>
      <w:r>
        <w:rPr>
          <w:rFonts w:ascii="Helvetica" w:hAnsi="Helvetica" w:cs="Helvetica"/>
          <w:color w:val="323232"/>
          <w:sz w:val="26"/>
          <w:szCs w:val="26"/>
        </w:rPr>
        <w:t>Proxy</w:t>
      </w:r>
      <w:r>
        <w:rPr>
          <w:rFonts w:ascii="Helvetica" w:hAnsi="Helvetica" w:cs="Helvetica"/>
          <w:color w:val="323232"/>
          <w:sz w:val="26"/>
          <w:szCs w:val="26"/>
        </w:rPr>
        <w:t>这个词的原意是代理，用在这里表示由它来</w:t>
      </w:r>
      <w:r>
        <w:rPr>
          <w:rFonts w:ascii="Helvetica" w:hAnsi="Helvetica" w:cs="Helvetica"/>
          <w:color w:val="323232"/>
          <w:sz w:val="26"/>
          <w:szCs w:val="26"/>
        </w:rPr>
        <w:t>“</w:t>
      </w:r>
      <w:r>
        <w:rPr>
          <w:rFonts w:ascii="Helvetica" w:hAnsi="Helvetica" w:cs="Helvetica"/>
          <w:color w:val="323232"/>
          <w:sz w:val="26"/>
          <w:szCs w:val="26"/>
        </w:rPr>
        <w:t>代理</w:t>
      </w:r>
      <w:r>
        <w:rPr>
          <w:rFonts w:ascii="Helvetica" w:hAnsi="Helvetica" w:cs="Helvetica"/>
          <w:color w:val="323232"/>
          <w:sz w:val="26"/>
          <w:szCs w:val="26"/>
        </w:rPr>
        <w:t>”</w:t>
      </w:r>
      <w:r>
        <w:rPr>
          <w:rFonts w:ascii="Helvetica" w:hAnsi="Helvetica" w:cs="Helvetica"/>
          <w:color w:val="323232"/>
          <w:sz w:val="26"/>
          <w:szCs w:val="26"/>
        </w:rPr>
        <w:t>某些操作，可以称为</w:t>
      </w:r>
      <w:r>
        <w:rPr>
          <w:rFonts w:ascii="Helvetica" w:hAnsi="Helvetica" w:cs="Helvetica"/>
          <w:color w:val="323232"/>
          <w:sz w:val="26"/>
          <w:szCs w:val="26"/>
        </w:rPr>
        <w:t>“</w:t>
      </w:r>
      <w:r>
        <w:rPr>
          <w:rFonts w:ascii="Helvetica" w:hAnsi="Helvetica" w:cs="Helvetica"/>
          <w:color w:val="323232"/>
          <w:sz w:val="26"/>
          <w:szCs w:val="26"/>
        </w:rPr>
        <w:t>代理器</w:t>
      </w:r>
      <w:r>
        <w:rPr>
          <w:rFonts w:ascii="Helvetica" w:hAnsi="Helvetica" w:cs="Helvetica"/>
          <w:color w:val="323232"/>
          <w:sz w:val="26"/>
          <w:szCs w:val="26"/>
        </w:rPr>
        <w:t>”</w:t>
      </w:r>
      <w:r>
        <w:rPr>
          <w:rFonts w:ascii="Helvetica" w:hAnsi="Helvetica" w:cs="Helvetica"/>
          <w:color w:val="323232"/>
          <w:sz w:val="26"/>
          <w:szCs w:val="26"/>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上边的话读完后应该和没读一样，放出来也只是用来装一下的。下边直接用简单的例子来说明：</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ES6</w:t>
      </w:r>
      <w:r>
        <w:rPr>
          <w:rFonts w:ascii="Helvetica" w:hAnsi="Helvetica" w:cs="Helvetica"/>
          <w:color w:val="323232"/>
        </w:rPr>
        <w:t>原生提供</w:t>
      </w:r>
      <w:r>
        <w:rPr>
          <w:rStyle w:val="HTML"/>
          <w:rFonts w:ascii="Consolas" w:hAnsi="Consolas" w:cs="Consolas"/>
          <w:color w:val="C7254E"/>
          <w:sz w:val="18"/>
          <w:szCs w:val="18"/>
          <w:shd w:val="clear" w:color="auto" w:fill="F9F2F4"/>
        </w:rPr>
        <w:t>Proxy</w:t>
      </w:r>
      <w:r>
        <w:rPr>
          <w:rFonts w:ascii="Helvetica" w:hAnsi="Helvetica" w:cs="Helvetica"/>
          <w:color w:val="323232"/>
        </w:rPr>
        <w:t>构造函数，用于生成</w:t>
      </w:r>
      <w:r>
        <w:rPr>
          <w:rStyle w:val="HTML"/>
          <w:rFonts w:ascii="Consolas" w:hAnsi="Consolas" w:cs="Consolas"/>
          <w:color w:val="C7254E"/>
          <w:sz w:val="18"/>
          <w:szCs w:val="18"/>
          <w:shd w:val="clear" w:color="auto" w:fill="F9F2F4"/>
        </w:rPr>
        <w:t>Proxy</w:t>
      </w:r>
      <w:r>
        <w:rPr>
          <w:rFonts w:ascii="Helvetica" w:hAnsi="Helvetica" w:cs="Helvetica"/>
          <w:color w:val="323232"/>
        </w:rPr>
        <w:t>实例。</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var</w:t>
      </w:r>
      <w:proofErr w:type="gramEnd"/>
      <w:r>
        <w:rPr>
          <w:rStyle w:val="HTML"/>
          <w:rFonts w:ascii="Consolas" w:hAnsi="Consolas" w:cs="Consolas"/>
          <w:color w:val="333333"/>
        </w:rPr>
        <w:t xml:space="preserve"> proxy = </w:t>
      </w:r>
      <w:r>
        <w:rPr>
          <w:rStyle w:val="hljs-keyword"/>
          <w:rFonts w:ascii="Consolas" w:hAnsi="Consolas" w:cs="Consolas"/>
          <w:b/>
          <w:bCs/>
          <w:color w:val="333333"/>
        </w:rPr>
        <w:t>new</w:t>
      </w:r>
      <w:r>
        <w:rPr>
          <w:rStyle w:val="HTML"/>
          <w:rFonts w:ascii="Consolas" w:hAnsi="Consolas" w:cs="Consolas"/>
          <w:color w:val="333333"/>
        </w:rPr>
        <w:t xml:space="preserve"> Proxy(</w:t>
      </w:r>
      <w:r>
        <w:rPr>
          <w:rStyle w:val="hljs-keyword"/>
          <w:rFonts w:ascii="Consolas" w:hAnsi="Consolas" w:cs="Consolas"/>
          <w:b/>
          <w:bCs/>
          <w:color w:val="333333"/>
        </w:rPr>
        <w:t>target</w:t>
      </w:r>
      <w:r>
        <w:rPr>
          <w:rStyle w:val="HTML"/>
          <w:rFonts w:ascii="Consolas" w:hAnsi="Consolas" w:cs="Consolas"/>
          <w:color w:val="333333"/>
        </w:rPr>
        <w:t>,</w:t>
      </w:r>
      <w:r>
        <w:rPr>
          <w:rStyle w:val="hljs-keyword"/>
          <w:rFonts w:ascii="Consolas" w:hAnsi="Consolas" w:cs="Consolas"/>
          <w:b/>
          <w:bCs/>
          <w:color w:val="333333"/>
        </w:rPr>
        <w:t>handler</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var</w:t>
      </w:r>
      <w:proofErr w:type="gramEnd"/>
      <w:r>
        <w:rPr>
          <w:rStyle w:val="HTML"/>
          <w:rFonts w:ascii="Consolas" w:hAnsi="Consolas" w:cs="Consolas"/>
          <w:color w:val="333333"/>
        </w:rPr>
        <w:t xml:space="preserve"> proxy = </w:t>
      </w:r>
      <w:r>
        <w:rPr>
          <w:rStyle w:val="hljs-keyword"/>
          <w:rFonts w:ascii="Consolas" w:hAnsi="Consolas" w:cs="Consolas"/>
          <w:b/>
          <w:bCs/>
          <w:color w:val="333333"/>
        </w:rPr>
        <w:t>new</w:t>
      </w:r>
      <w:r>
        <w:rPr>
          <w:rStyle w:val="HTML"/>
          <w:rFonts w:ascii="Consolas" w:hAnsi="Consolas" w:cs="Consolas"/>
          <w:color w:val="333333"/>
        </w:rPr>
        <w:t xml:space="preserve"> Proxy(</w:t>
      </w:r>
      <w:r>
        <w:rPr>
          <w:rStyle w:val="hljs-keyword"/>
          <w:rFonts w:ascii="Consolas" w:hAnsi="Consolas" w:cs="Consolas"/>
          <w:b/>
          <w:bCs/>
          <w:color w:val="333333"/>
        </w:rPr>
        <w:t>target</w:t>
      </w:r>
      <w:r>
        <w:rPr>
          <w:rStyle w:val="HTML"/>
          <w:rFonts w:ascii="Consolas" w:hAnsi="Consolas" w:cs="Consolas"/>
          <w:color w:val="333333"/>
        </w:rPr>
        <w:t>,</w:t>
      </w:r>
      <w:r>
        <w:rPr>
          <w:rStyle w:val="hljs-keyword"/>
          <w:rFonts w:ascii="Consolas" w:hAnsi="Consolas" w:cs="Consolas"/>
          <w:b/>
          <w:bCs/>
          <w:color w:val="333333"/>
        </w:rPr>
        <w:t>handler</w:t>
      </w: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Style w:val="HTML"/>
          <w:rFonts w:ascii="Consolas" w:hAnsi="Consolas" w:cs="Consolas"/>
          <w:color w:val="C7254E"/>
          <w:sz w:val="18"/>
          <w:szCs w:val="18"/>
          <w:shd w:val="clear" w:color="auto" w:fill="F9F2F4"/>
        </w:rPr>
        <w:t>Proxy</w:t>
      </w:r>
      <w:r>
        <w:rPr>
          <w:rFonts w:ascii="Helvetica" w:hAnsi="Helvetica" w:cs="Helvetica"/>
          <w:color w:val="323232"/>
        </w:rPr>
        <w:t>对象的所有用法都是上面的形式，不同的只是</w:t>
      </w:r>
      <w:r>
        <w:rPr>
          <w:rStyle w:val="HTML"/>
          <w:rFonts w:ascii="Consolas" w:hAnsi="Consolas" w:cs="Consolas"/>
          <w:color w:val="C7254E"/>
          <w:sz w:val="18"/>
          <w:szCs w:val="18"/>
          <w:shd w:val="clear" w:color="auto" w:fill="F9F2F4"/>
        </w:rPr>
        <w:t>handler</w:t>
      </w:r>
      <w:r>
        <w:rPr>
          <w:rFonts w:ascii="Helvetica" w:hAnsi="Helvetica" w:cs="Helvetica"/>
          <w:color w:val="323232"/>
        </w:rPr>
        <w:t>参数的写法。其中</w:t>
      </w:r>
      <w:r>
        <w:rPr>
          <w:rStyle w:val="HTML"/>
          <w:rFonts w:ascii="Consolas" w:hAnsi="Consolas" w:cs="Consolas"/>
          <w:color w:val="C7254E"/>
          <w:sz w:val="18"/>
          <w:szCs w:val="18"/>
          <w:shd w:val="clear" w:color="auto" w:fill="F9F2F4"/>
        </w:rPr>
        <w:t>new Proxy()</w:t>
      </w:r>
      <w:r>
        <w:rPr>
          <w:rFonts w:ascii="Helvetica" w:hAnsi="Helvetica" w:cs="Helvetica"/>
          <w:color w:val="323232"/>
        </w:rPr>
        <w:t>表示生成的一个</w:t>
      </w:r>
      <w:r>
        <w:rPr>
          <w:rStyle w:val="HTML"/>
          <w:rFonts w:ascii="Consolas" w:hAnsi="Consolas" w:cs="Consolas"/>
          <w:color w:val="C7254E"/>
          <w:sz w:val="18"/>
          <w:szCs w:val="18"/>
          <w:shd w:val="clear" w:color="auto" w:fill="F9F2F4"/>
        </w:rPr>
        <w:t>Proxy</w:t>
      </w:r>
      <w:r>
        <w:rPr>
          <w:rFonts w:ascii="Helvetica" w:hAnsi="Helvetica" w:cs="Helvetica"/>
          <w:color w:val="323232"/>
        </w:rPr>
        <w:t>实例，</w:t>
      </w:r>
      <w:r>
        <w:rPr>
          <w:rStyle w:val="HTML"/>
          <w:rFonts w:ascii="Consolas" w:hAnsi="Consolas" w:cs="Consolas"/>
          <w:color w:val="C7254E"/>
          <w:sz w:val="18"/>
          <w:szCs w:val="18"/>
          <w:shd w:val="clear" w:color="auto" w:fill="F9F2F4"/>
        </w:rPr>
        <w:t>target</w:t>
      </w:r>
      <w:r>
        <w:rPr>
          <w:rFonts w:ascii="Helvetica" w:hAnsi="Helvetica" w:cs="Helvetica"/>
          <w:color w:val="323232"/>
        </w:rPr>
        <w:t>参数表示所要拦截的目标对象，</w:t>
      </w:r>
      <w:r>
        <w:rPr>
          <w:rStyle w:val="HTML"/>
          <w:rFonts w:ascii="Consolas" w:hAnsi="Consolas" w:cs="Consolas"/>
          <w:color w:val="C7254E"/>
          <w:sz w:val="18"/>
          <w:szCs w:val="18"/>
          <w:shd w:val="clear" w:color="auto" w:fill="F9F2F4"/>
        </w:rPr>
        <w:t>handler</w:t>
      </w:r>
      <w:r>
        <w:rPr>
          <w:rFonts w:ascii="Helvetica" w:hAnsi="Helvetica" w:cs="Helvetica"/>
          <w:color w:val="323232"/>
        </w:rPr>
        <w:t>参数也是一个对象，用来定制拦截行为。</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下面来一个拦截读取属性行为的例子：</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proxy = </w:t>
      </w:r>
      <w:r>
        <w:rPr>
          <w:rStyle w:val="hljs-keyword"/>
          <w:rFonts w:ascii="Consolas" w:hAnsi="Consolas" w:cs="Consolas"/>
          <w:b/>
          <w:bCs/>
          <w:color w:val="333333"/>
        </w:rPr>
        <w:t>new</w:t>
      </w:r>
      <w:r>
        <w:rPr>
          <w:rStyle w:val="HTML"/>
          <w:rFonts w:ascii="Consolas" w:hAnsi="Consolas" w:cs="Consolas"/>
          <w:color w:val="333333"/>
        </w:rPr>
        <w:t xml:space="preserve"> Proxy({},{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get</w:t>
      </w:r>
      <w:r>
        <w:rPr>
          <w:rStyle w:val="HTML"/>
          <w:rFonts w:ascii="Consolas" w:hAnsi="Consolas" w:cs="Consolas"/>
          <w:color w:val="333333"/>
        </w:rPr>
        <w:t>:</w:t>
      </w:r>
      <w:proofErr w:type="gramEnd"/>
      <w:r>
        <w:rPr>
          <w:rStyle w:val="hljs-keyword"/>
          <w:rFonts w:ascii="Consolas" w:hAnsi="Consolas" w:cs="Consolas"/>
          <w:b/>
          <w:bCs/>
          <w:color w:val="333333"/>
        </w:rPr>
        <w:t>function</w:t>
      </w:r>
      <w:r>
        <w:rPr>
          <w:rStyle w:val="hljs-params"/>
          <w:rFonts w:ascii="Consolas" w:hAnsi="Consolas" w:cs="Consolas"/>
          <w:color w:val="333333"/>
        </w:rPr>
        <w:t>(target,property)</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number"/>
          <w:rFonts w:ascii="Consolas" w:hAnsi="Consolas" w:cs="Consolas"/>
          <w:color w:val="008080"/>
        </w:rPr>
        <w:t>35</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proxy.time;</w:t>
      </w:r>
      <w:r>
        <w:rPr>
          <w:rStyle w:val="hljs-comment"/>
          <w:rFonts w:ascii="Consolas" w:hAnsi="Consolas" w:cs="Consolas"/>
          <w:i/>
          <w:iCs/>
          <w:color w:val="999988"/>
        </w:rPr>
        <w:t>//35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proxy.name;</w:t>
      </w:r>
      <w:r>
        <w:rPr>
          <w:rStyle w:val="hljs-comment"/>
          <w:rFonts w:ascii="Consolas" w:hAnsi="Consolas" w:cs="Consolas"/>
          <w:i/>
          <w:iCs/>
          <w:color w:val="999988"/>
        </w:rPr>
        <w:t>//35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proxy.title;</w:t>
      </w:r>
      <w:r>
        <w:rPr>
          <w:rStyle w:val="hljs-comment"/>
          <w:rFonts w:ascii="Consolas" w:hAnsi="Consolas" w:cs="Consolas"/>
          <w:i/>
          <w:iCs/>
          <w:color w:val="999988"/>
        </w:rPr>
        <w:t>//35</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上面代码中，作为构造函数，</w:t>
      </w:r>
      <w:r>
        <w:rPr>
          <w:rStyle w:val="HTML"/>
          <w:rFonts w:ascii="Consolas" w:hAnsi="Consolas" w:cs="Consolas"/>
          <w:color w:val="C7254E"/>
          <w:sz w:val="18"/>
          <w:szCs w:val="18"/>
          <w:shd w:val="clear" w:color="auto" w:fill="F9F2F4"/>
        </w:rPr>
        <w:t>Proxy</w:t>
      </w:r>
      <w:r>
        <w:rPr>
          <w:rFonts w:ascii="Helvetica" w:hAnsi="Helvetica" w:cs="Helvetica"/>
          <w:color w:val="323232"/>
        </w:rPr>
        <w:t>接受两个参数。第一个参数是所要代理的目标对象（上例是一个空对象），即如果没有</w:t>
      </w:r>
      <w:r>
        <w:rPr>
          <w:rStyle w:val="HTML"/>
          <w:rFonts w:ascii="Consolas" w:hAnsi="Consolas" w:cs="Consolas"/>
          <w:color w:val="C7254E"/>
          <w:sz w:val="18"/>
          <w:szCs w:val="18"/>
          <w:shd w:val="clear" w:color="auto" w:fill="F9F2F4"/>
        </w:rPr>
        <w:t>Proxy</w:t>
      </w:r>
      <w:r>
        <w:rPr>
          <w:rFonts w:ascii="Helvetica" w:hAnsi="Helvetica" w:cs="Helvetica"/>
          <w:color w:val="323232"/>
        </w:rPr>
        <w:t>的介入，操作原来要访问的就是这个对象；第二个参数是一个配置对象，对于每一个被代理的操作，需要提供一个对应的处理函数，该函数将拦截对应的操作。比如，上面代码中，配置对象有一个</w:t>
      </w:r>
      <w:r>
        <w:rPr>
          <w:rStyle w:val="HTML"/>
          <w:rFonts w:ascii="Consolas" w:hAnsi="Consolas" w:cs="Consolas"/>
          <w:color w:val="C7254E"/>
          <w:sz w:val="18"/>
          <w:szCs w:val="18"/>
          <w:shd w:val="clear" w:color="auto" w:fill="F9F2F4"/>
        </w:rPr>
        <w:t>get</w:t>
      </w:r>
      <w:r>
        <w:rPr>
          <w:rFonts w:ascii="Helvetica" w:hAnsi="Helvetica" w:cs="Helvetica"/>
          <w:color w:val="323232"/>
        </w:rPr>
        <w:t>方法，用来拦截对目标对象属性的访问请求。</w:t>
      </w:r>
      <w:r>
        <w:rPr>
          <w:rStyle w:val="HTML"/>
          <w:rFonts w:ascii="Consolas" w:hAnsi="Consolas" w:cs="Consolas"/>
          <w:color w:val="C7254E"/>
          <w:sz w:val="18"/>
          <w:szCs w:val="18"/>
          <w:shd w:val="clear" w:color="auto" w:fill="F9F2F4"/>
        </w:rPr>
        <w:t>get</w:t>
      </w:r>
      <w:r>
        <w:rPr>
          <w:rFonts w:ascii="Helvetica" w:hAnsi="Helvetica" w:cs="Helvetica"/>
          <w:color w:val="323232"/>
        </w:rPr>
        <w:t>方法的两个参数分别是目标对象和所要访问的属性。可以看到，由于拦截函数总是返回</w:t>
      </w:r>
      <w:r>
        <w:rPr>
          <w:rFonts w:ascii="Helvetica" w:hAnsi="Helvetica" w:cs="Helvetica"/>
          <w:color w:val="323232"/>
        </w:rPr>
        <w:t>35</w:t>
      </w:r>
      <w:r>
        <w:rPr>
          <w:rFonts w:ascii="Helvetica" w:hAnsi="Helvetica" w:cs="Helvetica"/>
          <w:color w:val="323232"/>
        </w:rPr>
        <w:t>，所以访问任何属性都得到</w:t>
      </w:r>
      <w:r>
        <w:rPr>
          <w:rFonts w:ascii="Helvetica" w:hAnsi="Helvetica" w:cs="Helvetica"/>
          <w:color w:val="323232"/>
        </w:rPr>
        <w:t>35</w:t>
      </w:r>
      <w:r>
        <w:rPr>
          <w:rFonts w:ascii="Helvetica" w:hAnsi="Helvetica" w:cs="Helvetica"/>
          <w:color w:val="323232"/>
        </w:rPr>
        <w:t>。</w:t>
      </w:r>
    </w:p>
    <w:p w:rsidR="008B633A" w:rsidRDefault="008B633A" w:rsidP="008B633A">
      <w:pPr>
        <w:spacing w:before="300" w:after="300"/>
        <w:rPr>
          <w:rFonts w:ascii="Helvetica" w:hAnsi="Helvetica" w:cs="Helvetica"/>
          <w:color w:val="323232"/>
        </w:rPr>
      </w:pPr>
      <w:r>
        <w:rPr>
          <w:rFonts w:ascii="Helvetica" w:hAnsi="Helvetica" w:cs="Helvetica"/>
          <w:color w:val="323232"/>
        </w:rPr>
        <w:pict>
          <v:rect id="_x0000_i1025" style="width:0;height:0" o:hralign="center" o:hrstd="t" o:hr="t" fillcolor="#a0a0a0" stroked="f"/>
        </w:pict>
      </w:r>
    </w:p>
    <w:p w:rsidR="008B633A" w:rsidRDefault="008B633A" w:rsidP="008B633A">
      <w:pPr>
        <w:pStyle w:val="5"/>
        <w:spacing w:before="150" w:after="150"/>
        <w:rPr>
          <w:rFonts w:ascii="inherit" w:hAnsi="inherit" w:cs="Helvetica"/>
          <w:b w:val="0"/>
          <w:bCs w:val="0"/>
          <w:color w:val="323232"/>
          <w:sz w:val="21"/>
          <w:szCs w:val="21"/>
        </w:rPr>
      </w:pPr>
      <w:r>
        <w:rPr>
          <w:rFonts w:ascii="inherit" w:hAnsi="inherit" w:cs="Helvetica"/>
          <w:b w:val="0"/>
          <w:bCs w:val="0"/>
          <w:color w:val="323232"/>
          <w:sz w:val="21"/>
          <w:szCs w:val="21"/>
        </w:rPr>
        <w:t>听话分割线出来了，以上内容摘自《</w:t>
      </w:r>
      <w:r>
        <w:rPr>
          <w:rFonts w:ascii="inherit" w:hAnsi="inherit" w:cs="Helvetica"/>
          <w:b w:val="0"/>
          <w:bCs w:val="0"/>
          <w:color w:val="323232"/>
          <w:sz w:val="21"/>
          <w:szCs w:val="21"/>
        </w:rPr>
        <w:t>ES6</w:t>
      </w:r>
      <w:r>
        <w:rPr>
          <w:rFonts w:ascii="inherit" w:hAnsi="inherit" w:cs="Helvetica"/>
          <w:b w:val="0"/>
          <w:bCs w:val="0"/>
          <w:color w:val="323232"/>
          <w:sz w:val="21"/>
          <w:szCs w:val="21"/>
        </w:rPr>
        <w:t>标准入门（第二版）》，特此声明！</w:t>
      </w:r>
    </w:p>
    <w:p w:rsidR="008B633A" w:rsidRDefault="008B633A" w:rsidP="008B633A">
      <w:pPr>
        <w:spacing w:before="300" w:after="300"/>
        <w:rPr>
          <w:rFonts w:ascii="Helvetica" w:hAnsi="Helvetica" w:cs="Helvetica"/>
          <w:color w:val="323232"/>
          <w:sz w:val="24"/>
          <w:szCs w:val="24"/>
        </w:rPr>
      </w:pPr>
      <w:r>
        <w:rPr>
          <w:rFonts w:ascii="Helvetica" w:hAnsi="Helvetica" w:cs="Helvetica"/>
          <w:color w:val="323232"/>
        </w:rPr>
        <w:pict>
          <v:rect id="_x0000_i1026" style="width:0;height:0" o:hralign="center" o:hrstd="t" o:hr="t" fillcolor="#a0a0a0" stroked="f"/>
        </w:pic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看了上述的代码之后，我想也应该不用再太多的介绍了，直接上针对问题</w:t>
      </w:r>
      <w:proofErr w:type="gramStart"/>
      <w:r>
        <w:rPr>
          <w:rFonts w:ascii="Helvetica" w:hAnsi="Helvetica" w:cs="Helvetica"/>
          <w:color w:val="323232"/>
        </w:rPr>
        <w:t>一</w:t>
      </w:r>
      <w:proofErr w:type="gramEnd"/>
      <w:r>
        <w:rPr>
          <w:rFonts w:ascii="Helvetica" w:hAnsi="Helvetica" w:cs="Helvetica"/>
          <w:color w:val="323232"/>
        </w:rPr>
        <w:t>的代码：</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Observer</w:t>
      </w:r>
      <w:r>
        <w:rPr>
          <w:rStyle w:val="hljs-function"/>
          <w:rFonts w:ascii="Consolas" w:hAnsi="Consolas" w:cs="Consolas"/>
          <w:color w:val="333333"/>
        </w:rPr>
        <w:t>(</w:t>
      </w:r>
      <w:r>
        <w:rPr>
          <w:rStyle w:val="hljs-params"/>
          <w:rFonts w:ascii="Consolas" w:hAnsi="Consolas" w:cs="Consolas"/>
          <w:color w:val="333333"/>
        </w:rPr>
        <w:t>data</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keyword"/>
          <w:rFonts w:ascii="Consolas" w:hAnsi="Consolas" w:cs="Consolas"/>
          <w:b/>
          <w:bCs/>
          <w:color w:val="333333"/>
        </w:rPr>
        <w:t>new</w:t>
      </w:r>
      <w:r>
        <w:rPr>
          <w:rStyle w:val="HTML"/>
          <w:rFonts w:ascii="Consolas" w:hAnsi="Consolas" w:cs="Consolas"/>
          <w:color w:val="333333"/>
        </w:rPr>
        <w:t xml:space="preserve"> </w:t>
      </w:r>
      <w:r>
        <w:rPr>
          <w:rStyle w:val="hljs-builtin"/>
          <w:rFonts w:ascii="Consolas" w:hAnsi="Consolas" w:cs="Consolas"/>
          <w:color w:val="0086B3"/>
        </w:rPr>
        <w:t>Proxy</w:t>
      </w:r>
      <w:r>
        <w:rPr>
          <w:rStyle w:val="HTML"/>
          <w:rFonts w:ascii="Consolas" w:hAnsi="Consolas" w:cs="Consolas"/>
          <w:color w:val="333333"/>
        </w:rPr>
        <w:t>(data,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get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target, key</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 xml:space="preserve">key </w:t>
      </w:r>
      <w:r>
        <w:rPr>
          <w:rStyle w:val="hljs-keyword"/>
          <w:rFonts w:ascii="Consolas" w:hAnsi="Consolas" w:cs="Consolas"/>
          <w:b/>
          <w:bCs/>
          <w:color w:val="333333"/>
        </w:rPr>
        <w:t>in</w:t>
      </w:r>
      <w:r>
        <w:rPr>
          <w:rStyle w:val="HTML"/>
          <w:rFonts w:ascii="Consolas" w:hAnsi="Consolas" w:cs="Consolas"/>
          <w:color w:val="333333"/>
        </w:rPr>
        <w:t xml:space="preserve"> target){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你访问了</w:t>
      </w:r>
      <w:r>
        <w:rPr>
          <w:rStyle w:val="hljs-string"/>
          <w:rFonts w:ascii="Consolas" w:hAnsi="Consolas" w:cs="Consolas"/>
          <w:color w:val="DD1144"/>
        </w:rPr>
        <w:t>'</w:t>
      </w:r>
      <w:r>
        <w:rPr>
          <w:rStyle w:val="HTML"/>
          <w:rFonts w:ascii="Consolas" w:hAnsi="Consolas" w:cs="Consolas"/>
          <w:color w:val="333333"/>
        </w:rPr>
        <w:t xml:space="preserve"> + 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target[key];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throw</w:t>
      </w:r>
      <w:proofErr w:type="gramEnd"/>
      <w:r>
        <w:rPr>
          <w:rStyle w:val="HTML"/>
          <w:rFonts w:ascii="Consolas" w:hAnsi="Consolas" w:cs="Consolas"/>
          <w:color w:val="333333"/>
        </w:rPr>
        <w:t xml:space="preserve"> </w:t>
      </w:r>
      <w:r>
        <w:rPr>
          <w:rStyle w:val="hljs-keyword"/>
          <w:rFonts w:ascii="Consolas" w:hAnsi="Consolas" w:cs="Consolas"/>
          <w:b/>
          <w:bCs/>
          <w:color w:val="333333"/>
        </w:rPr>
        <w:t>new</w:t>
      </w:r>
      <w:r>
        <w:rPr>
          <w:rStyle w:val="HTML"/>
          <w:rFonts w:ascii="Consolas" w:hAnsi="Consolas" w:cs="Consolas"/>
          <w:color w:val="333333"/>
        </w:rPr>
        <w:t xml:space="preserve"> </w:t>
      </w:r>
      <w:r>
        <w:rPr>
          <w:rStyle w:val="hljs-builtin"/>
          <w:rFonts w:ascii="Consolas" w:hAnsi="Consolas" w:cs="Consolas"/>
          <w:color w:val="0086B3"/>
        </w:rPr>
        <w:t>Error</w:t>
      </w:r>
      <w:r>
        <w:rPr>
          <w:rStyle w:val="HTML"/>
          <w:rFonts w:ascii="Consolas" w:hAnsi="Consolas" w:cs="Consolas"/>
          <w:color w:val="333333"/>
        </w:rPr>
        <w:t>(</w:t>
      </w:r>
      <w:r>
        <w:rPr>
          <w:rStyle w:val="hljs-string"/>
          <w:rFonts w:ascii="Consolas" w:hAnsi="Consolas" w:cs="Consolas"/>
          <w:color w:val="DD1144"/>
        </w:rPr>
        <w:t>'key does not exist'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set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target, key, newVal</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你设置了</w:t>
      </w:r>
      <w:r>
        <w:rPr>
          <w:rStyle w:val="hljs-string"/>
          <w:rFonts w:ascii="Consolas" w:hAnsi="Consolas" w:cs="Consolas"/>
          <w:color w:val="DD1144"/>
        </w:rPr>
        <w:t>'</w:t>
      </w:r>
      <w:r>
        <w:rPr>
          <w:rStyle w:val="HTML"/>
          <w:rFonts w:ascii="Consolas" w:hAnsi="Consolas" w:cs="Consolas"/>
          <w:color w:val="333333"/>
        </w:rPr>
        <w:t xml:space="preserve"> + 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新的</w:t>
      </w:r>
      <w:r>
        <w:rPr>
          <w:rStyle w:val="hljs-string"/>
          <w:rFonts w:ascii="Consolas" w:hAnsi="Consolas" w:cs="Consolas"/>
          <w:color w:val="DD1144"/>
        </w:rPr>
        <w:t>'</w:t>
      </w:r>
      <w:r>
        <w:rPr>
          <w:rStyle w:val="HTML"/>
          <w:rFonts w:ascii="Consolas" w:hAnsi="Consolas" w:cs="Consolas"/>
          <w:color w:val="333333"/>
        </w:rPr>
        <w:t xml:space="preserve"> + key + </w:t>
      </w:r>
      <w:r>
        <w:rPr>
          <w:rStyle w:val="hljs-string"/>
          <w:rFonts w:ascii="Consolas" w:hAnsi="Consolas" w:cs="Consolas"/>
          <w:color w:val="DD1144"/>
        </w:rPr>
        <w:t>'='</w:t>
      </w:r>
      <w:r>
        <w:rPr>
          <w:rStyle w:val="HTML"/>
          <w:rFonts w:ascii="Consolas" w:hAnsi="Consolas" w:cs="Consolas"/>
          <w:color w:val="333333"/>
        </w:rPr>
        <w:t xml:space="preserve"> +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target[</w:t>
      </w:r>
      <w:proofErr w:type="gramEnd"/>
      <w:r>
        <w:rPr>
          <w:rStyle w:val="HTML"/>
          <w:rFonts w:ascii="Consolas" w:hAnsi="Consolas" w:cs="Consolas"/>
          <w:color w:val="333333"/>
        </w:rPr>
        <w:t>key] =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app = </w:t>
      </w:r>
      <w:r>
        <w:rPr>
          <w:rStyle w:val="hljs-keyword"/>
          <w:rFonts w:ascii="Consolas" w:hAnsi="Consolas" w:cs="Consolas"/>
          <w:b/>
          <w:bCs/>
          <w:color w:val="333333"/>
        </w:rPr>
        <w:t>new</w:t>
      </w:r>
      <w:r>
        <w:rPr>
          <w:rStyle w:val="HTML"/>
          <w:rFonts w:ascii="Consolas" w:hAnsi="Consolas" w:cs="Consolas"/>
          <w:color w:val="333333"/>
        </w:rPr>
        <w:t xml:space="preserve">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测试结果如下图：</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5829300" cy="2028825"/>
            <wp:effectExtent l="0" t="0" r="0" b="9525"/>
            <wp:docPr id="7" name="图片 7" descr="http://i.imgur.com/ET3Y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ET3YKz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2028825"/>
                    </a:xfrm>
                    <a:prstGeom prst="rect">
                      <a:avLst/>
                    </a:prstGeom>
                    <a:noFill/>
                    <a:ln>
                      <a:noFill/>
                    </a:ln>
                  </pic:spPr>
                </pic:pic>
              </a:graphicData>
            </a:graphic>
          </wp:inline>
        </w:drawing>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如上图结果所示，上述代码完美的实现了问题一中所提到的监听对象属性变化，但是深入思考就会发现，上述代码还是有问题的，因此，引出来问题二。</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问题二</w:t>
      </w:r>
    </w:p>
    <w:p w:rsidR="008B633A" w:rsidRDefault="008B633A" w:rsidP="008B633A">
      <w:pPr>
        <w:pStyle w:val="a3"/>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如果传入的参数对象是一个</w:t>
      </w:r>
      <w:r>
        <w:rPr>
          <w:rFonts w:ascii="Helvetica" w:hAnsi="Helvetica" w:cs="Helvetica"/>
          <w:color w:val="323232"/>
          <w:sz w:val="26"/>
          <w:szCs w:val="26"/>
        </w:rPr>
        <w:t>“</w:t>
      </w:r>
      <w:r>
        <w:rPr>
          <w:rFonts w:ascii="Helvetica" w:hAnsi="Helvetica" w:cs="Helvetica"/>
          <w:color w:val="323232"/>
          <w:sz w:val="26"/>
          <w:szCs w:val="26"/>
        </w:rPr>
        <w:t>比较深</w:t>
      </w:r>
      <w:r>
        <w:rPr>
          <w:rFonts w:ascii="Helvetica" w:hAnsi="Helvetica" w:cs="Helvetica"/>
          <w:color w:val="323232"/>
          <w:sz w:val="26"/>
          <w:szCs w:val="26"/>
        </w:rPr>
        <w:t>”</w:t>
      </w:r>
      <w:r>
        <w:rPr>
          <w:rFonts w:ascii="Helvetica" w:hAnsi="Helvetica" w:cs="Helvetica"/>
          <w:color w:val="323232"/>
          <w:sz w:val="26"/>
          <w:szCs w:val="26"/>
        </w:rPr>
        <w:t>的对象（也就是其属性值也可能是对象），那该怎么办？</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举个例子：</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let</w:t>
      </w:r>
      <w:proofErr w:type="gramEnd"/>
      <w:r>
        <w:rPr>
          <w:rStyle w:val="HTML"/>
          <w:rFonts w:ascii="Consolas" w:hAnsi="Consolas" w:cs="Consolas"/>
          <w:color w:val="333333"/>
        </w:rPr>
        <w:t xml:space="preserve"> app = new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basicInfo</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TML"/>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selector-tag"/>
          <w:rFonts w:ascii="Consolas" w:hAnsi="Consolas" w:cs="Consolas"/>
          <w:b/>
          <w:bC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要实现的结果如下</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r>
        <w:rPr>
          <w:rStyle w:val="hljs-selector-class"/>
          <w:rFonts w:ascii="Consolas" w:hAnsi="Consolas" w:cs="Consolas"/>
          <w:color w:val="333333"/>
        </w:rPr>
        <w:t>.data.basicInfo.name</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你访问了</w:t>
      </w:r>
      <w:r>
        <w:rPr>
          <w:rStyle w:val="hljs-comment"/>
          <w:rFonts w:ascii="Consolas" w:hAnsi="Consolas" w:cs="Consolas"/>
          <w:i/>
          <w:iCs/>
          <w:color w:val="999988"/>
        </w:rPr>
        <w:t>basicInfo</w:t>
      </w:r>
      <w:r>
        <w:rPr>
          <w:rStyle w:val="hljs-comment"/>
          <w:rFonts w:ascii="Consolas" w:hAnsi="Consolas" w:cs="Consolas"/>
          <w:i/>
          <w:iCs/>
          <w:color w:val="999988"/>
        </w:rPr>
        <w:t>，你访问了</w:t>
      </w:r>
      <w:r>
        <w:rPr>
          <w:rStyle w:val="hljs-comment"/>
          <w:rFonts w:ascii="Consolas" w:hAnsi="Consolas" w:cs="Consolas"/>
          <w:i/>
          <w:iCs/>
          <w:color w:val="999988"/>
        </w:rPr>
        <w:t>name</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首先利用问题一中的代码进行测试：</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5791200" cy="762000"/>
            <wp:effectExtent l="0" t="0" r="0" b="0"/>
            <wp:docPr id="6" name="图片 6" descr="http://i.imgur.com/kncT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kncTPd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762000"/>
                    </a:xfrm>
                    <a:prstGeom prst="rect">
                      <a:avLst/>
                    </a:prstGeom>
                    <a:noFill/>
                    <a:ln>
                      <a:noFill/>
                    </a:ln>
                  </pic:spPr>
                </pic:pic>
              </a:graphicData>
            </a:graphic>
          </wp:inline>
        </w:drawing>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从结果可以看到并不能解决问题，到这里也许有人觉得只要在代码中加上这样的</w:t>
      </w:r>
      <w:proofErr w:type="gramStart"/>
      <w:r>
        <w:rPr>
          <w:rFonts w:ascii="Helvetica" w:hAnsi="Helvetica" w:cs="Helvetica"/>
          <w:color w:val="323232"/>
        </w:rPr>
        <w:t>一</w:t>
      </w:r>
      <w:proofErr w:type="gramEnd"/>
      <w:r>
        <w:rPr>
          <w:rFonts w:ascii="Helvetica" w:hAnsi="Helvetica" w:cs="Helvetica"/>
          <w:color w:val="323232"/>
        </w:rPr>
        <w:t>段代码即可：</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ljs-builtin"/>
          <w:rFonts w:ascii="Consolas" w:hAnsi="Consolas" w:cs="Consolas"/>
          <w:color w:val="0086B3"/>
        </w:rPr>
        <w:t>let</w:t>
      </w:r>
      <w:r>
        <w:rPr>
          <w:rStyle w:val="HTML"/>
          <w:rFonts w:ascii="Consolas" w:hAnsi="Consolas" w:cs="Consolas"/>
          <w:color w:val="333333"/>
        </w:rPr>
        <w:t xml:space="preserve"> </w:t>
      </w:r>
      <w:r>
        <w:rPr>
          <w:rStyle w:val="hljs-builtin"/>
          <w:rFonts w:ascii="Consolas" w:hAnsi="Consolas" w:cs="Consolas"/>
          <w:color w:val="0086B3"/>
        </w:rPr>
        <w:t>key</w:t>
      </w:r>
      <w:r>
        <w:rPr>
          <w:rStyle w:val="HTML"/>
          <w:rFonts w:ascii="Consolas" w:hAnsi="Consolas" w:cs="Consolas"/>
          <w:color w:val="333333"/>
        </w:rPr>
        <w:t xml:space="preserve"> </w:t>
      </w:r>
      <w:r>
        <w:rPr>
          <w:rStyle w:val="hljs-keyword"/>
          <w:rFonts w:ascii="Consolas" w:hAnsi="Consolas" w:cs="Consolas"/>
          <w:b/>
          <w:bCs/>
          <w:color w:val="333333"/>
        </w:rPr>
        <w:t>in</w:t>
      </w:r>
      <w:r>
        <w:rPr>
          <w:rStyle w:val="HTML"/>
          <w:rFonts w:ascii="Consolas" w:hAnsi="Consolas" w:cs="Consolas"/>
          <w:color w:val="333333"/>
        </w:rPr>
        <w:t xml:space="preserve"> data){</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data.hasOwnProperty(</w:t>
      </w:r>
      <w:r>
        <w:rPr>
          <w:rStyle w:val="hljs-builtin"/>
          <w:rFonts w:ascii="Consolas" w:hAnsi="Consolas" w:cs="Consolas"/>
          <w:color w:val="0086B3"/>
        </w:rPr>
        <w:t>key</w:t>
      </w:r>
      <w:r>
        <w:rPr>
          <w:rStyle w:val="HTML"/>
          <w:rFonts w:ascii="Consolas" w:hAnsi="Consolas" w:cs="Consolas"/>
          <w:color w:val="333333"/>
        </w:rPr>
        <w:t>) &amp;&amp; typeof data[</w:t>
      </w:r>
      <w:r>
        <w:rPr>
          <w:rStyle w:val="hljs-builtin"/>
          <w:rFonts w:ascii="Consolas" w:hAnsi="Consolas" w:cs="Consolas"/>
          <w:color w:val="0086B3"/>
        </w:rPr>
        <w:t>key</w:t>
      </w:r>
      <w:r>
        <w:rPr>
          <w:rStyle w:val="HTML"/>
          <w:rFonts w:ascii="Consolas" w:hAnsi="Consolas" w:cs="Consolas"/>
          <w:color w:val="333333"/>
        </w:rPr>
        <w:t>] === 'object'){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new</w:t>
      </w:r>
      <w:proofErr w:type="gramEnd"/>
      <w:r>
        <w:rPr>
          <w:rStyle w:val="HTML"/>
          <w:rFonts w:ascii="Consolas" w:hAnsi="Consolas" w:cs="Consolas"/>
          <w:color w:val="333333"/>
        </w:rPr>
        <w:t xml:space="preserve"> Observer(data[</w:t>
      </w:r>
      <w:r>
        <w:rPr>
          <w:rStyle w:val="hljs-builtin"/>
          <w:rFonts w:ascii="Consolas" w:hAnsi="Consolas" w:cs="Consolas"/>
          <w:color w:val="0086B3"/>
        </w:rPr>
        <w:t>key</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事实上是这种方式是无效的，读者可自行测试。究其原因，</w:t>
      </w:r>
      <w:r>
        <w:rPr>
          <w:rFonts w:ascii="Helvetica" w:hAnsi="Helvetica" w:cs="Helvetica"/>
          <w:color w:val="323232"/>
        </w:rPr>
        <w:t>ES6</w:t>
      </w:r>
      <w:r>
        <w:rPr>
          <w:rFonts w:ascii="Helvetica" w:hAnsi="Helvetica" w:cs="Helvetica"/>
          <w:color w:val="323232"/>
        </w:rPr>
        <w:t>中的</w:t>
      </w:r>
      <w:r>
        <w:rPr>
          <w:rFonts w:ascii="Helvetica" w:hAnsi="Helvetica" w:cs="Helvetica"/>
          <w:color w:val="323232"/>
        </w:rPr>
        <w:t>proxy</w:t>
      </w:r>
      <w:r>
        <w:rPr>
          <w:rFonts w:ascii="Helvetica" w:hAnsi="Helvetica" w:cs="Helvetica"/>
          <w:color w:val="323232"/>
        </w:rPr>
        <w:t>方式是通过</w:t>
      </w:r>
      <w:r>
        <w:rPr>
          <w:rFonts w:ascii="Helvetica" w:hAnsi="Helvetica" w:cs="Helvetica"/>
          <w:color w:val="323232"/>
        </w:rPr>
        <w:t>Proxy</w:t>
      </w:r>
      <w:r>
        <w:rPr>
          <w:rFonts w:ascii="Helvetica" w:hAnsi="Helvetica" w:cs="Helvetica"/>
          <w:color w:val="323232"/>
        </w:rPr>
        <w:t>构造函数来</w:t>
      </w:r>
      <w:r>
        <w:rPr>
          <w:rFonts w:ascii="Helvetica" w:hAnsi="Helvetica" w:cs="Helvetica"/>
          <w:color w:val="323232"/>
        </w:rPr>
        <w:t>new</w:t>
      </w:r>
      <w:r>
        <w:rPr>
          <w:rFonts w:ascii="Helvetica" w:hAnsi="Helvetica" w:cs="Helvetica"/>
          <w:color w:val="323232"/>
        </w:rPr>
        <w:t>一个实例，此实例代理拦截目标对象的操作，所以对于深层递归</w:t>
      </w:r>
      <w:r>
        <w:rPr>
          <w:rFonts w:ascii="Helvetica" w:hAnsi="Helvetica" w:cs="Helvetica"/>
          <w:color w:val="323232"/>
        </w:rPr>
        <w:t>new</w:t>
      </w:r>
      <w:r>
        <w:rPr>
          <w:rFonts w:ascii="Helvetica" w:hAnsi="Helvetica" w:cs="Helvetica"/>
          <w:color w:val="323232"/>
        </w:rPr>
        <w:t>出来的子对象实例我们是无法操作的，所以这种方法无效。</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一步一步写的现在是不是觉得人生好无趣，好不容易写了这么多却发现行不通啊。这时候先上一碗热鸡汤，</w:t>
      </w:r>
      <w:r>
        <w:rPr>
          <w:rStyle w:val="a7"/>
          <w:rFonts w:ascii="Helvetica" w:hAnsi="Helvetica" w:cs="Helvetica"/>
          <w:color w:val="323232"/>
        </w:rPr>
        <w:t>人生的每一步都是我们应该走的，因为它会给我们不同的经历，让我们更坚韧、更强大</w:t>
      </w:r>
      <w:r>
        <w:rPr>
          <w:rFonts w:ascii="Helvetica" w:hAnsi="Helvetica" w:cs="Helvetica"/>
          <w:color w:val="323232"/>
        </w:rPr>
        <w:t>。</w:t>
      </w:r>
      <w:r>
        <w:rPr>
          <w:rFonts w:ascii="Helvetica" w:hAnsi="Helvetica" w:cs="Helvetica"/>
          <w:color w:val="323232"/>
        </w:rPr>
        <w:t xml:space="preserve"> </w:t>
      </w:r>
      <w:r>
        <w:rPr>
          <w:rFonts w:ascii="Helvetica" w:hAnsi="Helvetica" w:cs="Helvetica"/>
          <w:color w:val="323232"/>
        </w:rPr>
        <w:t>此路不通，那就只能再</w:t>
      </w:r>
      <w:proofErr w:type="gramStart"/>
      <w:r>
        <w:rPr>
          <w:rFonts w:ascii="Helvetica" w:hAnsi="Helvetica" w:cs="Helvetica"/>
          <w:color w:val="323232"/>
        </w:rPr>
        <w:t>回首走</w:t>
      </w:r>
      <w:proofErr w:type="gramEnd"/>
      <w:r>
        <w:rPr>
          <w:rFonts w:ascii="Helvetica" w:hAnsi="Helvetica" w:cs="Helvetica"/>
          <w:color w:val="323232"/>
        </w:rPr>
        <w:t>开篇提到的第二条路了，不过这时候也应该上一碗毒鸡汤，所谓，</w:t>
      </w:r>
      <w:proofErr w:type="gramStart"/>
      <w:r>
        <w:rPr>
          <w:rStyle w:val="a7"/>
          <w:rFonts w:ascii="Helvetica" w:hAnsi="Helvetica" w:cs="Helvetica"/>
          <w:color w:val="323232"/>
        </w:rPr>
        <w:t>码农之</w:t>
      </w:r>
      <w:proofErr w:type="gramEnd"/>
      <w:r>
        <w:rPr>
          <w:rStyle w:val="a7"/>
          <w:rFonts w:ascii="Helvetica" w:hAnsi="Helvetica" w:cs="Helvetica"/>
          <w:color w:val="323232"/>
        </w:rPr>
        <w:t>路就是，山重水复疑无路，柳暗花明又一坑</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第二种方法是采用</w:t>
      </w:r>
      <w:r>
        <w:rPr>
          <w:rFonts w:ascii="Helvetica" w:hAnsi="Helvetica" w:cs="Helvetica"/>
          <w:color w:val="323232"/>
        </w:rPr>
        <w:t>ES5</w:t>
      </w:r>
      <w:r>
        <w:rPr>
          <w:rFonts w:ascii="Helvetica" w:hAnsi="Helvetica" w:cs="Helvetica"/>
          <w:color w:val="323232"/>
        </w:rPr>
        <w:t>中的</w:t>
      </w:r>
      <w:r>
        <w:rPr>
          <w:rFonts w:ascii="Helvetica" w:hAnsi="Helvetica" w:cs="Helvetica"/>
          <w:color w:val="323232"/>
        </w:rPr>
        <w:t>defineProperty</w:t>
      </w:r>
      <w:r>
        <w:rPr>
          <w:rFonts w:ascii="Helvetica" w:hAnsi="Helvetica" w:cs="Helvetica"/>
          <w:color w:val="323232"/>
        </w:rPr>
        <w:t>，为目标对象的属性添加</w:t>
      </w:r>
      <w:r>
        <w:rPr>
          <w:rFonts w:ascii="Helvetica" w:hAnsi="Helvetica" w:cs="Helvetica"/>
          <w:color w:val="323232"/>
        </w:rPr>
        <w:t>setter</w:t>
      </w:r>
      <w:r>
        <w:rPr>
          <w:rFonts w:ascii="Helvetica" w:hAnsi="Helvetica" w:cs="Helvetica"/>
          <w:color w:val="323232"/>
        </w:rPr>
        <w:t>和</w:t>
      </w:r>
      <w:r>
        <w:rPr>
          <w:rFonts w:ascii="Helvetica" w:hAnsi="Helvetica" w:cs="Helvetica"/>
          <w:color w:val="323232"/>
        </w:rPr>
        <w:t>getter</w:t>
      </w:r>
      <w:r>
        <w:rPr>
          <w:rFonts w:ascii="Helvetica" w:hAnsi="Helvetica" w:cs="Helvetica"/>
          <w:color w:val="323232"/>
        </w:rPr>
        <w:t>。关于</w:t>
      </w:r>
      <w:r>
        <w:rPr>
          <w:rFonts w:ascii="Helvetica" w:hAnsi="Helvetica" w:cs="Helvetica"/>
          <w:color w:val="323232"/>
        </w:rPr>
        <w:t>defineProperty</w:t>
      </w:r>
      <w:r>
        <w:rPr>
          <w:rFonts w:ascii="Helvetica" w:hAnsi="Helvetica" w:cs="Helvetica"/>
          <w:color w:val="323232"/>
        </w:rPr>
        <w:t>的基本知识这里不再赘述，有不清楚的地方可以自行翻阅权威书籍，比如红宝书。直接上代码，下边的代码涵盖了问题</w:t>
      </w:r>
      <w:proofErr w:type="gramStart"/>
      <w:r>
        <w:rPr>
          <w:rFonts w:ascii="Helvetica" w:hAnsi="Helvetica" w:cs="Helvetica"/>
          <w:color w:val="323232"/>
        </w:rPr>
        <w:t>一</w:t>
      </w:r>
      <w:proofErr w:type="gramEnd"/>
      <w:r>
        <w:rPr>
          <w:rFonts w:ascii="Helvetica" w:hAnsi="Helvetica" w:cs="Helvetica"/>
          <w:color w:val="323232"/>
        </w:rPr>
        <w:t>和二。</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Observer</w:t>
      </w:r>
      <w:r>
        <w:rPr>
          <w:rStyle w:val="hljs-function"/>
          <w:rFonts w:ascii="Consolas" w:hAnsi="Consolas" w:cs="Consolas"/>
          <w:color w:val="333333"/>
        </w:rPr>
        <w:t xml:space="preserve"> (</w:t>
      </w:r>
      <w:r>
        <w:rPr>
          <w:rStyle w:val="hljs-params"/>
          <w:rFonts w:ascii="Consolas" w:hAnsi="Consolas" w:cs="Consolas"/>
          <w:color w:val="333333"/>
        </w:rPr>
        <w:t>data</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暂不考虑数组</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.data = data;</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.makeObserver(</w:t>
      </w:r>
      <w:proofErr w:type="gramEnd"/>
      <w:r>
        <w:rPr>
          <w:rStyle w:val="HTML"/>
          <w:rFonts w:ascii="Consolas" w:hAnsi="Consolas" w:cs="Consolas"/>
          <w:color w:val="333333"/>
        </w:rPr>
        <w:t>data);</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Observer.prototype.setterAndGetter =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params"/>
          <w:rFonts w:ascii="Consolas" w:hAnsi="Consolas" w:cs="Consolas"/>
          <w:color w:val="333333"/>
        </w:rPr>
        <w:t xml:space="preserve">key, </w:t>
      </w:r>
      <w:proofErr w:type="gramStart"/>
      <w:r>
        <w:rPr>
          <w:rStyle w:val="hljs-params"/>
          <w:rFonts w:ascii="Consolas" w:hAnsi="Consolas" w:cs="Consolas"/>
          <w:color w:val="333333"/>
        </w:rPr>
        <w:t>val</w:t>
      </w:r>
      <w:proofErr w:type="gramEnd"/>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此为问题</w:t>
      </w:r>
      <w:proofErr w:type="gramStart"/>
      <w:r>
        <w:rPr>
          <w:rStyle w:val="hljs-comment"/>
          <w:rFonts w:ascii="Consolas" w:hAnsi="Consolas" w:cs="Consolas"/>
          <w:i/>
          <w:iCs/>
          <w:color w:val="999988"/>
        </w:rPr>
        <w:t>一</w:t>
      </w:r>
      <w:proofErr w:type="gramEnd"/>
      <w:r>
        <w:rPr>
          <w:rStyle w:val="hljs-comment"/>
          <w:rFonts w:ascii="Consolas" w:hAnsi="Consolas" w:cs="Consolas"/>
          <w:i/>
          <w:iCs/>
          <w:color w:val="999988"/>
        </w:rPr>
        <w:t>的要点</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Object</w:t>
      </w:r>
      <w:r>
        <w:rPr>
          <w:rStyle w:val="HTML"/>
          <w:rFonts w:ascii="Consolas" w:hAnsi="Consolas" w:cs="Consolas"/>
          <w:color w:val="333333"/>
        </w:rPr>
        <w:t>.defineProperty(</w:t>
      </w:r>
      <w:proofErr w:type="gramEnd"/>
      <w:r>
        <w:rPr>
          <w:rStyle w:val="hljs-keyword"/>
          <w:rFonts w:ascii="Consolas" w:hAnsi="Consolas" w:cs="Consolas"/>
          <w:b/>
          <w:bCs/>
          <w:color w:val="333333"/>
        </w:rPr>
        <w:t>this</w:t>
      </w:r>
      <w:r>
        <w:rPr>
          <w:rStyle w:val="HTML"/>
          <w:rFonts w:ascii="Consolas" w:hAnsi="Consolas" w:cs="Consolas"/>
          <w:color w:val="333333"/>
        </w:rPr>
        <w:t>.data, key,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enumerable</w:t>
      </w:r>
      <w:proofErr w:type="gramEnd"/>
      <w:r>
        <w:rPr>
          <w:rStyle w:val="HTML"/>
          <w:rFonts w:ascii="Consolas" w:hAnsi="Consolas" w:cs="Consolas"/>
          <w:color w:val="333333"/>
        </w:rPr>
        <w:t xml:space="preserve">: </w:t>
      </w:r>
      <w:r>
        <w:rPr>
          <w:rStyle w:val="hljs-literal"/>
          <w:rFonts w:ascii="Consolas" w:hAnsi="Consolas" w:cs="Consolas"/>
          <w:color w:val="008080"/>
        </w:rPr>
        <w:t>true</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configurable</w:t>
      </w:r>
      <w:proofErr w:type="gramEnd"/>
      <w:r>
        <w:rPr>
          <w:rStyle w:val="HTML"/>
          <w:rFonts w:ascii="Consolas" w:hAnsi="Consolas" w:cs="Consolas"/>
          <w:color w:val="333333"/>
        </w:rPr>
        <w:t xml:space="preserve">: </w:t>
      </w:r>
      <w:r>
        <w:rPr>
          <w:rStyle w:val="hljs-literal"/>
          <w:rFonts w:ascii="Consolas" w:hAnsi="Consolas" w:cs="Consolas"/>
          <w:color w:val="008080"/>
        </w:rPr>
        <w:t>true</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get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你访问了</w:t>
      </w:r>
      <w:r>
        <w:rPr>
          <w:rStyle w:val="hljs-string"/>
          <w:rFonts w:ascii="Consolas" w:hAnsi="Consolas" w:cs="Consolas"/>
          <w:color w:val="DD1144"/>
        </w:rPr>
        <w:t>'</w:t>
      </w:r>
      <w:r>
        <w:rPr>
          <w:rStyle w:val="HTML"/>
          <w:rFonts w:ascii="Consolas" w:hAnsi="Consolas" w:cs="Consolas"/>
          <w:color w:val="333333"/>
        </w:rPr>
        <w:t xml:space="preserve"> + 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set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newVal</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你设置了</w:t>
      </w:r>
      <w:r>
        <w:rPr>
          <w:rStyle w:val="hljs-string"/>
          <w:rFonts w:ascii="Consolas" w:hAnsi="Consolas" w:cs="Consolas"/>
          <w:color w:val="DD1144"/>
        </w:rPr>
        <w:t>'</w:t>
      </w:r>
      <w:r>
        <w:rPr>
          <w:rStyle w:val="HTML"/>
          <w:rFonts w:ascii="Consolas" w:hAnsi="Consolas" w:cs="Consolas"/>
          <w:color w:val="333333"/>
        </w:rPr>
        <w:t xml:space="preserve"> + 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新的</w:t>
      </w:r>
      <w:r>
        <w:rPr>
          <w:rStyle w:val="hljs-string"/>
          <w:rFonts w:ascii="Consolas" w:hAnsi="Consolas" w:cs="Consolas"/>
          <w:color w:val="DD1144"/>
        </w:rPr>
        <w:t>'</w:t>
      </w:r>
      <w:r>
        <w:rPr>
          <w:rStyle w:val="HTML"/>
          <w:rFonts w:ascii="Consolas" w:hAnsi="Consolas" w:cs="Consolas"/>
          <w:color w:val="333333"/>
        </w:rPr>
        <w:t xml:space="preserve"> + key + </w:t>
      </w:r>
      <w:r>
        <w:rPr>
          <w:rStyle w:val="hljs-string"/>
          <w:rFonts w:ascii="Consolas" w:hAnsi="Consolas" w:cs="Consolas"/>
          <w:color w:val="DD1144"/>
        </w:rPr>
        <w:t>'='</w:t>
      </w:r>
      <w:r>
        <w:rPr>
          <w:rStyle w:val="HTML"/>
          <w:rFonts w:ascii="Consolas" w:hAnsi="Consolas" w:cs="Consolas"/>
          <w:color w:val="333333"/>
        </w:rPr>
        <w:t xml:space="preserve"> +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val</w:t>
      </w:r>
      <w:proofErr w:type="gramEnd"/>
      <w:r>
        <w:rPr>
          <w:rStyle w:val="HTML"/>
          <w:rFonts w:ascii="Consolas" w:hAnsi="Consolas" w:cs="Consolas"/>
          <w:color w:val="333333"/>
        </w:rPr>
        <w:t xml:space="preserve"> =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Observer.prototype.makeObserver =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params"/>
          <w:rFonts w:ascii="Consolas" w:hAnsi="Consolas" w:cs="Consolas"/>
          <w:color w:val="333333"/>
        </w:rPr>
        <w:t>obj</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此为问题二的要点</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ljs-keyword"/>
          <w:rFonts w:ascii="Consolas" w:hAnsi="Consolas" w:cs="Consolas"/>
          <w:b/>
          <w:bCs/>
          <w:color w:val="333333"/>
        </w:rPr>
        <w:t>let</w:t>
      </w:r>
      <w:r>
        <w:rPr>
          <w:rStyle w:val="HTML"/>
          <w:rFonts w:ascii="Consolas" w:hAnsi="Consolas" w:cs="Consolas"/>
          <w:color w:val="333333"/>
        </w:rPr>
        <w:t xml:space="preserve"> key </w:t>
      </w:r>
      <w:r>
        <w:rPr>
          <w:rStyle w:val="hljs-keyword"/>
          <w:rFonts w:ascii="Consolas" w:hAnsi="Consolas" w:cs="Consolas"/>
          <w:b/>
          <w:bCs/>
          <w:color w:val="333333"/>
        </w:rPr>
        <w:t>in</w:t>
      </w:r>
      <w:r>
        <w:rPr>
          <w:rStyle w:val="HTML"/>
          <w:rFonts w:ascii="Consolas" w:hAnsi="Consolas" w:cs="Consolas"/>
          <w:color w:val="333333"/>
        </w:rPr>
        <w:t xml:space="preserve"> obj){</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obj.hasOwnProperty(key)){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val</w:t>
      </w:r>
      <w:proofErr w:type="gramEnd"/>
      <w:r>
        <w:rPr>
          <w:rStyle w:val="HTML"/>
          <w:rFonts w:ascii="Consolas" w:hAnsi="Consolas" w:cs="Consolas"/>
          <w:color w:val="333333"/>
        </w:rPr>
        <w:t xml:space="preserve"> = obj[key];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r>
        <w:rPr>
          <w:rStyle w:val="hljs-comment"/>
          <w:rFonts w:ascii="Consolas" w:hAnsi="Consolas" w:cs="Consolas"/>
          <w:i/>
          <w:iCs/>
          <w:color w:val="999988"/>
        </w:rPr>
        <w:t>//</w:t>
      </w:r>
      <w:r>
        <w:rPr>
          <w:rStyle w:val="hljs-comment"/>
          <w:rFonts w:ascii="Consolas" w:hAnsi="Consolas" w:cs="Consolas"/>
          <w:i/>
          <w:iCs/>
          <w:color w:val="999988"/>
        </w:rPr>
        <w:t>深度遍历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typeof</w:t>
      </w:r>
      <w:r>
        <w:rPr>
          <w:rStyle w:val="HTML"/>
          <w:rFonts w:ascii="Consolas" w:hAnsi="Consolas" w:cs="Consolas"/>
          <w:color w:val="333333"/>
        </w:rPr>
        <w:t xml:space="preserve"> val === </w:t>
      </w:r>
      <w:r>
        <w:rPr>
          <w:rStyle w:val="hljs-string"/>
          <w:rFonts w:ascii="Consolas" w:hAnsi="Consolas" w:cs="Consolas"/>
          <w:color w:val="DD1144"/>
        </w:rPr>
        <w:t>'object'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new</w:t>
      </w:r>
      <w:proofErr w:type="gramEnd"/>
      <w:r>
        <w:rPr>
          <w:rStyle w:val="HTML"/>
          <w:rFonts w:ascii="Consolas" w:hAnsi="Consolas" w:cs="Consolas"/>
          <w:color w:val="333333"/>
        </w:rPr>
        <w:t xml:space="preserve"> Observer(val);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.setterAndGetter(</w:t>
      </w:r>
      <w:proofErr w:type="gramEnd"/>
      <w:r>
        <w:rPr>
          <w:rStyle w:val="HTML"/>
          <w:rFonts w:ascii="Consolas" w:hAnsi="Consolas" w:cs="Consolas"/>
          <w:color w:val="333333"/>
        </w:rPr>
        <w:t>key, 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测试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app = </w:t>
      </w:r>
      <w:r>
        <w:rPr>
          <w:rStyle w:val="hljs-keyword"/>
          <w:rFonts w:ascii="Consolas" w:hAnsi="Consolas" w:cs="Consolas"/>
          <w:b/>
          <w:bCs/>
          <w:color w:val="333333"/>
        </w:rPr>
        <w:t>new</w:t>
      </w:r>
      <w:r>
        <w:rPr>
          <w:rStyle w:val="HTML"/>
          <w:rFonts w:ascii="Consolas" w:hAnsi="Consolas" w:cs="Consolas"/>
          <w:color w:val="333333"/>
        </w:rPr>
        <w:t xml:space="preserve">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attr"/>
          <w:rFonts w:ascii="Consolas" w:hAnsi="Consolas" w:cs="Consolas"/>
          <w:color w:val="333333"/>
        </w:rPr>
        <w:t>basicInfo</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attr"/>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attr"/>
          <w:rFonts w:ascii="Consolas" w:hAnsi="Consolas" w:cs="Consola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测试结果如下图：</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5705475" cy="1457325"/>
            <wp:effectExtent l="0" t="0" r="9525" b="9525"/>
            <wp:docPr id="5" name="图片 5" descr="http://i.imgur.com/Xdvo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Xdvo4m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5475" cy="1457325"/>
                    </a:xfrm>
                    <a:prstGeom prst="rect">
                      <a:avLst/>
                    </a:prstGeom>
                    <a:noFill/>
                    <a:ln>
                      <a:noFill/>
                    </a:ln>
                  </pic:spPr>
                </pic:pic>
              </a:graphicData>
            </a:graphic>
          </wp:inline>
        </w:drawing>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看到这样的结果是不是很开心呢，同时解决了问题</w:t>
      </w:r>
      <w:proofErr w:type="gramStart"/>
      <w:r>
        <w:rPr>
          <w:rFonts w:ascii="Helvetica" w:hAnsi="Helvetica" w:cs="Helvetica"/>
          <w:color w:val="323232"/>
        </w:rPr>
        <w:t>一</w:t>
      </w:r>
      <w:proofErr w:type="gramEnd"/>
      <w:r>
        <w:rPr>
          <w:rFonts w:ascii="Helvetica" w:hAnsi="Helvetica" w:cs="Helvetica"/>
          <w:color w:val="323232"/>
        </w:rPr>
        <w:t>和问题二，</w:t>
      </w:r>
      <w:r>
        <w:rPr>
          <w:rFonts w:ascii="Helvetica" w:hAnsi="Helvetica" w:cs="Helvetica"/>
          <w:color w:val="323232"/>
        </w:rPr>
        <w:t>perfect</w:t>
      </w:r>
      <w:r>
        <w:rPr>
          <w:rFonts w:ascii="Helvetica" w:hAnsi="Helvetica" w:cs="Helvetica"/>
          <w:color w:val="323232"/>
        </w:rPr>
        <w:t>。如果你这样想了，那就得回想</w:t>
      </w:r>
      <w:proofErr w:type="gramStart"/>
      <w:r>
        <w:rPr>
          <w:rFonts w:ascii="Helvetica" w:hAnsi="Helvetica" w:cs="Helvetica"/>
          <w:color w:val="323232"/>
        </w:rPr>
        <w:t>一</w:t>
      </w:r>
      <w:proofErr w:type="gramEnd"/>
      <w:r>
        <w:rPr>
          <w:rFonts w:ascii="Helvetica" w:hAnsi="Helvetica" w:cs="Helvetica"/>
          <w:color w:val="323232"/>
        </w:rPr>
        <w:t>下毒鸡汤了，</w:t>
      </w:r>
      <w:r>
        <w:rPr>
          <w:rStyle w:val="a7"/>
          <w:rFonts w:ascii="Helvetica" w:hAnsi="Helvetica" w:cs="Helvetica"/>
          <w:color w:val="323232"/>
        </w:rPr>
        <w:t>生活中不是缺少坑，是缺少发现坑的眼睛，直到被你柳暗花明之后踩到。</w:t>
      </w:r>
      <w:r>
        <w:rPr>
          <w:rFonts w:ascii="Helvetica" w:hAnsi="Helvetica" w:cs="Helvetica"/>
          <w:color w:val="323232"/>
        </w:rPr>
        <w:t>。请继续看问题三。</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问题三</w:t>
      </w:r>
    </w:p>
    <w:p w:rsidR="008B633A" w:rsidRDefault="008B633A" w:rsidP="008B633A">
      <w:pPr>
        <w:pStyle w:val="a3"/>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lastRenderedPageBreak/>
        <w:t>如果设置新的值是一个对象的话，新设置的对象的属性是否能继续响应</w:t>
      </w:r>
      <w:r>
        <w:rPr>
          <w:rFonts w:ascii="Helvetica" w:hAnsi="Helvetica" w:cs="Helvetica"/>
          <w:color w:val="323232"/>
          <w:sz w:val="26"/>
          <w:szCs w:val="26"/>
        </w:rPr>
        <w:t>getter</w:t>
      </w:r>
      <w:r>
        <w:rPr>
          <w:rFonts w:ascii="Helvetica" w:hAnsi="Helvetica" w:cs="Helvetica"/>
          <w:color w:val="323232"/>
          <w:sz w:val="26"/>
          <w:szCs w:val="26"/>
        </w:rPr>
        <w:t>和</w:t>
      </w:r>
      <w:r>
        <w:rPr>
          <w:rFonts w:ascii="Helvetica" w:hAnsi="Helvetica" w:cs="Helvetica"/>
          <w:color w:val="323232"/>
          <w:sz w:val="26"/>
          <w:szCs w:val="26"/>
        </w:rPr>
        <w:t>setter</w:t>
      </w:r>
      <w:r>
        <w:rPr>
          <w:rFonts w:ascii="Helvetica" w:hAnsi="Helvetica" w:cs="Helvetica"/>
          <w:color w:val="323232"/>
          <w:sz w:val="26"/>
          <w:szCs w:val="26"/>
        </w:rPr>
        <w:t>呢？</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举个例子：</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let</w:t>
      </w:r>
      <w:proofErr w:type="gramEnd"/>
      <w:r>
        <w:rPr>
          <w:rStyle w:val="HTML"/>
          <w:rFonts w:ascii="Consolas" w:hAnsi="Consolas" w:cs="Consolas"/>
          <w:color w:val="333333"/>
        </w:rPr>
        <w:t xml:space="preserve"> app = new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basicInfo</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selector-tag"/>
          <w:rFonts w:ascii="Consolas" w:hAnsi="Consolas" w:cs="Consolas"/>
          <w:b/>
          <w:bC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要实现的结果如下</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r>
        <w:rPr>
          <w:rStyle w:val="hljs-selector-class"/>
          <w:rFonts w:ascii="Consolas" w:hAnsi="Consolas" w:cs="Consolas"/>
          <w:color w:val="333333"/>
        </w:rPr>
        <w:t>.data.basicInfo</w:t>
      </w:r>
      <w:r>
        <w:rPr>
          <w:rStyle w:val="HTML"/>
          <w:rFonts w:ascii="Consolas" w:hAnsi="Consolas" w:cs="Consolas"/>
          <w:color w:val="333333"/>
        </w:rPr>
        <w:t xml:space="preserve"> = {like: </w:t>
      </w:r>
      <w:r>
        <w:rPr>
          <w:rStyle w:val="hljs-string"/>
          <w:rFonts w:ascii="Consolas" w:hAnsi="Consolas" w:cs="Consolas"/>
          <w:color w:val="DD1144"/>
        </w:rPr>
        <w:t>'NBA'</w:t>
      </w:r>
      <w:r>
        <w:rPr>
          <w:rStyle w:val="HTML"/>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你设置了</w:t>
      </w:r>
      <w:r>
        <w:rPr>
          <w:rStyle w:val="hljs-comment"/>
          <w:rFonts w:ascii="Consolas" w:hAnsi="Consolas" w:cs="Consolas"/>
          <w:i/>
          <w:iCs/>
          <w:color w:val="999988"/>
        </w:rPr>
        <w:t>basicInfo</w:t>
      </w:r>
      <w:r>
        <w:rPr>
          <w:rStyle w:val="hljs-comment"/>
          <w:rFonts w:ascii="Consolas" w:hAnsi="Consolas" w:cs="Consolas"/>
          <w:i/>
          <w:iCs/>
          <w:color w:val="999988"/>
        </w:rPr>
        <w:t>，新的</w:t>
      </w:r>
      <w:r>
        <w:rPr>
          <w:rStyle w:val="hljs-comment"/>
          <w:rFonts w:ascii="Consolas" w:hAnsi="Consolas" w:cs="Consolas"/>
          <w:i/>
          <w:iCs/>
          <w:color w:val="999988"/>
        </w:rPr>
        <w:t>basicInfo</w:t>
      </w:r>
      <w:r>
        <w:rPr>
          <w:rStyle w:val="hljs-comment"/>
          <w:rFonts w:ascii="Consolas" w:hAnsi="Consolas" w:cs="Consolas"/>
          <w:i/>
          <w:iCs/>
          <w:color w:val="999988"/>
        </w:rPr>
        <w:t>为</w:t>
      </w:r>
      <w:r>
        <w:rPr>
          <w:rStyle w:val="hljs-comment"/>
          <w:rFonts w:ascii="Consolas" w:hAnsi="Consolas" w:cs="Consolas"/>
          <w:i/>
          <w:iCs/>
          <w:color w:val="999988"/>
        </w:rPr>
        <w:t>{like: 'NBA'}</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r>
        <w:rPr>
          <w:rStyle w:val="hljs-selector-class"/>
          <w:rFonts w:ascii="Consolas" w:hAnsi="Consolas" w:cs="Consolas"/>
          <w:color w:val="333333"/>
        </w:rPr>
        <w:t>.data.basicInfo.like</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你访问了</w:t>
      </w:r>
      <w:r>
        <w:rPr>
          <w:rStyle w:val="hljs-comment"/>
          <w:rFonts w:ascii="Consolas" w:hAnsi="Consolas" w:cs="Consolas"/>
          <w:i/>
          <w:iCs/>
          <w:color w:val="999988"/>
        </w:rPr>
        <w:t>basicInfo</w:t>
      </w:r>
      <w:r>
        <w:rPr>
          <w:rStyle w:val="hljs-comment"/>
          <w:rFonts w:ascii="Consolas" w:hAnsi="Consolas" w:cs="Consolas"/>
          <w:i/>
          <w:iCs/>
          <w:color w:val="999988"/>
        </w:rPr>
        <w:t>，你访问了</w:t>
      </w:r>
      <w:r>
        <w:rPr>
          <w:rStyle w:val="hljs-comment"/>
          <w:rFonts w:ascii="Consolas" w:hAnsi="Consolas" w:cs="Consolas"/>
          <w:i/>
          <w:iCs/>
          <w:color w:val="999988"/>
        </w:rPr>
        <w:t>like</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采用问题二中的代码进行测试：</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5734050" cy="1457325"/>
            <wp:effectExtent l="0" t="0" r="0" b="9525"/>
            <wp:docPr id="4" name="图片 4" descr="http://i.imgur.com/XTfmI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XTfmIZ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457325"/>
                    </a:xfrm>
                    <a:prstGeom prst="rect">
                      <a:avLst/>
                    </a:prstGeom>
                    <a:noFill/>
                    <a:ln>
                      <a:noFill/>
                    </a:ln>
                  </pic:spPr>
                </pic:pic>
              </a:graphicData>
            </a:graphic>
          </wp:inline>
        </w:drawing>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看到了吧，如果设置新的值是一个对象的话，新设置的对象的属性不能继续响应</w:t>
      </w:r>
      <w:r>
        <w:rPr>
          <w:rFonts w:ascii="Helvetica" w:hAnsi="Helvetica" w:cs="Helvetica"/>
          <w:color w:val="323232"/>
        </w:rPr>
        <w:t>getter</w:t>
      </w:r>
      <w:r>
        <w:rPr>
          <w:rFonts w:ascii="Helvetica" w:hAnsi="Helvetica" w:cs="Helvetica"/>
          <w:color w:val="323232"/>
        </w:rPr>
        <w:t>和</w:t>
      </w:r>
      <w:r>
        <w:rPr>
          <w:rFonts w:ascii="Helvetica" w:hAnsi="Helvetica" w:cs="Helvetica"/>
          <w:color w:val="323232"/>
        </w:rPr>
        <w:t>setter</w:t>
      </w:r>
      <w:r>
        <w:rPr>
          <w:rFonts w:ascii="Helvetica" w:hAnsi="Helvetica" w:cs="Helvetica"/>
          <w:color w:val="323232"/>
        </w:rPr>
        <w:t>。不过代码写到这里，这个问题应该是非常容易的就可以解决了，那就是直接在</w:t>
      </w:r>
      <w:r>
        <w:rPr>
          <w:rFonts w:ascii="Helvetica" w:hAnsi="Helvetica" w:cs="Helvetica"/>
          <w:color w:val="323232"/>
        </w:rPr>
        <w:t>setter</w:t>
      </w:r>
      <w:r>
        <w:rPr>
          <w:rFonts w:ascii="Helvetica" w:hAnsi="Helvetica" w:cs="Helvetica"/>
          <w:color w:val="323232"/>
        </w:rPr>
        <w:t>中添加如下代码：</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如果</w:t>
      </w:r>
      <w:r>
        <w:rPr>
          <w:rStyle w:val="hljs-comment"/>
          <w:rFonts w:ascii="Consolas" w:hAnsi="Consolas" w:cs="Consolas"/>
          <w:i/>
          <w:iCs/>
          <w:color w:val="999988"/>
        </w:rPr>
        <w:t>newval</w:t>
      </w:r>
      <w:r>
        <w:rPr>
          <w:rStyle w:val="hljs-comment"/>
          <w:rFonts w:ascii="Consolas" w:hAnsi="Consolas" w:cs="Consolas"/>
          <w:i/>
          <w:iCs/>
          <w:color w:val="999988"/>
        </w:rPr>
        <w:t>是对象的话</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 xml:space="preserve">typeof </w:t>
      </w:r>
      <w:r>
        <w:rPr>
          <w:rStyle w:val="hljs-keyword"/>
          <w:rFonts w:ascii="Consolas" w:hAnsi="Consolas" w:cs="Consolas"/>
          <w:b/>
          <w:bCs/>
          <w:color w:val="333333"/>
        </w:rPr>
        <w:t>new</w:t>
      </w:r>
      <w:r>
        <w:rPr>
          <w:rStyle w:val="hljs-type"/>
          <w:rFonts w:ascii="Consolas" w:hAnsi="Consolas" w:cs="Consolas"/>
          <w:b/>
          <w:bCs/>
          <w:color w:val="445588"/>
        </w:rPr>
        <w:t>Val</w:t>
      </w:r>
      <w:r>
        <w:rPr>
          <w:rStyle w:val="HTML"/>
          <w:rFonts w:ascii="Consolas" w:hAnsi="Consolas" w:cs="Consolas"/>
          <w:color w:val="333333"/>
        </w:rPr>
        <w:t xml:space="preserve"> === </w:t>
      </w:r>
      <w:r>
        <w:rPr>
          <w:rStyle w:val="hljs-string"/>
          <w:rFonts w:ascii="Consolas" w:hAnsi="Consolas" w:cs="Consolas"/>
          <w:color w:val="DD1144"/>
        </w:rPr>
        <w:t>'object'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new</w:t>
      </w:r>
      <w:proofErr w:type="gramEnd"/>
      <w:r>
        <w:rPr>
          <w:rStyle w:val="HTML"/>
          <w:rFonts w:ascii="Consolas" w:hAnsi="Consolas" w:cs="Consolas"/>
          <w:color w:val="333333"/>
        </w:rPr>
        <w:t xml:space="preserve"> </w:t>
      </w:r>
      <w:r>
        <w:rPr>
          <w:rStyle w:val="hljs-type"/>
          <w:rFonts w:ascii="Consolas" w:hAnsi="Consolas" w:cs="Consolas"/>
          <w:b/>
          <w:bCs/>
          <w:color w:val="445588"/>
        </w:rPr>
        <w:t>Observer</w:t>
      </w:r>
      <w:r>
        <w:rPr>
          <w:rStyle w:val="HTML"/>
          <w:rFonts w:ascii="Consolas" w:hAnsi="Consolas" w:cs="Consolas"/>
          <w:color w:val="333333"/>
        </w:rPr>
        <w:t>(val);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测试结果如下：</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5724525" cy="1685925"/>
            <wp:effectExtent l="0" t="0" r="9525" b="9525"/>
            <wp:docPr id="3" name="图片 3" descr="http://i.imgur.com/2uWP0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2uWP0g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至此，我们已经较为完整的了实现了针对对象变化的数据监听，由于数组的操作方法比较多，所以针对数组的变化监听待后续完善，接下来我们针对上述代码继续增强完善。</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完善点一</w:t>
      </w:r>
    </w:p>
    <w:p w:rsidR="008B633A" w:rsidRDefault="008B633A" w:rsidP="008B633A">
      <w:pPr>
        <w:pStyle w:val="a3"/>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考虑传递回调函数。在实际应用中，当特定数据发生改变的时候，我们是希望做一些特定的事情，而不是每一次只能打印出来一些信息，所以，我们需要支持</w:t>
      </w:r>
      <w:proofErr w:type="gramStart"/>
      <w:r>
        <w:rPr>
          <w:rFonts w:ascii="Helvetica" w:hAnsi="Helvetica" w:cs="Helvetica"/>
          <w:color w:val="323232"/>
          <w:sz w:val="26"/>
          <w:szCs w:val="26"/>
        </w:rPr>
        <w:t>传入回调函数</w:t>
      </w:r>
      <w:proofErr w:type="gramEnd"/>
      <w:r>
        <w:rPr>
          <w:rFonts w:ascii="Helvetica" w:hAnsi="Helvetica" w:cs="Helvetica"/>
          <w:color w:val="323232"/>
          <w:sz w:val="26"/>
          <w:szCs w:val="26"/>
        </w:rPr>
        <w:t>的功能。</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举个例子：</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app = </w:t>
      </w:r>
      <w:r>
        <w:rPr>
          <w:rStyle w:val="hljs-keyword"/>
          <w:rFonts w:ascii="Consolas" w:hAnsi="Consolas" w:cs="Consolas"/>
          <w:b/>
          <w:bCs/>
          <w:color w:val="333333"/>
        </w:rPr>
        <w:t>new</w:t>
      </w:r>
      <w:r>
        <w:rPr>
          <w:rStyle w:val="HTML"/>
          <w:rFonts w:ascii="Consolas" w:hAnsi="Consolas" w:cs="Consolas"/>
          <w:color w:val="333333"/>
        </w:rPr>
        <w:t xml:space="preserve">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proofErr w:type="gramStart"/>
      <w:r>
        <w:rPr>
          <w:rStyle w:val="HTML"/>
          <w:rFonts w:ascii="Consolas" w:hAnsi="Consolas" w:cs="Consolas"/>
          <w:color w:val="333333"/>
        </w:rPr>
        <w:t>.$</w:t>
      </w:r>
      <w:proofErr w:type="gramEnd"/>
      <w:r>
        <w:rPr>
          <w:rStyle w:val="HTML"/>
          <w:rFonts w:ascii="Consolas" w:hAnsi="Consolas" w:cs="Consolas"/>
          <w:color w:val="333333"/>
        </w:rPr>
        <w:t>watch(</w:t>
      </w:r>
      <w:r>
        <w:rPr>
          <w:rStyle w:val="hljs-string"/>
          <w:rFonts w:ascii="Consolas" w:hAnsi="Consolas" w:cs="Consolas"/>
          <w:color w:val="DD1144"/>
        </w:rPr>
        <w:t>'age'</w:t>
      </w:r>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age</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我的年龄变了，现在是：</w:t>
      </w:r>
      <w:r>
        <w:rPr>
          <w:rStyle w:val="hljs-subst"/>
          <w:rFonts w:ascii="Consolas" w:hAnsi="Consolas" w:cs="Consolas"/>
          <w:color w:val="333333"/>
        </w:rPr>
        <w:t>${age}</w:t>
      </w:r>
      <w:r>
        <w:rPr>
          <w:rStyle w:val="hljs-string"/>
          <w:rFonts w:ascii="Consolas" w:hAnsi="Consolas" w:cs="Consolas"/>
          <w:color w:val="DD1144"/>
        </w:rPr>
        <w:t>岁了</w:t>
      </w:r>
      <w:r>
        <w:rPr>
          <w:rStyle w:val="hljs-string"/>
          <w:rFonts w:ascii="Consolas" w:hAnsi="Consolas" w:cs="Consolas"/>
          <w:color w:val="DD1144"/>
        </w:rPr>
        <w:t>`</w:t>
      </w:r>
      <w:r>
        <w:rPr>
          <w:rStyle w:val="HTML"/>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app.data.basicInfo.age = </w:t>
      </w:r>
      <w:r>
        <w:rPr>
          <w:rStyle w:val="hljs-number"/>
          <w:rFonts w:ascii="Consolas" w:hAnsi="Consolas" w:cs="Consolas"/>
          <w:color w:val="008080"/>
        </w:rPr>
        <w:t>20</w:t>
      </w:r>
      <w:r>
        <w:rPr>
          <w:rStyle w:val="HTML"/>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输出：</w:t>
      </w:r>
      <w:r>
        <w:rPr>
          <w:rStyle w:val="hljs-comment"/>
          <w:rFonts w:ascii="Consolas" w:hAnsi="Consolas" w:cs="Consolas"/>
          <w:i/>
          <w:iCs/>
          <w:color w:val="999988"/>
        </w:rPr>
        <w:t>'</w:t>
      </w:r>
      <w:r>
        <w:rPr>
          <w:rStyle w:val="hljs-comment"/>
          <w:rFonts w:ascii="Consolas" w:hAnsi="Consolas" w:cs="Consolas"/>
          <w:i/>
          <w:iCs/>
          <w:color w:val="999988"/>
        </w:rPr>
        <w:t>我的年龄变了，现在已经是</w:t>
      </w:r>
      <w:r>
        <w:rPr>
          <w:rStyle w:val="hljs-comment"/>
          <w:rFonts w:ascii="Consolas" w:hAnsi="Consolas" w:cs="Consolas"/>
          <w:i/>
          <w:iCs/>
          <w:color w:val="999988"/>
        </w:rPr>
        <w:t>20</w:t>
      </w:r>
      <w:r>
        <w:rPr>
          <w:rStyle w:val="hljs-comment"/>
          <w:rFonts w:ascii="Consolas" w:hAnsi="Consolas" w:cs="Consolas"/>
          <w:i/>
          <w:iCs/>
          <w:color w:val="999988"/>
        </w:rPr>
        <w:t>岁了</w:t>
      </w:r>
      <w:r>
        <w:rPr>
          <w:rStyle w:val="hljs-comment"/>
          <w:rFonts w:ascii="Consolas" w:hAnsi="Consolas" w:cs="Consolas"/>
          <w:i/>
          <w:iCs/>
          <w:color w:val="999988"/>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针对上述场景，我们需要实现</w:t>
      </w:r>
      <w:r>
        <w:rPr>
          <w:rFonts w:ascii="Helvetica" w:hAnsi="Helvetica" w:cs="Helvetica"/>
          <w:color w:val="323232"/>
        </w:rPr>
        <w:t>$watch</w:t>
      </w:r>
      <w:r>
        <w:rPr>
          <w:rFonts w:ascii="Helvetica" w:hAnsi="Helvetica" w:cs="Helvetica"/>
          <w:color w:val="323232"/>
        </w:rPr>
        <w:t>这个</w:t>
      </w:r>
      <w:r>
        <w:rPr>
          <w:rFonts w:ascii="Helvetica" w:hAnsi="Helvetica" w:cs="Helvetica"/>
          <w:color w:val="323232"/>
        </w:rPr>
        <w:t>API</w:t>
      </w:r>
      <w:r>
        <w:rPr>
          <w:rFonts w:ascii="Helvetica" w:hAnsi="Helvetica" w:cs="Helvetica"/>
          <w:color w:val="323232"/>
        </w:rPr>
        <w:t>，每当年龄发生改变的时候触发相应的回调函数。这个</w:t>
      </w:r>
      <w:r>
        <w:rPr>
          <w:rFonts w:ascii="Helvetica" w:hAnsi="Helvetica" w:cs="Helvetica"/>
          <w:color w:val="323232"/>
        </w:rPr>
        <w:t>API</w:t>
      </w:r>
      <w:r>
        <w:rPr>
          <w:rFonts w:ascii="Helvetica" w:hAnsi="Helvetica" w:cs="Helvetica"/>
          <w:color w:val="323232"/>
        </w:rPr>
        <w:t>的实现可以很有多种方式，在此我们采用事件的方式来实现，通俗的讲就是实现一个通用的事件模型，每次</w:t>
      </w:r>
      <w:r>
        <w:rPr>
          <w:rFonts w:ascii="Helvetica" w:hAnsi="Helvetica" w:cs="Helvetica"/>
          <w:color w:val="323232"/>
        </w:rPr>
        <w:t>$watch</w:t>
      </w:r>
      <w:r>
        <w:rPr>
          <w:rFonts w:ascii="Helvetica" w:hAnsi="Helvetica" w:cs="Helvetica"/>
          <w:color w:val="323232"/>
        </w:rPr>
        <w:t>一个属性相当于注册了一个监听事件，当属性发生改变的则触发对应的事件，这样做的优势是可以为同一个属性通过事件模型来注册多个回调函数。</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下边是一个不完整的简易事件模型：</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实现一个事件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Event</w:t>
      </w:r>
      <w:r>
        <w:rPr>
          <w:rStyle w:val="hljs-params"/>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.events =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Event.prototype.on = </w:t>
      </w:r>
      <w:proofErr w:type="gramStart"/>
      <w:r>
        <w:rPr>
          <w:rStyle w:val="hljs-keyword"/>
          <w:rFonts w:ascii="Consolas" w:hAnsi="Consolas" w:cs="Consolas"/>
          <w:b/>
          <w:bCs/>
          <w:color w:val="333333"/>
        </w:rPr>
        <w:t>function</w:t>
      </w:r>
      <w:r>
        <w:rPr>
          <w:rStyle w:val="hljs-params"/>
          <w:rFonts w:ascii="Consolas" w:hAnsi="Consolas" w:cs="Consolas"/>
          <w:color w:val="333333"/>
        </w:rPr>
        <w:t>(</w:t>
      </w:r>
      <w:proofErr w:type="gramEnd"/>
      <w:r>
        <w:rPr>
          <w:rStyle w:val="hljs-params"/>
          <w:rFonts w:ascii="Consolas" w:hAnsi="Consolas" w:cs="Consolas"/>
          <w:color w:val="333333"/>
        </w:rPr>
        <w:t>attr, callback)</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this</w:t>
      </w:r>
      <w:r>
        <w:rPr>
          <w:rStyle w:val="HTML"/>
          <w:rFonts w:ascii="Consolas" w:hAnsi="Consolas" w:cs="Consolas"/>
          <w:color w:val="333333"/>
        </w:rPr>
        <w:t>.events[attr]){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.events[</w:t>
      </w:r>
      <w:proofErr w:type="gramEnd"/>
      <w:r>
        <w:rPr>
          <w:rStyle w:val="HTML"/>
          <w:rFonts w:ascii="Consolas" w:hAnsi="Consolas" w:cs="Consolas"/>
          <w:color w:val="333333"/>
        </w:rPr>
        <w:t>attr].push(callback);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.events[</w:t>
      </w:r>
      <w:proofErr w:type="gramEnd"/>
      <w:r>
        <w:rPr>
          <w:rStyle w:val="HTML"/>
          <w:rFonts w:ascii="Consolas" w:hAnsi="Consolas" w:cs="Consolas"/>
          <w:color w:val="333333"/>
        </w:rPr>
        <w:t>attr] = [callback];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Event.prototype.off = </w:t>
      </w:r>
      <w:proofErr w:type="gramStart"/>
      <w:r>
        <w:rPr>
          <w:rStyle w:val="hljs-keyword"/>
          <w:rFonts w:ascii="Consolas" w:hAnsi="Consolas" w:cs="Consolas"/>
          <w:b/>
          <w:bCs/>
          <w:color w:val="333333"/>
        </w:rPr>
        <w:t>function</w:t>
      </w:r>
      <w:r>
        <w:rPr>
          <w:rStyle w:val="hljs-params"/>
          <w:rFonts w:ascii="Consolas" w:hAnsi="Consolas" w:cs="Consolas"/>
          <w:color w:val="333333"/>
        </w:rPr>
        <w:t>(</w:t>
      </w:r>
      <w:proofErr w:type="gramEnd"/>
      <w:r>
        <w:rPr>
          <w:rStyle w:val="hljs-params"/>
          <w:rFonts w:ascii="Consolas" w:hAnsi="Consolas" w:cs="Consolas"/>
          <w:color w:val="333333"/>
        </w:rPr>
        <w:t>attr)</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TML"/>
          <w:rFonts w:ascii="Consolas" w:hAnsi="Consolas" w:cs="Consolas"/>
          <w:color w:val="333333"/>
        </w:rPr>
        <w:t xml:space="preserve">let key </w:t>
      </w:r>
      <w:r>
        <w:rPr>
          <w:rStyle w:val="hljs-keyword"/>
          <w:rFonts w:ascii="Consolas" w:hAnsi="Consolas" w:cs="Consolas"/>
          <w:b/>
          <w:bCs/>
          <w:color w:val="333333"/>
        </w:rPr>
        <w:t>in</w:t>
      </w:r>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.events){</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this</w:t>
      </w:r>
      <w:r>
        <w:rPr>
          <w:rStyle w:val="HTML"/>
          <w:rFonts w:ascii="Consolas" w:hAnsi="Consolas" w:cs="Consolas"/>
          <w:color w:val="333333"/>
        </w:rPr>
        <w:t>.events.hasOwnProperty(key) &amp;&amp; key === attr){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delete</w:t>
      </w:r>
      <w:proofErr w:type="gramEnd"/>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.events[key];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Event.prototype.emit = </w:t>
      </w:r>
      <w:proofErr w:type="gramStart"/>
      <w:r>
        <w:rPr>
          <w:rStyle w:val="hljs-keyword"/>
          <w:rFonts w:ascii="Consolas" w:hAnsi="Consolas" w:cs="Consolas"/>
          <w:b/>
          <w:bCs/>
          <w:color w:val="333333"/>
        </w:rPr>
        <w:t>function</w:t>
      </w:r>
      <w:r>
        <w:rPr>
          <w:rStyle w:val="hljs-params"/>
          <w:rFonts w:ascii="Consolas" w:hAnsi="Consolas" w:cs="Consolas"/>
          <w:color w:val="333333"/>
        </w:rPr>
        <w:t>(</w:t>
      </w:r>
      <w:proofErr w:type="gramEnd"/>
      <w:r>
        <w:rPr>
          <w:rStyle w:val="hljs-params"/>
          <w:rFonts w:ascii="Consolas" w:hAnsi="Consolas" w:cs="Consolas"/>
          <w:color w:val="333333"/>
        </w:rPr>
        <w:t xml:space="preserve">attr, </w:t>
      </w:r>
      <w:r>
        <w:rPr>
          <w:rStyle w:val="hljs-restarg"/>
          <w:rFonts w:ascii="Consolas" w:hAnsi="Consolas" w:cs="Consolas"/>
          <w:color w:val="333333"/>
        </w:rPr>
        <w:t>...arg</w:t>
      </w:r>
      <w:r>
        <w:rPr>
          <w:rStyle w:val="hljs-params"/>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keyword"/>
          <w:rFonts w:ascii="Consolas" w:hAnsi="Consolas" w:cs="Consolas"/>
          <w:b/>
          <w:bCs/>
          <w:color w:val="333333"/>
        </w:rPr>
        <w:t>this</w:t>
      </w:r>
      <w:r>
        <w:rPr>
          <w:rStyle w:val="HTML"/>
          <w:rFonts w:ascii="Consolas" w:hAnsi="Consolas" w:cs="Consolas"/>
          <w:color w:val="333333"/>
        </w:rPr>
        <w:t>.events[</w:t>
      </w:r>
      <w:proofErr w:type="gramEnd"/>
      <w:r>
        <w:rPr>
          <w:rStyle w:val="HTML"/>
          <w:rFonts w:ascii="Consolas" w:hAnsi="Consolas" w:cs="Consolas"/>
          <w:color w:val="333333"/>
        </w:rPr>
        <w:t xml:space="preserve">attr] &amp;&amp; </w:t>
      </w:r>
      <w:r>
        <w:rPr>
          <w:rStyle w:val="hljs-keyword"/>
          <w:rFonts w:ascii="Consolas" w:hAnsi="Consolas" w:cs="Consolas"/>
          <w:b/>
          <w:bCs/>
          <w:color w:val="333333"/>
        </w:rPr>
        <w:t>this</w:t>
      </w:r>
      <w:r>
        <w:rPr>
          <w:rStyle w:val="HTML"/>
          <w:rFonts w:ascii="Consolas" w:hAnsi="Consolas" w:cs="Consolas"/>
          <w:color w:val="333333"/>
        </w:rPr>
        <w:t>.events[attr].forEach(</w:t>
      </w:r>
      <w:r>
        <w:rPr>
          <w:rStyle w:val="hljs-keyword"/>
          <w:rFonts w:ascii="Consolas" w:hAnsi="Consolas" w:cs="Consolas"/>
          <w:b/>
          <w:bCs/>
          <w:color w:val="333333"/>
        </w:rPr>
        <w:t>function</w:t>
      </w:r>
      <w:r>
        <w:rPr>
          <w:rStyle w:val="hljs-params"/>
          <w:rFonts w:ascii="Consolas" w:hAnsi="Consolas" w:cs="Consolas"/>
          <w:color w:val="333333"/>
        </w:rPr>
        <w:t>(item)</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item(</w:t>
      </w:r>
      <w:proofErr w:type="gramEnd"/>
      <w:r>
        <w:rPr>
          <w:rStyle w:val="HTML"/>
          <w:rFonts w:ascii="Consolas" w:hAnsi="Consolas" w:cs="Consolas"/>
          <w:color w:val="333333"/>
        </w:rPr>
        <w:t>...arg);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有了上述事件模型后，每次</w:t>
      </w:r>
      <w:r>
        <w:rPr>
          <w:rFonts w:ascii="Helvetica" w:hAnsi="Helvetica" w:cs="Helvetica"/>
          <w:color w:val="323232"/>
        </w:rPr>
        <w:t>new</w:t>
      </w:r>
      <w:r>
        <w:rPr>
          <w:rFonts w:ascii="Helvetica" w:hAnsi="Helvetica" w:cs="Helvetica"/>
          <w:color w:val="323232"/>
        </w:rPr>
        <w:t>一个</w:t>
      </w:r>
      <w:r>
        <w:rPr>
          <w:rFonts w:ascii="Helvetica" w:hAnsi="Helvetica" w:cs="Helvetica"/>
          <w:color w:val="323232"/>
        </w:rPr>
        <w:t>Observer</w:t>
      </w:r>
      <w:r>
        <w:rPr>
          <w:rFonts w:ascii="Helvetica" w:hAnsi="Helvetica" w:cs="Helvetica"/>
          <w:color w:val="323232"/>
        </w:rPr>
        <w:t>的实例时，就</w:t>
      </w:r>
      <w:r>
        <w:rPr>
          <w:rFonts w:ascii="Helvetica" w:hAnsi="Helvetica" w:cs="Helvetica"/>
          <w:color w:val="323232"/>
        </w:rPr>
        <w:t>new</w:t>
      </w:r>
      <w:r>
        <w:rPr>
          <w:rFonts w:ascii="Helvetica" w:hAnsi="Helvetica" w:cs="Helvetica"/>
          <w:color w:val="323232"/>
        </w:rPr>
        <w:t>一个</w:t>
      </w:r>
      <w:r>
        <w:rPr>
          <w:rFonts w:ascii="Helvetica" w:hAnsi="Helvetica" w:cs="Helvetica"/>
          <w:color w:val="323232"/>
        </w:rPr>
        <w:t>Event</w:t>
      </w:r>
      <w:r>
        <w:rPr>
          <w:rFonts w:ascii="Helvetica" w:hAnsi="Helvetica" w:cs="Helvetica"/>
          <w:color w:val="323232"/>
        </w:rPr>
        <w:t>实例出来用来管理</w:t>
      </w:r>
      <w:r>
        <w:rPr>
          <w:rFonts w:ascii="Helvetica" w:hAnsi="Helvetica" w:cs="Helvetica"/>
          <w:color w:val="323232"/>
        </w:rPr>
        <w:t>Observer</w:t>
      </w:r>
      <w:r>
        <w:rPr>
          <w:rFonts w:ascii="Helvetica" w:hAnsi="Helvetica" w:cs="Helvetica"/>
          <w:color w:val="323232"/>
        </w:rPr>
        <w:t>实例中的所有事件；然后通过</w:t>
      </w:r>
      <w:r>
        <w:rPr>
          <w:rFonts w:ascii="Helvetica" w:hAnsi="Helvetica" w:cs="Helvetica"/>
          <w:color w:val="323232"/>
        </w:rPr>
        <w:t>$watch API</w:t>
      </w:r>
      <w:r>
        <w:rPr>
          <w:rFonts w:ascii="Helvetica" w:hAnsi="Helvetica" w:cs="Helvetica"/>
          <w:color w:val="323232"/>
        </w:rPr>
        <w:t>来为</w:t>
      </w:r>
      <w:r>
        <w:rPr>
          <w:rFonts w:ascii="Helvetica" w:hAnsi="Helvetica" w:cs="Helvetica"/>
          <w:color w:val="323232"/>
        </w:rPr>
        <w:t>Observer</w:t>
      </w:r>
      <w:r>
        <w:rPr>
          <w:rFonts w:ascii="Helvetica" w:hAnsi="Helvetica" w:cs="Helvetica"/>
          <w:color w:val="323232"/>
        </w:rPr>
        <w:t>实例注册属性的监听事件，每次当属性改变的触发相应的事件队列。</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Observer</w:t>
      </w:r>
      <w:r>
        <w:rPr>
          <w:rStyle w:val="hljs-function"/>
          <w:rFonts w:ascii="Consolas" w:hAnsi="Consolas" w:cs="Consolas"/>
          <w:color w:val="333333"/>
        </w:rPr>
        <w:t xml:space="preserve"> (</w:t>
      </w:r>
      <w:r>
        <w:rPr>
          <w:rStyle w:val="hljs-params"/>
          <w:rFonts w:ascii="Consolas" w:hAnsi="Consolas" w:cs="Consolas"/>
          <w:color w:val="333333"/>
        </w:rPr>
        <w:t>data</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暂不考虑数组</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.data = data;</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.makeObserver(</w:t>
      </w:r>
      <w:proofErr w:type="gramEnd"/>
      <w:r>
        <w:rPr>
          <w:rStyle w:val="HTML"/>
          <w:rFonts w:ascii="Consolas" w:hAnsi="Consolas" w:cs="Consolas"/>
          <w:color w:val="333333"/>
        </w:rPr>
        <w:t>data);</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 xml:space="preserve">.eventsBus = </w:t>
      </w:r>
      <w:r>
        <w:rPr>
          <w:rStyle w:val="hljs-keyword"/>
          <w:rFonts w:ascii="Consolas" w:hAnsi="Consolas" w:cs="Consolas"/>
          <w:b/>
          <w:bCs/>
          <w:color w:val="333333"/>
        </w:rPr>
        <w:t>new</w:t>
      </w:r>
      <w:r>
        <w:rPr>
          <w:rStyle w:val="HTML"/>
          <w:rFonts w:ascii="Consolas" w:hAnsi="Consolas" w:cs="Consolas"/>
          <w:color w:val="333333"/>
        </w:rPr>
        <w:t xml:space="preserve"> </w:t>
      </w:r>
      <w:proofErr w:type="gramStart"/>
      <w:r>
        <w:rPr>
          <w:rStyle w:val="HTML"/>
          <w:rFonts w:ascii="Consolas" w:hAnsi="Consolas" w:cs="Consolas"/>
          <w:color w:val="333333"/>
        </w:rPr>
        <w:t>Event(</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Observer.prototype.setterAndGetter =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params"/>
          <w:rFonts w:ascii="Consolas" w:hAnsi="Consolas" w:cs="Consolas"/>
          <w:color w:val="333333"/>
        </w:rPr>
        <w:t xml:space="preserve">key, </w:t>
      </w:r>
      <w:proofErr w:type="gramStart"/>
      <w:r>
        <w:rPr>
          <w:rStyle w:val="hljs-params"/>
          <w:rFonts w:ascii="Consolas" w:hAnsi="Consolas" w:cs="Consolas"/>
          <w:color w:val="333333"/>
        </w:rPr>
        <w:t>val</w:t>
      </w:r>
      <w:proofErr w:type="gramEnd"/>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_this = </w:t>
      </w:r>
      <w:r>
        <w:rPr>
          <w:rStyle w:val="hljs-keyword"/>
          <w:rFonts w:ascii="Consolas" w:hAnsi="Consolas" w:cs="Consolas"/>
          <w:b/>
          <w:bCs/>
          <w:color w:val="333333"/>
        </w:rPr>
        <w:t>this</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Object</w:t>
      </w:r>
      <w:r>
        <w:rPr>
          <w:rStyle w:val="HTML"/>
          <w:rFonts w:ascii="Consolas" w:hAnsi="Consolas" w:cs="Consolas"/>
          <w:color w:val="333333"/>
        </w:rPr>
        <w:t>.defineProperty(</w:t>
      </w:r>
      <w:proofErr w:type="gramEnd"/>
      <w:r>
        <w:rPr>
          <w:rStyle w:val="hljs-keyword"/>
          <w:rFonts w:ascii="Consolas" w:hAnsi="Consolas" w:cs="Consolas"/>
          <w:b/>
          <w:bCs/>
          <w:color w:val="333333"/>
        </w:rPr>
        <w:t>this</w:t>
      </w:r>
      <w:r>
        <w:rPr>
          <w:rStyle w:val="HTML"/>
          <w:rFonts w:ascii="Consolas" w:hAnsi="Consolas" w:cs="Consolas"/>
          <w:color w:val="333333"/>
        </w:rPr>
        <w:t>.data, key,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enumerable</w:t>
      </w:r>
      <w:proofErr w:type="gramEnd"/>
      <w:r>
        <w:rPr>
          <w:rStyle w:val="HTML"/>
          <w:rFonts w:ascii="Consolas" w:hAnsi="Consolas" w:cs="Consolas"/>
          <w:color w:val="333333"/>
        </w:rPr>
        <w:t xml:space="preserve">: </w:t>
      </w:r>
      <w:r>
        <w:rPr>
          <w:rStyle w:val="hljs-literal"/>
          <w:rFonts w:ascii="Consolas" w:hAnsi="Consolas" w:cs="Consolas"/>
          <w:color w:val="008080"/>
        </w:rPr>
        <w:t>true</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configurable</w:t>
      </w:r>
      <w:proofErr w:type="gramEnd"/>
      <w:r>
        <w:rPr>
          <w:rStyle w:val="HTML"/>
          <w:rFonts w:ascii="Consolas" w:hAnsi="Consolas" w:cs="Consolas"/>
          <w:color w:val="333333"/>
        </w:rPr>
        <w:t xml:space="preserve">: </w:t>
      </w:r>
      <w:r>
        <w:rPr>
          <w:rStyle w:val="hljs-literal"/>
          <w:rFonts w:ascii="Consolas" w:hAnsi="Consolas" w:cs="Consolas"/>
          <w:color w:val="008080"/>
        </w:rPr>
        <w:t>true</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get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你访问了</w:t>
      </w:r>
      <w:r>
        <w:rPr>
          <w:rStyle w:val="hljs-string"/>
          <w:rFonts w:ascii="Consolas" w:hAnsi="Consolas" w:cs="Consolas"/>
          <w:color w:val="DD1144"/>
        </w:rPr>
        <w:t>'</w:t>
      </w:r>
      <w:r>
        <w:rPr>
          <w:rStyle w:val="HTML"/>
          <w:rFonts w:ascii="Consolas" w:hAnsi="Consolas" w:cs="Consolas"/>
          <w:color w:val="333333"/>
        </w:rPr>
        <w:t xml:space="preserve"> + 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set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newVal</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你设置了</w:t>
      </w:r>
      <w:r>
        <w:rPr>
          <w:rStyle w:val="hljs-string"/>
          <w:rFonts w:ascii="Consolas" w:hAnsi="Consolas" w:cs="Consolas"/>
          <w:color w:val="DD1144"/>
        </w:rPr>
        <w:t>'</w:t>
      </w:r>
      <w:r>
        <w:rPr>
          <w:rStyle w:val="HTML"/>
          <w:rFonts w:ascii="Consolas" w:hAnsi="Consolas" w:cs="Consolas"/>
          <w:color w:val="333333"/>
        </w:rPr>
        <w:t xml:space="preserve"> + 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新的</w:t>
      </w:r>
      <w:r>
        <w:rPr>
          <w:rStyle w:val="hljs-string"/>
          <w:rFonts w:ascii="Consolas" w:hAnsi="Consolas" w:cs="Consolas"/>
          <w:color w:val="DD1144"/>
        </w:rPr>
        <w:t>'</w:t>
      </w:r>
      <w:r>
        <w:rPr>
          <w:rStyle w:val="HTML"/>
          <w:rFonts w:ascii="Consolas" w:hAnsi="Consolas" w:cs="Consolas"/>
          <w:color w:val="333333"/>
        </w:rPr>
        <w:t xml:space="preserve"> + key + </w:t>
      </w:r>
      <w:r>
        <w:rPr>
          <w:rStyle w:val="hljs-string"/>
          <w:rFonts w:ascii="Consolas" w:hAnsi="Consolas" w:cs="Consolas"/>
          <w:color w:val="DD1144"/>
        </w:rPr>
        <w:t>'='</w:t>
      </w:r>
      <w:r>
        <w:rPr>
          <w:rStyle w:val="HTML"/>
          <w:rFonts w:ascii="Consolas" w:hAnsi="Consolas" w:cs="Consolas"/>
          <w:color w:val="333333"/>
        </w:rPr>
        <w:t xml:space="preserve"> +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触发</w:t>
      </w:r>
      <w:r>
        <w:rPr>
          <w:rStyle w:val="hljs-comment"/>
          <w:rFonts w:ascii="Consolas" w:hAnsi="Consolas" w:cs="Consolas"/>
          <w:i/>
          <w:iCs/>
          <w:color w:val="999988"/>
        </w:rPr>
        <w:t>$watch</w:t>
      </w:r>
      <w:r>
        <w:rPr>
          <w:rStyle w:val="hljs-comment"/>
          <w:rFonts w:ascii="Consolas" w:hAnsi="Consolas" w:cs="Consolas"/>
          <w:i/>
          <w:iCs/>
          <w:color w:val="999988"/>
        </w:rPr>
        <w:t>函数</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_</w:t>
      </w:r>
      <w:proofErr w:type="gramStart"/>
      <w:r>
        <w:rPr>
          <w:rStyle w:val="HTML"/>
          <w:rFonts w:ascii="Consolas" w:hAnsi="Consolas" w:cs="Consolas"/>
          <w:color w:val="333333"/>
        </w:rPr>
        <w:t>this.eventsBus.emit(</w:t>
      </w:r>
      <w:proofErr w:type="gramEnd"/>
      <w:r>
        <w:rPr>
          <w:rStyle w:val="HTML"/>
          <w:rFonts w:ascii="Consolas" w:hAnsi="Consolas" w:cs="Consolas"/>
          <w:color w:val="333333"/>
        </w:rPr>
        <w:t>key, val,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val</w:t>
      </w:r>
      <w:proofErr w:type="gramEnd"/>
      <w:r>
        <w:rPr>
          <w:rStyle w:val="HTML"/>
          <w:rFonts w:ascii="Consolas" w:hAnsi="Consolas" w:cs="Consolas"/>
          <w:color w:val="333333"/>
        </w:rPr>
        <w:t xml:space="preserve"> = newVal;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r>
        <w:rPr>
          <w:rStyle w:val="hljs-comment"/>
          <w:rFonts w:ascii="Consolas" w:hAnsi="Consolas" w:cs="Consolas"/>
          <w:i/>
          <w:iCs/>
          <w:color w:val="999988"/>
        </w:rPr>
        <w:t>//</w:t>
      </w:r>
      <w:r>
        <w:rPr>
          <w:rStyle w:val="hljs-comment"/>
          <w:rFonts w:ascii="Consolas" w:hAnsi="Consolas" w:cs="Consolas"/>
          <w:i/>
          <w:iCs/>
          <w:color w:val="999988"/>
        </w:rPr>
        <w:t>如果</w:t>
      </w:r>
      <w:r>
        <w:rPr>
          <w:rStyle w:val="hljs-comment"/>
          <w:rFonts w:ascii="Consolas" w:hAnsi="Consolas" w:cs="Consolas"/>
          <w:i/>
          <w:iCs/>
          <w:color w:val="999988"/>
        </w:rPr>
        <w:t>newval</w:t>
      </w:r>
      <w:r>
        <w:rPr>
          <w:rStyle w:val="hljs-comment"/>
          <w:rFonts w:ascii="Consolas" w:hAnsi="Consolas" w:cs="Consolas"/>
          <w:i/>
          <w:iCs/>
          <w:color w:val="999988"/>
        </w:rPr>
        <w:t>是对象的话</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typeof</w:t>
      </w:r>
      <w:r>
        <w:rPr>
          <w:rStyle w:val="HTML"/>
          <w:rFonts w:ascii="Consolas" w:hAnsi="Consolas" w:cs="Consolas"/>
          <w:color w:val="333333"/>
        </w:rPr>
        <w:t xml:space="preserve"> newVal === </w:t>
      </w:r>
      <w:r>
        <w:rPr>
          <w:rStyle w:val="hljs-string"/>
          <w:rFonts w:ascii="Consolas" w:hAnsi="Consolas" w:cs="Consolas"/>
          <w:color w:val="DD1144"/>
        </w:rPr>
        <w:t>'object'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new</w:t>
      </w:r>
      <w:proofErr w:type="gramEnd"/>
      <w:r>
        <w:rPr>
          <w:rStyle w:val="HTML"/>
          <w:rFonts w:ascii="Consolas" w:hAnsi="Consolas" w:cs="Consolas"/>
          <w:color w:val="333333"/>
        </w:rPr>
        <w:t xml:space="preserve"> Observer(val);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Observer.prototype.makeObserver =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params"/>
          <w:rFonts w:ascii="Consolas" w:hAnsi="Consolas" w:cs="Consolas"/>
          <w:color w:val="333333"/>
        </w:rPr>
        <w:t>obj</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ljs-keyword"/>
          <w:rFonts w:ascii="Consolas" w:hAnsi="Consolas" w:cs="Consolas"/>
          <w:b/>
          <w:bCs/>
          <w:color w:val="333333"/>
        </w:rPr>
        <w:t>let</w:t>
      </w:r>
      <w:r>
        <w:rPr>
          <w:rStyle w:val="HTML"/>
          <w:rFonts w:ascii="Consolas" w:hAnsi="Consolas" w:cs="Consolas"/>
          <w:color w:val="333333"/>
        </w:rPr>
        <w:t xml:space="preserve"> key </w:t>
      </w:r>
      <w:r>
        <w:rPr>
          <w:rStyle w:val="hljs-keyword"/>
          <w:rFonts w:ascii="Consolas" w:hAnsi="Consolas" w:cs="Consolas"/>
          <w:b/>
          <w:bCs/>
          <w:color w:val="333333"/>
        </w:rPr>
        <w:t>in</w:t>
      </w:r>
      <w:r>
        <w:rPr>
          <w:rStyle w:val="HTML"/>
          <w:rFonts w:ascii="Consolas" w:hAnsi="Consolas" w:cs="Consolas"/>
          <w:color w:val="333333"/>
        </w:rPr>
        <w:t xml:space="preserve"> obj){</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obj.hasOwnProperty(key)){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val</w:t>
      </w:r>
      <w:proofErr w:type="gramEnd"/>
      <w:r>
        <w:rPr>
          <w:rStyle w:val="HTML"/>
          <w:rFonts w:ascii="Consolas" w:hAnsi="Consolas" w:cs="Consolas"/>
          <w:color w:val="333333"/>
        </w:rPr>
        <w:t xml:space="preserve"> = obj[key];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深度遍历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typeof</w:t>
      </w:r>
      <w:r>
        <w:rPr>
          <w:rStyle w:val="HTML"/>
          <w:rFonts w:ascii="Consolas" w:hAnsi="Consolas" w:cs="Consolas"/>
          <w:color w:val="333333"/>
        </w:rPr>
        <w:t xml:space="preserve"> val === </w:t>
      </w:r>
      <w:r>
        <w:rPr>
          <w:rStyle w:val="hljs-string"/>
          <w:rFonts w:ascii="Consolas" w:hAnsi="Consolas" w:cs="Consolas"/>
          <w:color w:val="DD1144"/>
        </w:rPr>
        <w:t>'object'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new</w:t>
      </w:r>
      <w:proofErr w:type="gramEnd"/>
      <w:r>
        <w:rPr>
          <w:rStyle w:val="HTML"/>
          <w:rFonts w:ascii="Consolas" w:hAnsi="Consolas" w:cs="Consolas"/>
          <w:color w:val="333333"/>
        </w:rPr>
        <w:t xml:space="preserve"> Observer(val);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.setterAndGetter(</w:t>
      </w:r>
      <w:proofErr w:type="gramEnd"/>
      <w:r>
        <w:rPr>
          <w:rStyle w:val="HTML"/>
          <w:rFonts w:ascii="Consolas" w:hAnsi="Consolas" w:cs="Consolas"/>
          <w:color w:val="333333"/>
        </w:rPr>
        <w:t>key, val);</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Observer.prototype</w:t>
      </w:r>
      <w:proofErr w:type="gramStart"/>
      <w:r>
        <w:rPr>
          <w:rStyle w:val="HTML"/>
          <w:rFonts w:ascii="Consolas" w:hAnsi="Consolas" w:cs="Consolas"/>
          <w:color w:val="333333"/>
        </w:rPr>
        <w:t>.$</w:t>
      </w:r>
      <w:proofErr w:type="gramEnd"/>
      <w:r>
        <w:rPr>
          <w:rStyle w:val="HTML"/>
          <w:rFonts w:ascii="Consolas" w:hAnsi="Consolas" w:cs="Consolas"/>
          <w:color w:val="333333"/>
        </w:rPr>
        <w:t xml:space="preserve">watch =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attr, callback</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this</w:t>
      </w:r>
      <w:r>
        <w:rPr>
          <w:rStyle w:val="HTML"/>
          <w:rFonts w:ascii="Consolas" w:hAnsi="Consolas" w:cs="Consolas"/>
          <w:color w:val="333333"/>
        </w:rPr>
        <w:t>.eventsBus.on(</w:t>
      </w:r>
      <w:proofErr w:type="gramEnd"/>
      <w:r>
        <w:rPr>
          <w:rStyle w:val="HTML"/>
          <w:rFonts w:ascii="Consolas" w:hAnsi="Consolas" w:cs="Consolas"/>
          <w:color w:val="333333"/>
        </w:rPr>
        <w:t>attr, callback);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app = </w:t>
      </w:r>
      <w:r>
        <w:rPr>
          <w:rStyle w:val="hljs-keyword"/>
          <w:rFonts w:ascii="Consolas" w:hAnsi="Consolas" w:cs="Consolas"/>
          <w:b/>
          <w:bCs/>
          <w:color w:val="333333"/>
        </w:rPr>
        <w:t>new</w:t>
      </w:r>
      <w:r>
        <w:rPr>
          <w:rStyle w:val="HTML"/>
          <w:rFonts w:ascii="Consolas" w:hAnsi="Consolas" w:cs="Consolas"/>
          <w:color w:val="333333"/>
        </w:rPr>
        <w:t xml:space="preserve">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proofErr w:type="gramStart"/>
      <w:r>
        <w:rPr>
          <w:rStyle w:val="HTML"/>
          <w:rFonts w:ascii="Consolas" w:hAnsi="Consolas" w:cs="Consolas"/>
          <w:color w:val="333333"/>
        </w:rPr>
        <w:t>.$</w:t>
      </w:r>
      <w:proofErr w:type="gramEnd"/>
      <w:r>
        <w:rPr>
          <w:rStyle w:val="HTML"/>
          <w:rFonts w:ascii="Consolas" w:hAnsi="Consolas" w:cs="Consolas"/>
          <w:color w:val="333333"/>
        </w:rPr>
        <w:t>watch(</w:t>
      </w:r>
      <w:r>
        <w:rPr>
          <w:rStyle w:val="hljs-string"/>
          <w:rFonts w:ascii="Consolas" w:hAnsi="Consolas" w:cs="Consolas"/>
          <w:color w:val="DD1144"/>
        </w:rPr>
        <w:t>'age'</w:t>
      </w:r>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oldVal, newVal</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我的年龄变了，原来是</w:t>
      </w:r>
      <w:r>
        <w:rPr>
          <w:rStyle w:val="hljs-string"/>
          <w:rFonts w:ascii="Consolas" w:hAnsi="Consolas" w:cs="Consolas"/>
          <w:color w:val="DD1144"/>
        </w:rPr>
        <w:t xml:space="preserve">: </w:t>
      </w:r>
      <w:r>
        <w:rPr>
          <w:rStyle w:val="hljs-subst"/>
          <w:rFonts w:ascii="Consolas" w:hAnsi="Consolas" w:cs="Consolas"/>
          <w:color w:val="333333"/>
        </w:rPr>
        <w:t>${oldVal}</w:t>
      </w:r>
      <w:r>
        <w:rPr>
          <w:rStyle w:val="hljs-string"/>
          <w:rFonts w:ascii="Consolas" w:hAnsi="Consolas" w:cs="Consolas"/>
          <w:color w:val="DD1144"/>
        </w:rPr>
        <w:t>岁，现在是：</w:t>
      </w:r>
      <w:r>
        <w:rPr>
          <w:rStyle w:val="hljs-subst"/>
          <w:rFonts w:ascii="Consolas" w:hAnsi="Consolas" w:cs="Consolas"/>
          <w:color w:val="333333"/>
        </w:rPr>
        <w:t>${newVal}</w:t>
      </w:r>
      <w:r>
        <w:rPr>
          <w:rStyle w:val="hljs-string"/>
          <w:rFonts w:ascii="Consolas" w:hAnsi="Consolas" w:cs="Consolas"/>
          <w:color w:val="DD1144"/>
        </w:rPr>
        <w:t>岁了</w:t>
      </w:r>
      <w:r>
        <w:rPr>
          <w:rStyle w:val="hljs-string"/>
          <w:rFonts w:ascii="Consolas" w:hAnsi="Consolas" w:cs="Consolas"/>
          <w:color w:val="DD1144"/>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proofErr w:type="gramStart"/>
      <w:r>
        <w:rPr>
          <w:rStyle w:val="HTML"/>
          <w:rFonts w:ascii="Consolas" w:hAnsi="Consolas" w:cs="Consolas"/>
          <w:color w:val="333333"/>
        </w:rPr>
        <w:t>.$</w:t>
      </w:r>
      <w:proofErr w:type="gramEnd"/>
      <w:r>
        <w:rPr>
          <w:rStyle w:val="HTML"/>
          <w:rFonts w:ascii="Consolas" w:hAnsi="Consolas" w:cs="Consolas"/>
          <w:color w:val="333333"/>
        </w:rPr>
        <w:t>watch(</w:t>
      </w:r>
      <w:r>
        <w:rPr>
          <w:rStyle w:val="hljs-string"/>
          <w:rFonts w:ascii="Consolas" w:hAnsi="Consolas" w:cs="Consolas"/>
          <w:color w:val="DD1144"/>
        </w:rPr>
        <w:t>'age'</w:t>
      </w:r>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oldVal, newVal</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我的年龄真的变了</w:t>
      </w:r>
      <w:proofErr w:type="gramStart"/>
      <w:r>
        <w:rPr>
          <w:rStyle w:val="hljs-string"/>
          <w:rFonts w:ascii="Consolas" w:hAnsi="Consolas" w:cs="Consolas"/>
          <w:color w:val="DD1144"/>
        </w:rPr>
        <w:t>诶</w:t>
      </w:r>
      <w:proofErr w:type="gramEnd"/>
      <w:r>
        <w:rPr>
          <w:rStyle w:val="hljs-string"/>
          <w:rFonts w:ascii="Consolas" w:hAnsi="Consolas" w:cs="Consolas"/>
          <w:color w:val="DD1144"/>
        </w:rPr>
        <w:t>，竟然年轻了</w:t>
      </w:r>
      <w:r>
        <w:rPr>
          <w:rStyle w:val="hljs-subst"/>
          <w:rFonts w:ascii="Consolas" w:hAnsi="Consolas" w:cs="Consolas"/>
          <w:color w:val="333333"/>
        </w:rPr>
        <w:t>${oldVal - newVal}</w:t>
      </w:r>
      <w:r>
        <w:rPr>
          <w:rStyle w:val="hljs-string"/>
          <w:rFonts w:ascii="Consolas" w:hAnsi="Consolas" w:cs="Consolas"/>
          <w:color w:val="DD1144"/>
        </w:rPr>
        <w:t>岁</w:t>
      </w:r>
      <w:r>
        <w:rPr>
          <w:rStyle w:val="hljs-string"/>
          <w:rFonts w:ascii="Consolas" w:hAnsi="Consolas" w:cs="Consolas"/>
          <w:color w:val="DD1144"/>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app.data.basicInfo.age = </w:t>
      </w:r>
      <w:r>
        <w:rPr>
          <w:rStyle w:val="hljs-number"/>
          <w:rFonts w:ascii="Consolas" w:hAnsi="Consolas" w:cs="Consolas"/>
          <w:color w:val="008080"/>
        </w:rPr>
        <w:t>20</w:t>
      </w: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测试结果如下：</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5629275" cy="1181100"/>
            <wp:effectExtent l="0" t="0" r="9525" b="0"/>
            <wp:docPr id="2" name="图片 2" descr="http://i.imgur.com/hnACH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hnACHS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1181100"/>
                    </a:xfrm>
                    <a:prstGeom prst="rect">
                      <a:avLst/>
                    </a:prstGeom>
                    <a:noFill/>
                    <a:ln>
                      <a:noFill/>
                    </a:ln>
                  </pic:spPr>
                </pic:pic>
              </a:graphicData>
            </a:graphic>
          </wp:inline>
        </w:drawing>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测试结果显示上述代码触发了所注册的两个回调，但是上述代码也还是有着问题，比如目前只可注册监听对象的第一层的属性，对于对象的深层属性并不能有效监听，比如：</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app = </w:t>
      </w:r>
      <w:r>
        <w:rPr>
          <w:rStyle w:val="hljs-keyword"/>
          <w:rFonts w:ascii="Consolas" w:hAnsi="Consolas" w:cs="Consolas"/>
          <w:b/>
          <w:bCs/>
          <w:color w:val="333333"/>
        </w:rPr>
        <w:t>new</w:t>
      </w:r>
      <w:r>
        <w:rPr>
          <w:rStyle w:val="HTML"/>
          <w:rFonts w:ascii="Consolas" w:hAnsi="Consolas" w:cs="Consolas"/>
          <w:color w:val="333333"/>
        </w:rPr>
        <w:t xml:space="preserve">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basicInfo</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name</w:t>
      </w:r>
      <w:proofErr w:type="gramEnd"/>
      <w:r>
        <w:rPr>
          <w:rStyle w:val="HTML"/>
          <w:rFonts w:ascii="Consolas" w:hAnsi="Consolas" w:cs="Consolas"/>
          <w:color w:val="333333"/>
        </w:rPr>
        <w:t xml:space="preserve">: </w:t>
      </w:r>
      <w:r>
        <w:rPr>
          <w:rStyle w:val="hljs-string"/>
          <w:rFonts w:ascii="Consolas" w:hAnsi="Consolas" w:cs="Consolas"/>
          <w:color w:val="DD1144"/>
        </w:rPr>
        <w:t>'liujianhuan'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company</w:t>
      </w:r>
      <w:proofErr w:type="gramEnd"/>
      <w:r>
        <w:rPr>
          <w:rStyle w:val="HTML"/>
          <w:rFonts w:ascii="Consolas" w:hAnsi="Consolas" w:cs="Consolas"/>
          <w:color w:val="333333"/>
        </w:rPr>
        <w:t xml:space="preserve">: </w:t>
      </w:r>
      <w:r>
        <w:rPr>
          <w:rStyle w:val="hljs-string"/>
          <w:rFonts w:ascii="Consolas" w:hAnsi="Consolas" w:cs="Consolas"/>
          <w:color w:val="DD1144"/>
        </w:rPr>
        <w:t>'Qihoo 360'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address</w:t>
      </w:r>
      <w:proofErr w:type="gramEnd"/>
      <w:r>
        <w:rPr>
          <w:rStyle w:val="HTML"/>
          <w:rFonts w:ascii="Consolas" w:hAnsi="Consolas" w:cs="Consolas"/>
          <w:color w:val="333333"/>
        </w:rPr>
        <w:t xml:space="preserve">: </w:t>
      </w:r>
      <w:r>
        <w:rPr>
          <w:rStyle w:val="hljs-string"/>
          <w:rFonts w:ascii="Consolas" w:hAnsi="Consolas" w:cs="Consolas"/>
          <w:color w:val="DD1144"/>
        </w:rPr>
        <w:t>'Chaoyang, Beijing'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w:t>
      </w:r>
      <w:proofErr w:type="gramStart"/>
      <w:r>
        <w:rPr>
          <w:rStyle w:val="HTML"/>
          <w:rFonts w:ascii="Consolas" w:hAnsi="Consolas" w:cs="Consolas"/>
          <w:color w:val="333333"/>
        </w:rPr>
        <w:t>.$</w:t>
      </w:r>
      <w:proofErr w:type="gramEnd"/>
      <w:r>
        <w:rPr>
          <w:rStyle w:val="HTML"/>
          <w:rFonts w:ascii="Consolas" w:hAnsi="Consolas" w:cs="Consolas"/>
          <w:color w:val="333333"/>
        </w:rPr>
        <w:t>watch(</w:t>
      </w:r>
      <w:r>
        <w:rPr>
          <w:rStyle w:val="hljs-string"/>
          <w:rFonts w:ascii="Consolas" w:hAnsi="Consolas" w:cs="Consolas"/>
          <w:color w:val="DD1144"/>
        </w:rPr>
        <w:t>'age'</w:t>
      </w:r>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age</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我的年龄变了，现在是：</w:t>
      </w:r>
      <w:r>
        <w:rPr>
          <w:rStyle w:val="hljs-subst"/>
          <w:rFonts w:ascii="Consolas" w:hAnsi="Consolas" w:cs="Consolas"/>
          <w:color w:val="333333"/>
        </w:rPr>
        <w:t>${age}</w:t>
      </w:r>
      <w:r>
        <w:rPr>
          <w:rStyle w:val="hljs-string"/>
          <w:rFonts w:ascii="Consolas" w:hAnsi="Consolas" w:cs="Consolas"/>
          <w:color w:val="DD1144"/>
        </w:rPr>
        <w:t>岁了</w:t>
      </w:r>
      <w:r>
        <w:rPr>
          <w:rStyle w:val="hljs-string"/>
          <w:rFonts w:ascii="Consolas" w:hAnsi="Consolas" w:cs="Consolas"/>
          <w:color w:val="DD1144"/>
        </w:rPr>
        <w:t>`</w:t>
      </w:r>
      <w:r>
        <w:rPr>
          <w:rStyle w:val="HTML"/>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app.data.basicInfo.age = </w:t>
      </w:r>
      <w:r>
        <w:rPr>
          <w:rStyle w:val="hljs-number"/>
          <w:rFonts w:ascii="Consolas" w:hAnsi="Consolas" w:cs="Consolas"/>
          <w:color w:val="008080"/>
        </w:rPr>
        <w:t>20</w:t>
      </w: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这段代码中的回调并不会触发，这个问题留下来在后续中完善补充。</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总结一下本文中针对</w:t>
      </w:r>
      <w:r>
        <w:rPr>
          <w:rFonts w:ascii="Helvetica" w:hAnsi="Helvetica" w:cs="Helvetica"/>
          <w:color w:val="323232"/>
        </w:rPr>
        <w:t>“</w:t>
      </w:r>
      <w:r>
        <w:rPr>
          <w:rFonts w:ascii="Helvetica" w:hAnsi="Helvetica" w:cs="Helvetica"/>
          <w:color w:val="323232"/>
        </w:rPr>
        <w:t>动态数据绑定</w:t>
      </w:r>
      <w:r>
        <w:rPr>
          <w:rFonts w:ascii="Helvetica" w:hAnsi="Helvetica" w:cs="Helvetica"/>
          <w:color w:val="323232"/>
        </w:rPr>
        <w:t>”</w:t>
      </w:r>
      <w:r>
        <w:rPr>
          <w:rFonts w:ascii="Helvetica" w:hAnsi="Helvetica" w:cs="Helvetica"/>
          <w:color w:val="323232"/>
        </w:rPr>
        <w:t>还未解决掉的问题：</w:t>
      </w:r>
    </w:p>
    <w:p w:rsidR="008B633A" w:rsidRDefault="008B633A" w:rsidP="008B633A">
      <w:pPr>
        <w:widowControl/>
        <w:numPr>
          <w:ilvl w:val="0"/>
          <w:numId w:val="8"/>
        </w:numPr>
        <w:spacing w:before="100" w:beforeAutospacing="1" w:after="100" w:afterAutospacing="1"/>
        <w:jc w:val="left"/>
        <w:rPr>
          <w:rFonts w:ascii="Helvetica" w:hAnsi="Helvetica" w:cs="Helvetica"/>
          <w:color w:val="323232"/>
        </w:rPr>
      </w:pPr>
      <w:r>
        <w:rPr>
          <w:rStyle w:val="a7"/>
          <w:rFonts w:ascii="Helvetica" w:hAnsi="Helvetica" w:cs="Helvetica"/>
          <w:color w:val="323232"/>
        </w:rPr>
        <w:t>当传入的参数为数组时，如何监听数组对象的变化</w:t>
      </w:r>
    </w:p>
    <w:p w:rsidR="008B633A" w:rsidRDefault="008B633A" w:rsidP="008B633A">
      <w:pPr>
        <w:widowControl/>
        <w:numPr>
          <w:ilvl w:val="0"/>
          <w:numId w:val="8"/>
        </w:numPr>
        <w:spacing w:before="100" w:beforeAutospacing="1" w:after="100" w:afterAutospacing="1"/>
        <w:jc w:val="left"/>
        <w:rPr>
          <w:rFonts w:ascii="Helvetica" w:hAnsi="Helvetica" w:cs="Helvetica"/>
          <w:color w:val="323232"/>
        </w:rPr>
      </w:pPr>
      <w:r>
        <w:rPr>
          <w:rStyle w:val="a7"/>
          <w:rFonts w:ascii="Helvetica" w:hAnsi="Helvetica" w:cs="Helvetica"/>
          <w:color w:val="323232"/>
        </w:rPr>
        <w:t>深层对象属性的事件回调监听，或者描述为：对象的深层属性值发生变化后如何向上传递到顶层</w:t>
      </w:r>
    </w:p>
    <w:p w:rsidR="008B633A" w:rsidRDefault="008B633A" w:rsidP="008B633A">
      <w:pPr>
        <w:widowControl/>
        <w:numPr>
          <w:ilvl w:val="0"/>
          <w:numId w:val="8"/>
        </w:numPr>
        <w:spacing w:before="100" w:beforeAutospacing="1" w:after="100" w:afterAutospacing="1"/>
        <w:jc w:val="left"/>
        <w:rPr>
          <w:rFonts w:ascii="Helvetica" w:hAnsi="Helvetica" w:cs="Helvetica"/>
          <w:color w:val="323232"/>
        </w:rPr>
      </w:pPr>
      <w:r>
        <w:rPr>
          <w:rStyle w:val="a7"/>
          <w:rFonts w:ascii="Helvetica" w:hAnsi="Helvetica" w:cs="Helvetica"/>
          <w:color w:val="323232"/>
        </w:rPr>
        <w:t>动态数据与视图的绑定，如何绑定，当数据变化后如何触发视图的自动刷新。</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另外附上两个最近使用</w:t>
      </w:r>
      <w:r>
        <w:rPr>
          <w:rFonts w:ascii="Helvetica" w:hAnsi="Helvetica" w:cs="Helvetica"/>
          <w:color w:val="323232"/>
        </w:rPr>
        <w:t>Vue</w:t>
      </w:r>
      <w:r>
        <w:rPr>
          <w:rFonts w:ascii="Helvetica" w:hAnsi="Helvetica" w:cs="Helvetica"/>
          <w:color w:val="323232"/>
        </w:rPr>
        <w:t>实现的</w:t>
      </w:r>
      <w:r>
        <w:rPr>
          <w:rStyle w:val="apple-converted-space"/>
          <w:rFonts w:ascii="Helvetica" w:hAnsi="Helvetica" w:cs="Helvetica"/>
          <w:color w:val="323232"/>
        </w:rPr>
        <w:t> </w:t>
      </w:r>
      <w:hyperlink r:id="rId40" w:history="1">
        <w:r>
          <w:rPr>
            <w:rStyle w:val="a4"/>
            <w:rFonts w:ascii="Helvetica" w:hAnsi="Helvetica" w:cs="Helvetica"/>
            <w:color w:val="38BA72"/>
          </w:rPr>
          <w:t>Vue</w:t>
        </w:r>
        <w:r>
          <w:rPr>
            <w:rStyle w:val="a4"/>
            <w:rFonts w:ascii="Helvetica" w:hAnsi="Helvetica" w:cs="Helvetica"/>
            <w:color w:val="38BA72"/>
          </w:rPr>
          <w:t>在</w:t>
        </w:r>
        <w:r>
          <w:rPr>
            <w:rStyle w:val="a4"/>
            <w:rFonts w:ascii="Helvetica" w:hAnsi="Helvetica" w:cs="Helvetica"/>
            <w:color w:val="38BA72"/>
          </w:rPr>
          <w:t>SKU</w:t>
        </w:r>
        <w:r>
          <w:rPr>
            <w:rStyle w:val="a4"/>
            <w:rFonts w:ascii="Helvetica" w:hAnsi="Helvetica" w:cs="Helvetica"/>
            <w:color w:val="38BA72"/>
          </w:rPr>
          <w:t>组合查询中应用</w:t>
        </w:r>
      </w:hyperlink>
      <w:r>
        <w:rPr>
          <w:rStyle w:val="apple-converted-space"/>
          <w:rFonts w:ascii="Helvetica" w:hAnsi="Helvetica" w:cs="Helvetica"/>
          <w:color w:val="323232"/>
        </w:rPr>
        <w:t> </w:t>
      </w:r>
      <w:r>
        <w:rPr>
          <w:rFonts w:ascii="Helvetica" w:hAnsi="Helvetica" w:cs="Helvetica"/>
          <w:color w:val="323232"/>
        </w:rPr>
        <w:t>和</w:t>
      </w:r>
      <w:r>
        <w:rPr>
          <w:rStyle w:val="apple-converted-space"/>
          <w:rFonts w:ascii="Helvetica" w:hAnsi="Helvetica" w:cs="Helvetica"/>
          <w:color w:val="323232"/>
        </w:rPr>
        <w:t> </w:t>
      </w:r>
      <w:hyperlink r:id="rId41" w:history="1">
        <w:r>
          <w:rPr>
            <w:rStyle w:val="a4"/>
            <w:rFonts w:ascii="Helvetica" w:hAnsi="Helvetica" w:cs="Helvetica"/>
            <w:color w:val="38BA72"/>
          </w:rPr>
          <w:t>基于</w:t>
        </w:r>
        <w:r>
          <w:rPr>
            <w:rStyle w:val="a4"/>
            <w:rFonts w:ascii="Helvetica" w:hAnsi="Helvetica" w:cs="Helvetica"/>
            <w:color w:val="38BA72"/>
          </w:rPr>
          <w:t>Vue</w:t>
        </w:r>
        <w:r>
          <w:rPr>
            <w:rStyle w:val="a4"/>
            <w:rFonts w:ascii="Helvetica" w:hAnsi="Helvetica" w:cs="Helvetica"/>
            <w:color w:val="38BA72"/>
          </w:rPr>
          <w:t>的后台管理模板</w:t>
        </w:r>
      </w:hyperlink>
    </w:p>
    <w:p w:rsidR="008B633A" w:rsidRDefault="008B633A" w:rsidP="008B633A">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44</w:t>
      </w:r>
    </w:p>
    <w:p w:rsidR="008B633A" w:rsidRDefault="008B633A"/>
    <w:p w:rsidR="008B633A" w:rsidRPr="008B633A" w:rsidRDefault="008B633A" w:rsidP="008B633A">
      <w:pPr>
        <w:pStyle w:val="2"/>
        <w:shd w:val="clear" w:color="auto" w:fill="FFFFFF"/>
        <w:spacing w:before="300" w:beforeAutospacing="0" w:after="0" w:afterAutospacing="0"/>
        <w:rPr>
          <w:rFonts w:ascii="Helvetica" w:hAnsi="Helvetica" w:cs="Helvetica"/>
          <w:bCs w:val="0"/>
          <w:color w:val="262626"/>
        </w:rPr>
      </w:pPr>
      <w:r w:rsidRPr="008B633A">
        <w:rPr>
          <w:rFonts w:ascii="Helvetica" w:hAnsi="Helvetica" w:cs="Helvetica"/>
          <w:bCs w:val="0"/>
          <w:color w:val="262626"/>
          <w:highlight w:val="yellow"/>
        </w:rPr>
        <w:t>动态数据绑定（三）</w:t>
      </w:r>
    </w:p>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动态数据绑定（三）</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事件传播机制</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没参考！</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问题分析：</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目前已经实现事件机制的是这样的：</w:t>
      </w:r>
    </w:p>
    <w:p w:rsidR="008B633A" w:rsidRDefault="008B633A" w:rsidP="008B633A">
      <w:pPr>
        <w:pStyle w:val="a3"/>
        <w:wordWrap w:val="0"/>
        <w:spacing w:before="0" w:beforeAutospacing="0" w:after="150" w:afterAutospacing="0"/>
        <w:rPr>
          <w:rFonts w:ascii="Helvetica" w:hAnsi="Helvetica" w:cs="Helvetica"/>
          <w:color w:val="323232"/>
          <w:sz w:val="26"/>
          <w:szCs w:val="26"/>
        </w:rPr>
      </w:pPr>
      <w:r>
        <w:rPr>
          <w:rFonts w:ascii="Helvetica" w:hAnsi="Helvetica" w:cs="Helvetica"/>
          <w:color w:val="323232"/>
          <w:sz w:val="26"/>
          <w:szCs w:val="26"/>
        </w:rPr>
        <w:t>注册</w:t>
      </w:r>
      <w:r>
        <w:rPr>
          <w:rFonts w:ascii="Helvetica" w:hAnsi="Helvetica" w:cs="Helvetica"/>
          <w:color w:val="323232"/>
          <w:sz w:val="26"/>
          <w:szCs w:val="26"/>
        </w:rPr>
        <w:t>$watch --&gt; Event.on --&gt; this.events</w:t>
      </w:r>
      <w:r>
        <w:rPr>
          <w:rFonts w:ascii="Helvetica" w:hAnsi="Helvetica" w:cs="Helvetica"/>
          <w:color w:val="323232"/>
          <w:sz w:val="26"/>
          <w:szCs w:val="26"/>
        </w:rPr>
        <w:t>中添加键值对</w:t>
      </w:r>
      <w:r>
        <w:rPr>
          <w:rFonts w:ascii="Helvetica" w:hAnsi="Helvetica" w:cs="Helvetica"/>
          <w:color w:val="323232"/>
          <w:sz w:val="26"/>
          <w:szCs w:val="26"/>
        </w:rPr>
        <w:t>(</w:t>
      </w:r>
      <w:r>
        <w:rPr>
          <w:rStyle w:val="a7"/>
          <w:rFonts w:ascii="Helvetica" w:hAnsi="Helvetica" w:cs="Helvetica"/>
          <w:color w:val="323232"/>
          <w:sz w:val="26"/>
          <w:szCs w:val="26"/>
        </w:rPr>
        <w:t>注意每个</w:t>
      </w:r>
      <w:r>
        <w:rPr>
          <w:rStyle w:val="a7"/>
          <w:rFonts w:ascii="Helvetica" w:hAnsi="Helvetica" w:cs="Helvetica"/>
          <w:color w:val="323232"/>
          <w:sz w:val="26"/>
          <w:szCs w:val="26"/>
        </w:rPr>
        <w:t>Observer</w:t>
      </w:r>
      <w:r>
        <w:rPr>
          <w:rStyle w:val="a7"/>
          <w:rFonts w:ascii="Helvetica" w:hAnsi="Helvetica" w:cs="Helvetica"/>
          <w:color w:val="323232"/>
          <w:sz w:val="26"/>
          <w:szCs w:val="26"/>
        </w:rPr>
        <w:t>一个</w:t>
      </w:r>
      <w:r>
        <w:rPr>
          <w:rStyle w:val="a7"/>
          <w:rFonts w:ascii="Helvetica" w:hAnsi="Helvetica" w:cs="Helvetica"/>
          <w:color w:val="323232"/>
          <w:sz w:val="26"/>
          <w:szCs w:val="26"/>
        </w:rPr>
        <w:t>Event</w:t>
      </w:r>
      <w:r>
        <w:rPr>
          <w:rFonts w:ascii="Helvetica" w:hAnsi="Helvetica" w:cs="Helvetica"/>
          <w:color w:val="323232"/>
          <w:sz w:val="26"/>
          <w:szCs w:val="26"/>
        </w:rPr>
        <w:t>)</w:t>
      </w:r>
    </w:p>
    <w:p w:rsidR="008B633A" w:rsidRDefault="008B633A" w:rsidP="008B633A">
      <w:pPr>
        <w:pStyle w:val="a3"/>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lastRenderedPageBreak/>
        <w:t>触发</w:t>
      </w:r>
      <w:r>
        <w:rPr>
          <w:rFonts w:ascii="Helvetica" w:hAnsi="Helvetica" w:cs="Helvetica"/>
          <w:color w:val="323232"/>
          <w:sz w:val="26"/>
          <w:szCs w:val="26"/>
        </w:rPr>
        <w:t>(</w:t>
      </w:r>
      <w:proofErr w:type="gramStart"/>
      <w:r>
        <w:rPr>
          <w:rFonts w:ascii="Helvetica" w:hAnsi="Helvetica" w:cs="Helvetica"/>
          <w:color w:val="323232"/>
          <w:sz w:val="26"/>
          <w:szCs w:val="26"/>
        </w:rPr>
        <w:t>如修改</w:t>
      </w:r>
      <w:proofErr w:type="gramEnd"/>
      <w:r>
        <w:rPr>
          <w:rFonts w:ascii="Helvetica" w:hAnsi="Helvetica" w:cs="Helvetica"/>
          <w:color w:val="323232"/>
          <w:sz w:val="26"/>
          <w:szCs w:val="26"/>
        </w:rPr>
        <w:t>属性</w:t>
      </w:r>
      <w:r>
        <w:rPr>
          <w:rFonts w:ascii="Helvetica" w:hAnsi="Helvetica" w:cs="Helvetica"/>
          <w:color w:val="323232"/>
          <w:sz w:val="26"/>
          <w:szCs w:val="26"/>
        </w:rPr>
        <w:t>) --&gt; Observer.convert(setter) --&gt; Event.emit --&gt; this.events</w:t>
      </w:r>
      <w:r>
        <w:rPr>
          <w:rFonts w:ascii="Helvetica" w:hAnsi="Helvetica" w:cs="Helvetica"/>
          <w:color w:val="323232"/>
          <w:sz w:val="26"/>
          <w:szCs w:val="26"/>
        </w:rPr>
        <w:t>匹配执行</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所以其实应该看得出来了，每一层的</w:t>
      </w:r>
      <w:r>
        <w:rPr>
          <w:rFonts w:ascii="Helvetica" w:hAnsi="Helvetica" w:cs="Helvetica"/>
          <w:color w:val="323232"/>
        </w:rPr>
        <w:t>Event</w:t>
      </w:r>
      <w:r>
        <w:rPr>
          <w:rFonts w:ascii="Helvetica" w:hAnsi="Helvetica" w:cs="Helvetica"/>
          <w:color w:val="323232"/>
        </w:rPr>
        <w:t>现在都是独立的，问题本质上就是要让他们能通信</w:t>
      </w:r>
      <w:r>
        <w:rPr>
          <w:rFonts w:ascii="Helvetica" w:hAnsi="Helvetica" w:cs="Helvetica"/>
          <w:color w:val="323232"/>
        </w:rPr>
        <w:t>(</w:t>
      </w:r>
      <w:r>
        <w:rPr>
          <w:rFonts w:ascii="Helvetica" w:hAnsi="Helvetica" w:cs="Helvetica"/>
          <w:color w:val="323232"/>
        </w:rPr>
        <w:t>我一开始都没理清</w:t>
      </w:r>
      <w:r>
        <w:rPr>
          <w:rFonts w:ascii="Helvetica" w:hAnsi="Helvetica" w:cs="Helvetica"/>
          <w:color w:val="323232"/>
        </w:rPr>
        <w:t>...</w:t>
      </w:r>
      <w:r>
        <w:rPr>
          <w:rFonts w:ascii="Helvetica" w:hAnsi="Helvetica" w:cs="Helvetica"/>
          <w:color w:val="323232"/>
        </w:rPr>
        <w:t>菜的一笔</w:t>
      </w:r>
      <w:r>
        <w:rPr>
          <w:rFonts w:ascii="Helvetica" w:hAnsi="Helvetica" w:cs="Helvetica"/>
          <w:color w:val="323232"/>
        </w:rPr>
        <w:t>)</w:t>
      </w:r>
      <w:r>
        <w:rPr>
          <w:rFonts w:ascii="Helvetica" w:hAnsi="Helvetica" w:cs="Helvetica"/>
          <w:color w:val="323232"/>
        </w:rPr>
        <w:t>。</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先总结</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到现在我大概知道一个可行的方法是</w:t>
      </w:r>
      <w:r>
        <w:rPr>
          <w:rFonts w:ascii="Helvetica" w:hAnsi="Helvetica" w:cs="Helvetica"/>
          <w:color w:val="323232"/>
        </w:rPr>
        <w:t>(</w:t>
      </w:r>
      <w:r>
        <w:rPr>
          <w:rFonts w:ascii="Helvetica" w:hAnsi="Helvetica" w:cs="Helvetica"/>
          <w:color w:val="323232"/>
        </w:rPr>
        <w:t>比如里的变量参考</w:t>
      </w:r>
      <w:proofErr w:type="gramStart"/>
      <w:r>
        <w:rPr>
          <w:rFonts w:ascii="Helvetica" w:hAnsi="Helvetica" w:cs="Helvetica"/>
          <w:color w:val="323232"/>
        </w:rPr>
        <w:t>后面的后面的</w:t>
      </w:r>
      <w:proofErr w:type="gramEnd"/>
      <w:r>
        <w:rPr>
          <w:rFonts w:ascii="Helvetica" w:hAnsi="Helvetica" w:cs="Helvetica"/>
          <w:color w:val="323232"/>
        </w:rPr>
        <w:t>例子</w:t>
      </w:r>
      <w:r>
        <w:rPr>
          <w:rFonts w:ascii="Helvetica" w:hAnsi="Helvetica" w:cs="Helvetica"/>
          <w:color w:val="323232"/>
        </w:rPr>
        <w:t>)</w:t>
      </w:r>
      <w:r>
        <w:rPr>
          <w:rFonts w:ascii="Helvetica" w:hAnsi="Helvetica" w:cs="Helvetica"/>
          <w:color w:val="323232"/>
        </w:rPr>
        <w:t>：</w:t>
      </w:r>
    </w:p>
    <w:p w:rsidR="008B633A" w:rsidRDefault="008B633A" w:rsidP="008B633A">
      <w:pPr>
        <w:widowControl/>
        <w:numPr>
          <w:ilvl w:val="0"/>
          <w:numId w:val="9"/>
        </w:numPr>
        <w:spacing w:before="100" w:beforeAutospacing="1" w:after="100" w:afterAutospacing="1"/>
        <w:jc w:val="left"/>
        <w:rPr>
          <w:rFonts w:ascii="Helvetica" w:hAnsi="Helvetica" w:cs="Helvetica"/>
          <w:color w:val="323232"/>
        </w:rPr>
      </w:pPr>
      <w:r>
        <w:rPr>
          <w:rFonts w:ascii="Helvetica" w:hAnsi="Helvetica" w:cs="Helvetica"/>
          <w:color w:val="323232"/>
        </w:rPr>
        <w:t>$watch</w:t>
      </w:r>
      <w:r>
        <w:rPr>
          <w:rFonts w:ascii="Helvetica" w:hAnsi="Helvetica" w:cs="Helvetica"/>
          <w:color w:val="323232"/>
        </w:rPr>
        <w:t>要能够安装参数路径</w:t>
      </w:r>
      <w:r>
        <w:rPr>
          <w:rFonts w:ascii="Helvetica" w:hAnsi="Helvetica" w:cs="Helvetica"/>
          <w:color w:val="323232"/>
        </w:rPr>
        <w:t>(</w:t>
      </w:r>
      <w:r>
        <w:rPr>
          <w:rFonts w:ascii="Helvetica" w:hAnsi="Helvetica" w:cs="Helvetica"/>
          <w:color w:val="323232"/>
        </w:rPr>
        <w:t>如</w:t>
      </w:r>
      <w:r>
        <w:rPr>
          <w:rFonts w:ascii="Helvetica" w:hAnsi="Helvetica" w:cs="Helvetica"/>
          <w:color w:val="323232"/>
        </w:rPr>
        <w:t>"stu.name.firstName")</w:t>
      </w:r>
      <w:r>
        <w:rPr>
          <w:rFonts w:ascii="Helvetica" w:hAnsi="Helvetica" w:cs="Helvetica"/>
          <w:color w:val="323232"/>
        </w:rPr>
        <w:t>去挂在该挂的地方，目前只会和</w:t>
      </w:r>
      <w:r>
        <w:rPr>
          <w:rFonts w:ascii="Helvetica" w:hAnsi="Helvetica" w:cs="Helvetica"/>
          <w:color w:val="323232"/>
        </w:rPr>
        <w:t>data</w:t>
      </w:r>
      <w:r>
        <w:rPr>
          <w:rFonts w:ascii="Helvetica" w:hAnsi="Helvetica" w:cs="Helvetica"/>
          <w:color w:val="323232"/>
        </w:rPr>
        <w:t>平级</w:t>
      </w:r>
      <w:r>
        <w:rPr>
          <w:rFonts w:ascii="Helvetica" w:hAnsi="Helvetica" w:cs="Helvetica"/>
          <w:color w:val="323232"/>
        </w:rPr>
        <w:t>(</w:t>
      </w:r>
      <w:r>
        <w:rPr>
          <w:rFonts w:ascii="Helvetica" w:hAnsi="Helvetica" w:cs="Helvetica"/>
          <w:color w:val="323232"/>
        </w:rPr>
        <w:t>控制台可以看</w:t>
      </w:r>
      <w:r>
        <w:rPr>
          <w:rFonts w:ascii="Helvetica" w:hAnsi="Helvetica" w:cs="Helvetica"/>
          <w:color w:val="323232"/>
        </w:rPr>
        <w:t>)</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比如说我监听</w:t>
      </w:r>
      <w:r>
        <w:rPr>
          <w:rFonts w:ascii="Helvetica" w:hAnsi="Helvetica" w:cs="Helvetica"/>
          <w:color w:val="323232"/>
        </w:rPr>
        <w:t>app.data.stu.name</w:t>
      </w:r>
      <w:r>
        <w:rPr>
          <w:rFonts w:ascii="Helvetica" w:hAnsi="Helvetica" w:cs="Helvetica"/>
          <w:color w:val="323232"/>
        </w:rPr>
        <w:t>，那么就在</w:t>
      </w:r>
      <w:r>
        <w:rPr>
          <w:rFonts w:ascii="Helvetica" w:hAnsi="Helvetica" w:cs="Helvetica"/>
          <w:color w:val="323232"/>
        </w:rPr>
        <w:t>name</w:t>
      </w:r>
      <w:r>
        <w:rPr>
          <w:rFonts w:ascii="Helvetica" w:hAnsi="Helvetica" w:cs="Helvetica"/>
          <w:color w:val="323232"/>
        </w:rPr>
        <w:t>那一层</w:t>
      </w:r>
      <w:r>
        <w:rPr>
          <w:rFonts w:ascii="Helvetica" w:hAnsi="Helvetica" w:cs="Helvetica"/>
          <w:color w:val="323232"/>
        </w:rPr>
        <w:t>(stu</w:t>
      </w:r>
      <w:r>
        <w:rPr>
          <w:rFonts w:ascii="Helvetica" w:hAnsi="Helvetica" w:cs="Helvetica"/>
          <w:color w:val="323232"/>
        </w:rPr>
        <w:t>里面</w:t>
      </w:r>
      <w:r>
        <w:rPr>
          <w:rFonts w:ascii="Helvetica" w:hAnsi="Helvetica" w:cs="Helvetica"/>
          <w:color w:val="323232"/>
        </w:rPr>
        <w:t>)</w:t>
      </w:r>
      <w:r>
        <w:rPr>
          <w:rFonts w:ascii="Helvetica" w:hAnsi="Helvetica" w:cs="Helvetica"/>
          <w:color w:val="323232"/>
        </w:rPr>
        <w:t>的</w:t>
      </w:r>
      <w:r>
        <w:rPr>
          <w:rFonts w:ascii="Helvetica" w:hAnsi="Helvetica" w:cs="Helvetica"/>
          <w:color w:val="323232"/>
        </w:rPr>
        <w:t>Event</w:t>
      </w:r>
      <w:r>
        <w:rPr>
          <w:rFonts w:ascii="Helvetica" w:hAnsi="Helvetica" w:cs="Helvetica"/>
          <w:color w:val="323232"/>
        </w:rPr>
        <w:t>里添加</w:t>
      </w:r>
      <w:r>
        <w:rPr>
          <w:rFonts w:ascii="Helvetica" w:hAnsi="Helvetica" w:cs="Helvetica"/>
          <w:color w:val="323232"/>
        </w:rPr>
        <w:t>stu.name: [func...]</w:t>
      </w:r>
      <w:r>
        <w:rPr>
          <w:rFonts w:ascii="Helvetica" w:hAnsi="Helvetica" w:cs="Helvetica"/>
          <w:color w:val="323232"/>
        </w:rPr>
        <w:t>。</w:t>
      </w:r>
    </w:p>
    <w:p w:rsidR="008B633A" w:rsidRDefault="008B633A" w:rsidP="008B633A">
      <w:pPr>
        <w:widowControl/>
        <w:numPr>
          <w:ilvl w:val="0"/>
          <w:numId w:val="10"/>
        </w:numPr>
        <w:spacing w:before="100" w:beforeAutospacing="1" w:after="100" w:afterAutospacing="1"/>
        <w:jc w:val="left"/>
        <w:rPr>
          <w:rFonts w:ascii="Helvetica" w:hAnsi="Helvetica" w:cs="Helvetica"/>
          <w:color w:val="323232"/>
        </w:rPr>
      </w:pPr>
      <w:r>
        <w:rPr>
          <w:rFonts w:ascii="Helvetica" w:hAnsi="Helvetica" w:cs="Helvetica"/>
          <w:color w:val="323232"/>
        </w:rPr>
        <w:t>emit</w:t>
      </w:r>
      <w:r>
        <w:rPr>
          <w:rFonts w:ascii="Helvetica" w:hAnsi="Helvetica" w:cs="Helvetica"/>
          <w:color w:val="323232"/>
        </w:rPr>
        <w:t>的时候触发的事件名与键的路径保持一致，而在冒泡的过程中，逐层剥去下层的属性名，从而</w:t>
      </w:r>
      <w:proofErr w:type="gramStart"/>
      <w:r>
        <w:rPr>
          <w:rFonts w:ascii="Helvetica" w:hAnsi="Helvetica" w:cs="Helvetica"/>
          <w:color w:val="323232"/>
        </w:rPr>
        <w:t>使父层的</w:t>
      </w:r>
      <w:proofErr w:type="gramEnd"/>
      <w:r>
        <w:rPr>
          <w:rFonts w:ascii="Helvetica" w:hAnsi="Helvetica" w:cs="Helvetica"/>
          <w:color w:val="323232"/>
        </w:rPr>
        <w:t>监听也可以匹配到。</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比如说我修改了</w:t>
      </w:r>
      <w:r>
        <w:rPr>
          <w:rFonts w:ascii="Helvetica" w:hAnsi="Helvetica" w:cs="Helvetica"/>
          <w:color w:val="323232"/>
        </w:rPr>
        <w:t>app.data.stu.name.firstName</w:t>
      </w:r>
      <w:r>
        <w:rPr>
          <w:rFonts w:ascii="Helvetica" w:hAnsi="Helvetica" w:cs="Helvetica"/>
          <w:color w:val="323232"/>
        </w:rPr>
        <w:t>，那么就会在</w:t>
      </w:r>
      <w:r>
        <w:rPr>
          <w:rFonts w:ascii="Helvetica" w:hAnsi="Helvetica" w:cs="Helvetica"/>
          <w:color w:val="323232"/>
        </w:rPr>
        <w:t>firstName</w:t>
      </w:r>
      <w:r>
        <w:rPr>
          <w:rFonts w:ascii="Helvetica" w:hAnsi="Helvetica" w:cs="Helvetica"/>
          <w:color w:val="323232"/>
        </w:rPr>
        <w:t>同层</w:t>
      </w:r>
      <w:r>
        <w:rPr>
          <w:rFonts w:ascii="Helvetica" w:hAnsi="Helvetica" w:cs="Helvetica"/>
          <w:color w:val="323232"/>
        </w:rPr>
        <w:t>Event</w:t>
      </w:r>
      <w:r>
        <w:rPr>
          <w:rFonts w:ascii="Helvetica" w:hAnsi="Helvetica" w:cs="Helvetica"/>
          <w:color w:val="323232"/>
        </w:rPr>
        <w:t>触发事件</w:t>
      </w:r>
      <w:r>
        <w:rPr>
          <w:rFonts w:ascii="Helvetica" w:hAnsi="Helvetica" w:cs="Helvetica"/>
          <w:color w:val="323232"/>
        </w:rPr>
        <w:t>"stu.name.firstName"</w:t>
      </w:r>
      <w:r>
        <w:rPr>
          <w:rFonts w:ascii="Helvetica" w:hAnsi="Helvetica" w:cs="Helvetica"/>
          <w:color w:val="323232"/>
        </w:rPr>
        <w:t>，甭管有没有相应的函数执行，接下来会开始冒泡向上层传递，并将事件</w:t>
      </w:r>
      <w:r>
        <w:rPr>
          <w:rFonts w:ascii="Helvetica" w:hAnsi="Helvetica" w:cs="Helvetica"/>
          <w:color w:val="323232"/>
        </w:rPr>
        <w:t>"stu.name.firstName"</w:t>
      </w:r>
      <w:r>
        <w:rPr>
          <w:rFonts w:ascii="Helvetica" w:hAnsi="Helvetica" w:cs="Helvetica"/>
          <w:color w:val="323232"/>
        </w:rPr>
        <w:t>重新解析为</w:t>
      </w:r>
      <w:r>
        <w:rPr>
          <w:rFonts w:ascii="Helvetica" w:hAnsi="Helvetica" w:cs="Helvetica"/>
          <w:color w:val="323232"/>
        </w:rPr>
        <w:t>"stu.name"</w:t>
      </w:r>
      <w:r>
        <w:rPr>
          <w:rFonts w:ascii="Helvetica" w:hAnsi="Helvetica" w:cs="Helvetica"/>
          <w:color w:val="323232"/>
        </w:rPr>
        <w:t>，而这是毫无疑问的，对象的存储在这点上</w:t>
      </w:r>
      <w:proofErr w:type="gramStart"/>
      <w:r>
        <w:rPr>
          <w:rFonts w:ascii="Helvetica" w:hAnsi="Helvetica" w:cs="Helvetica"/>
          <w:color w:val="323232"/>
        </w:rPr>
        <w:t>类似树</w:t>
      </w:r>
      <w:proofErr w:type="gramEnd"/>
      <w:r>
        <w:rPr>
          <w:rFonts w:ascii="Helvetica" w:hAnsi="Helvetica" w:cs="Helvetica"/>
          <w:color w:val="323232"/>
        </w:rPr>
        <w:t>(</w:t>
      </w:r>
      <w:r>
        <w:rPr>
          <w:rFonts w:ascii="Helvetica" w:hAnsi="Helvetica" w:cs="Helvetica"/>
          <w:color w:val="323232"/>
        </w:rPr>
        <w:t>脑补</w:t>
      </w:r>
      <w:r>
        <w:rPr>
          <w:rFonts w:ascii="Helvetica" w:hAnsi="Helvetica" w:cs="Helvetica"/>
          <w:color w:val="323232"/>
        </w:rPr>
        <w:t>DOM...)</w:t>
      </w:r>
      <w:r>
        <w:rPr>
          <w:rFonts w:ascii="Helvetica" w:hAnsi="Helvetica" w:cs="Helvetica"/>
          <w:color w:val="323232"/>
        </w:rPr>
        <w:t>，然后在</w:t>
      </w:r>
      <w:r>
        <w:rPr>
          <w:rFonts w:ascii="Helvetica" w:hAnsi="Helvetica" w:cs="Helvetica"/>
          <w:color w:val="323232"/>
        </w:rPr>
        <w:t>stu.name</w:t>
      </w:r>
      <w:r>
        <w:rPr>
          <w:rFonts w:ascii="Helvetica" w:hAnsi="Helvetica" w:cs="Helvetica"/>
          <w:color w:val="323232"/>
        </w:rPr>
        <w:t>同层</w:t>
      </w:r>
      <w:r>
        <w:rPr>
          <w:rFonts w:ascii="Helvetica" w:hAnsi="Helvetica" w:cs="Helvetica"/>
          <w:color w:val="323232"/>
        </w:rPr>
        <w:t>Event</w:t>
      </w:r>
      <w:r>
        <w:rPr>
          <w:rFonts w:ascii="Helvetica" w:hAnsi="Helvetica" w:cs="Helvetica"/>
          <w:color w:val="323232"/>
        </w:rPr>
        <w:t>再次触发事件</w:t>
      </w:r>
      <w:r>
        <w:rPr>
          <w:rFonts w:ascii="Helvetica" w:hAnsi="Helvetica" w:cs="Helvetica"/>
          <w:color w:val="323232"/>
        </w:rPr>
        <w:t>"stu.name"</w:t>
      </w:r>
      <w:r>
        <w:rPr>
          <w:rFonts w:ascii="Helvetica" w:hAnsi="Helvetica" w:cs="Helvetica"/>
          <w:color w:val="323232"/>
        </w:rPr>
        <w:t>，直到到达顶层。这样一来，就实现了事件</w:t>
      </w:r>
      <w:proofErr w:type="gramStart"/>
      <w:r>
        <w:rPr>
          <w:rFonts w:ascii="Helvetica" w:hAnsi="Helvetica" w:cs="Helvetica"/>
          <w:color w:val="323232"/>
        </w:rPr>
        <w:t>类似树</w:t>
      </w:r>
      <w:proofErr w:type="gramEnd"/>
      <w:r>
        <w:rPr>
          <w:rFonts w:ascii="Helvetica" w:hAnsi="Helvetica" w:cs="Helvetica"/>
          <w:color w:val="323232"/>
        </w:rPr>
        <w:t>的冒泡。</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而想要取到父层，这里采用的方法是给</w:t>
      </w:r>
      <w:r>
        <w:rPr>
          <w:rFonts w:ascii="Helvetica" w:hAnsi="Helvetica" w:cs="Helvetica"/>
          <w:color w:val="323232"/>
        </w:rPr>
        <w:t>Observer</w:t>
      </w:r>
      <w:r>
        <w:rPr>
          <w:rFonts w:ascii="Helvetica" w:hAnsi="Helvetica" w:cs="Helvetica"/>
          <w:color w:val="323232"/>
        </w:rPr>
        <w:t>构造函数里加入</w:t>
      </w:r>
      <w:r>
        <w:rPr>
          <w:rFonts w:ascii="Helvetica" w:hAnsi="Helvetica" w:cs="Helvetica"/>
          <w:color w:val="323232"/>
        </w:rPr>
        <w:t>$parent</w:t>
      </w:r>
      <w:r>
        <w:rPr>
          <w:rFonts w:ascii="Helvetica" w:hAnsi="Helvetica" w:cs="Helvetica"/>
          <w:color w:val="323232"/>
        </w:rPr>
        <w:t>，通过这个指针就可以访问的上层的</w:t>
      </w:r>
      <w:r>
        <w:rPr>
          <w:rFonts w:ascii="Helvetica" w:hAnsi="Helvetica" w:cs="Helvetica"/>
          <w:color w:val="323232"/>
        </w:rPr>
        <w:t>Event</w:t>
      </w:r>
      <w:r>
        <w:rPr>
          <w:rFonts w:ascii="Helvetica" w:hAnsi="Helvetica" w:cs="Helvetica"/>
          <w:color w:val="323232"/>
        </w:rPr>
        <w:t>了。。。这个方法可能不是很好，但目前我是这么做的。</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目前做到什么程度</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2</w:t>
      </w:r>
      <w:r>
        <w:rPr>
          <w:rFonts w:ascii="Helvetica" w:hAnsi="Helvetica" w:cs="Helvetica"/>
          <w:color w:val="323232"/>
        </w:rPr>
        <w:t>做到了，但是没有调用那个重新解析的函数，因为</w:t>
      </w:r>
      <w:r>
        <w:rPr>
          <w:rFonts w:ascii="Helvetica" w:hAnsi="Helvetica" w:cs="Helvetica"/>
          <w:color w:val="323232"/>
        </w:rPr>
        <w:t>1</w:t>
      </w:r>
      <w:r>
        <w:rPr>
          <w:rFonts w:ascii="Helvetica" w:hAnsi="Helvetica" w:cs="Helvetica"/>
          <w:color w:val="323232"/>
        </w:rPr>
        <w:t>没实现调用了白搭。现在可以修改内部变量后我挂在最外层的相应事件会执行回调。</w:t>
      </w:r>
      <w:r>
        <w:rPr>
          <w:rFonts w:ascii="Helvetica" w:hAnsi="Helvetica" w:cs="Helvetica"/>
          <w:color w:val="323232"/>
        </w:rPr>
        <w:t>1</w:t>
      </w:r>
      <w:r>
        <w:rPr>
          <w:rFonts w:ascii="Helvetica" w:hAnsi="Helvetica" w:cs="Helvetica"/>
          <w:color w:val="323232"/>
        </w:rPr>
        <w:t>也要继续做而且肯定需要优化，但看到某个大神说过早优化是万恶之源，我决定先跑路哈哈</w:t>
      </w:r>
      <w:proofErr w:type="gramStart"/>
      <w:r>
        <w:rPr>
          <w:rFonts w:ascii="Helvetica" w:hAnsi="Helvetica" w:cs="Helvetica"/>
          <w:color w:val="323232"/>
        </w:rPr>
        <w:t>哈</w:t>
      </w:r>
      <w:proofErr w:type="gramEnd"/>
      <w:r>
        <w:rPr>
          <w:rFonts w:ascii="Helvetica" w:hAnsi="Helvetica" w:cs="Helvetica"/>
          <w:color w:val="323232"/>
        </w:rPr>
        <w:t>！</w:t>
      </w:r>
    </w:p>
    <w:p w:rsidR="008B633A" w:rsidRDefault="008B633A" w:rsidP="008B633A">
      <w:pPr>
        <w:pStyle w:val="3"/>
        <w:spacing w:before="300" w:after="150"/>
        <w:rPr>
          <w:rFonts w:ascii="inherit" w:hAnsi="inherit" w:cs="Helvetica"/>
          <w:b w:val="0"/>
          <w:bCs w:val="0"/>
          <w:color w:val="323232"/>
          <w:sz w:val="36"/>
          <w:szCs w:val="36"/>
        </w:rPr>
      </w:pPr>
      <w:r>
        <w:rPr>
          <w:rFonts w:ascii="inherit" w:hAnsi="inherit" w:cs="Helvetica"/>
          <w:b w:val="0"/>
          <w:bCs w:val="0"/>
          <w:color w:val="323232"/>
          <w:sz w:val="36"/>
          <w:szCs w:val="36"/>
        </w:rPr>
        <w:t>思路记录</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任务描述中要求的效果如下</w:t>
      </w:r>
      <w:r>
        <w:rPr>
          <w:rFonts w:ascii="Helvetica" w:hAnsi="Helvetica" w:cs="Helvetica"/>
          <w:color w:val="323232"/>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app2 = </w:t>
      </w:r>
      <w:r>
        <w:rPr>
          <w:rStyle w:val="hljs-keyword"/>
          <w:rFonts w:ascii="Consolas" w:hAnsi="Consolas" w:cs="Consolas"/>
          <w:b/>
          <w:bCs/>
          <w:color w:val="333333"/>
        </w:rPr>
        <w:t>new</w:t>
      </w:r>
      <w:r>
        <w:rPr>
          <w:rStyle w:val="HTML"/>
          <w:rFonts w:ascii="Consolas" w:hAnsi="Consolas" w:cs="Consolas"/>
          <w:color w:val="333333"/>
        </w:rPr>
        <w:t xml:space="preserve"> Observer({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
          <w:rFonts w:ascii="Consolas" w:hAnsi="Consolas" w:cs="Consolas"/>
          <w:color w:val="333333"/>
        </w:rPr>
        <w:t>name</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firstName</w:t>
      </w:r>
      <w:proofErr w:type="gramEnd"/>
      <w:r>
        <w:rPr>
          <w:rStyle w:val="HTML"/>
          <w:rFonts w:ascii="Consolas" w:hAnsi="Consolas" w:cs="Consolas"/>
          <w:color w:val="333333"/>
        </w:rPr>
        <w:t xml:space="preserve">: </w:t>
      </w:r>
      <w:r>
        <w:rPr>
          <w:rStyle w:val="hljs-string"/>
          <w:rFonts w:ascii="Consolas" w:hAnsi="Consolas" w:cs="Consolas"/>
          <w:color w:val="DD1144"/>
        </w:rPr>
        <w:t>'shaofeng'</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lastName</w:t>
      </w:r>
      <w:proofErr w:type="gramEnd"/>
      <w:r>
        <w:rPr>
          <w:rStyle w:val="HTML"/>
          <w:rFonts w:ascii="Consolas" w:hAnsi="Consolas" w:cs="Consolas"/>
          <w:color w:val="333333"/>
        </w:rPr>
        <w:t xml:space="preserve">: </w:t>
      </w:r>
      <w:r>
        <w:rPr>
          <w:rStyle w:val="hljs-string"/>
          <w:rFonts w:ascii="Consolas" w:hAnsi="Consolas" w:cs="Consolas"/>
          <w:color w:val="DD1144"/>
        </w:rPr>
        <w:t>'liang'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age</w:t>
      </w:r>
      <w:proofErr w:type="gramEnd"/>
      <w:r>
        <w:rPr>
          <w:rStyle w:val="HTML"/>
          <w:rFonts w:ascii="Consolas" w:hAnsi="Consolas" w:cs="Consolas"/>
          <w:color w:val="333333"/>
        </w:rPr>
        <w:t xml:space="preserve">: </w:t>
      </w:r>
      <w:r>
        <w:rPr>
          <w:rStyle w:val="hljs-number"/>
          <w:rFonts w:ascii="Consolas" w:hAnsi="Consolas" w:cs="Consolas"/>
          <w:color w:val="008080"/>
        </w:rPr>
        <w:t>25</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app2</w:t>
      </w:r>
      <w:proofErr w:type="gramStart"/>
      <w:r>
        <w:rPr>
          <w:rStyle w:val="HTML"/>
          <w:rFonts w:ascii="Consolas" w:hAnsi="Consolas" w:cs="Consolas"/>
          <w:color w:val="333333"/>
        </w:rPr>
        <w:t>.$</w:t>
      </w:r>
      <w:proofErr w:type="gramEnd"/>
      <w:r>
        <w:rPr>
          <w:rStyle w:val="HTML"/>
          <w:rFonts w:ascii="Consolas" w:hAnsi="Consolas" w:cs="Consolas"/>
          <w:color w:val="333333"/>
        </w:rPr>
        <w:t>watch(</w:t>
      </w:r>
      <w:r>
        <w:rPr>
          <w:rStyle w:val="hljs-string"/>
          <w:rFonts w:ascii="Consolas" w:hAnsi="Consolas" w:cs="Consolas"/>
          <w:color w:val="DD1144"/>
        </w:rPr>
        <w:t>'name'</w:t>
      </w:r>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params"/>
          <w:rFonts w:ascii="Consolas" w:hAnsi="Consolas" w:cs="Consolas"/>
          <w:color w:val="333333"/>
        </w:rPr>
        <w:t>newName</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w:t>
      </w:r>
      <w:r>
        <w:rPr>
          <w:rStyle w:val="hljs-string"/>
          <w:rFonts w:ascii="Consolas" w:hAnsi="Consolas" w:cs="Consolas"/>
          <w:color w:val="DD1144"/>
        </w:rPr>
        <w:t>我的姓名发生了变化，可能是姓氏变了，也可能是名字变了。</w:t>
      </w:r>
      <w:r>
        <w:rPr>
          <w:rStyle w:val="hljs-string"/>
          <w:rFonts w:ascii="Consolas" w:hAnsi="Consolas" w:cs="Consolas"/>
          <w:color w:val="DD1144"/>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app2.data.name.firstName = </w:t>
      </w:r>
      <w:r>
        <w:rPr>
          <w:rStyle w:val="hljs-string"/>
          <w:rFonts w:ascii="Consolas" w:hAnsi="Consolas" w:cs="Consolas"/>
          <w:color w:val="DD1144"/>
        </w:rPr>
        <w:t>'hahaha'</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输出：我的姓名发生了变化，可能是姓氏变了，也可能是名字变了。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app2.data.name.lastName = </w:t>
      </w:r>
      <w:r>
        <w:rPr>
          <w:rStyle w:val="hljs-string"/>
          <w:rFonts w:ascii="Consolas" w:hAnsi="Consolas" w:cs="Consolas"/>
          <w:color w:val="DD1144"/>
        </w:rPr>
        <w:t>'blablabla'</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输出：我的姓名发生了变化，可能是姓氏变了，也可能是名字变了。</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也就是说在</w:t>
      </w:r>
      <w:r>
        <w:rPr>
          <w:rFonts w:ascii="Helvetica" w:hAnsi="Helvetica" w:cs="Helvetica"/>
          <w:color w:val="323232"/>
        </w:rPr>
        <w:t>events</w:t>
      </w:r>
      <w:r>
        <w:rPr>
          <w:rFonts w:ascii="Helvetica" w:hAnsi="Helvetica" w:cs="Helvetica"/>
          <w:color w:val="323232"/>
        </w:rPr>
        <w:t>里添加键</w:t>
      </w:r>
      <w:r>
        <w:rPr>
          <w:rFonts w:ascii="Helvetica" w:hAnsi="Helvetica" w:cs="Helvetica"/>
          <w:color w:val="323232"/>
        </w:rPr>
        <w:t>"name"</w:t>
      </w:r>
      <w:r>
        <w:rPr>
          <w:rFonts w:ascii="Helvetica" w:hAnsi="Helvetica" w:cs="Helvetica"/>
          <w:color w:val="323232"/>
        </w:rPr>
        <w:t>及其回调，这样我修改相应属性时就会</w:t>
      </w:r>
      <w:r>
        <w:rPr>
          <w:rFonts w:ascii="Helvetica" w:hAnsi="Helvetica" w:cs="Helvetica"/>
          <w:color w:val="323232"/>
        </w:rPr>
        <w:t>emit</w:t>
      </w:r>
      <w:r>
        <w:rPr>
          <w:rFonts w:ascii="Helvetica" w:hAnsi="Helvetica" w:cs="Helvetica"/>
          <w:color w:val="323232"/>
        </w:rPr>
        <w:t>相应的事件，完成事件响应。可问题就在于，</w:t>
      </w:r>
      <w:r>
        <w:rPr>
          <w:rFonts w:ascii="Helvetica" w:hAnsi="Helvetica" w:cs="Helvetica"/>
          <w:color w:val="323232"/>
        </w:rPr>
        <w:t>"name"</w:t>
      </w:r>
      <w:r>
        <w:rPr>
          <w:rFonts w:ascii="Helvetica" w:hAnsi="Helvetica" w:cs="Helvetica"/>
          <w:color w:val="323232"/>
        </w:rPr>
        <w:t>的值是对象，我修改</w:t>
      </w:r>
      <w:r>
        <w:rPr>
          <w:rFonts w:ascii="Helvetica" w:hAnsi="Helvetica" w:cs="Helvetica"/>
          <w:color w:val="323232"/>
        </w:rPr>
        <w:t>firstName</w:t>
      </w:r>
      <w:r>
        <w:rPr>
          <w:rFonts w:ascii="Helvetica" w:hAnsi="Helvetica" w:cs="Helvetica"/>
          <w:color w:val="323232"/>
        </w:rPr>
        <w:t>等触发的事件名是</w:t>
      </w:r>
      <w:r>
        <w:rPr>
          <w:rFonts w:ascii="Helvetica" w:hAnsi="Helvetica" w:cs="Helvetica"/>
          <w:color w:val="323232"/>
        </w:rPr>
        <w:t>"firstName"</w:t>
      </w:r>
      <w:r>
        <w:rPr>
          <w:rFonts w:ascii="Helvetica" w:hAnsi="Helvetica" w:cs="Helvetica"/>
          <w:color w:val="323232"/>
        </w:rPr>
        <w:t>啊，原有的事件管理机制是检测不到注册在</w:t>
      </w:r>
      <w:r>
        <w:rPr>
          <w:rFonts w:ascii="Helvetica" w:hAnsi="Helvetica" w:cs="Helvetica"/>
          <w:color w:val="323232"/>
        </w:rPr>
        <w:t>"name"</w:t>
      </w:r>
      <w:r>
        <w:rPr>
          <w:rFonts w:ascii="Helvetica" w:hAnsi="Helvetica" w:cs="Helvetica"/>
          <w:color w:val="323232"/>
        </w:rPr>
        <w:t>上的事件的。而这里需要做的就是让事件</w:t>
      </w:r>
      <w:r>
        <w:rPr>
          <w:rFonts w:ascii="Helvetica" w:hAnsi="Helvetica" w:cs="Helvetica"/>
          <w:color w:val="323232"/>
        </w:rPr>
        <w:t>"firstName"</w:t>
      </w:r>
      <w:r>
        <w:rPr>
          <w:rFonts w:ascii="Helvetica" w:hAnsi="Helvetica" w:cs="Helvetica"/>
          <w:color w:val="323232"/>
        </w:rPr>
        <w:t>能够被挂在</w:t>
      </w:r>
      <w:r>
        <w:rPr>
          <w:rFonts w:ascii="Helvetica" w:hAnsi="Helvetica" w:cs="Helvetica"/>
          <w:color w:val="323232"/>
        </w:rPr>
        <w:t>"name"</w:t>
      </w:r>
      <w:r>
        <w:rPr>
          <w:rFonts w:ascii="Helvetica" w:hAnsi="Helvetica" w:cs="Helvetica"/>
          <w:color w:val="323232"/>
        </w:rPr>
        <w:t>上的监听检测到。</w:t>
      </w:r>
    </w:p>
    <w:p w:rsidR="008B633A" w:rsidRDefault="008B633A" w:rsidP="008B633A">
      <w:pPr>
        <w:pStyle w:val="a3"/>
        <w:wordWrap w:val="0"/>
        <w:spacing w:before="0" w:beforeAutospacing="0" w:after="150" w:afterAutospacing="0"/>
        <w:rPr>
          <w:rFonts w:ascii="Helvetica" w:hAnsi="Helvetica" w:cs="Helvetica"/>
          <w:color w:val="323232"/>
        </w:rPr>
      </w:pPr>
      <w:del w:id="0" w:author="Unknown">
        <w:r>
          <w:rPr>
            <w:rFonts w:ascii="Helvetica" w:hAnsi="Helvetica" w:cs="Helvetica"/>
            <w:color w:val="323232"/>
          </w:rPr>
          <w:delText>既然我希望能有事件</w:delText>
        </w:r>
        <w:r>
          <w:rPr>
            <w:rFonts w:ascii="Helvetica" w:hAnsi="Helvetica" w:cs="Helvetica"/>
            <w:color w:val="323232"/>
          </w:rPr>
          <w:delText>"</w:delText>
        </w:r>
        <w:r>
          <w:rPr>
            <w:rFonts w:ascii="Helvetica" w:hAnsi="Helvetica" w:cs="Helvetica"/>
            <w:color w:val="323232"/>
          </w:rPr>
          <w:delText>冒泡</w:delText>
        </w:r>
        <w:r>
          <w:rPr>
            <w:rFonts w:ascii="Helvetica" w:hAnsi="Helvetica" w:cs="Helvetica"/>
            <w:color w:val="323232"/>
          </w:rPr>
          <w:delText>"</w:delText>
        </w:r>
        <w:r>
          <w:rPr>
            <w:rFonts w:ascii="Helvetica" w:hAnsi="Helvetica" w:cs="Helvetica"/>
            <w:color w:val="323232"/>
          </w:rPr>
          <w:delText>的感觉，让挂在</w:delText>
        </w:r>
        <w:r>
          <w:rPr>
            <w:rFonts w:ascii="Helvetica" w:hAnsi="Helvetica" w:cs="Helvetica"/>
            <w:color w:val="323232"/>
          </w:rPr>
          <w:delText>"</w:delText>
        </w:r>
        <w:r>
          <w:rPr>
            <w:rFonts w:ascii="Helvetica" w:hAnsi="Helvetica" w:cs="Helvetica"/>
            <w:color w:val="323232"/>
          </w:rPr>
          <w:delText>父</w:delText>
        </w:r>
        <w:r>
          <w:rPr>
            <w:rFonts w:ascii="Helvetica" w:hAnsi="Helvetica" w:cs="Helvetica"/>
            <w:color w:val="323232"/>
          </w:rPr>
          <w:delText>"</w:delText>
        </w:r>
        <w:r>
          <w:rPr>
            <w:rFonts w:ascii="Helvetica" w:hAnsi="Helvetica" w:cs="Helvetica"/>
            <w:color w:val="323232"/>
          </w:rPr>
          <w:delText>层的监听能够知道内部的事件，那么这里考虑对事件名采用某种统一的机制来处理，使键包含层次信息，是不是可以呢？</w:delText>
        </w:r>
      </w:del>
    </w:p>
    <w:p w:rsidR="008B633A" w:rsidRDefault="008B633A" w:rsidP="008B633A">
      <w:pPr>
        <w:pStyle w:val="a3"/>
        <w:wordWrap w:val="0"/>
        <w:spacing w:before="0" w:beforeAutospacing="0" w:after="150" w:afterAutospacing="0"/>
        <w:rPr>
          <w:rFonts w:ascii="Helvetica" w:hAnsi="Helvetica" w:cs="Helvetica"/>
          <w:color w:val="323232"/>
        </w:rPr>
      </w:pPr>
      <w:del w:id="1" w:author="Unknown">
        <w:r>
          <w:rPr>
            <w:rFonts w:ascii="Helvetica" w:hAnsi="Helvetica" w:cs="Helvetica"/>
            <w:color w:val="323232"/>
          </w:rPr>
          <w:delText>细点说就是我</w:delText>
        </w:r>
        <w:r>
          <w:rPr>
            <w:rFonts w:ascii="Helvetica" w:hAnsi="Helvetica" w:cs="Helvetica"/>
            <w:color w:val="323232"/>
          </w:rPr>
          <w:delText>Event.on</w:delText>
        </w:r>
        <w:r>
          <w:rPr>
            <w:rFonts w:ascii="Helvetica" w:hAnsi="Helvetica" w:cs="Helvetica"/>
            <w:color w:val="323232"/>
          </w:rPr>
          <w:delText>时将对</w:delText>
        </w:r>
        <w:r>
          <w:rPr>
            <w:rFonts w:ascii="Helvetica" w:hAnsi="Helvetica" w:cs="Helvetica"/>
            <w:color w:val="323232"/>
          </w:rPr>
          <w:delText>$watch</w:delText>
        </w:r>
        <w:r>
          <w:rPr>
            <w:rFonts w:ascii="Helvetica" w:hAnsi="Helvetica" w:cs="Helvetica"/>
            <w:color w:val="323232"/>
          </w:rPr>
          <w:delText>的一参做解析</w:delText>
        </w:r>
        <w:r>
          <w:rPr>
            <w:rFonts w:ascii="Helvetica" w:hAnsi="Helvetica" w:cs="Helvetica"/>
            <w:color w:val="323232"/>
          </w:rPr>
          <w:delText>resolve</w:delText>
        </w:r>
        <w:r>
          <w:rPr>
            <w:rFonts w:ascii="Helvetica" w:hAnsi="Helvetica" w:cs="Helvetica"/>
            <w:color w:val="323232"/>
          </w:rPr>
          <w:delText>，在触发时也是先解析了再去找相应的注册，在匹配时，对挂在</w:delText>
        </w:r>
        <w:r>
          <w:rPr>
            <w:rFonts w:ascii="Helvetica" w:hAnsi="Helvetica" w:cs="Helvetica"/>
            <w:color w:val="323232"/>
          </w:rPr>
          <w:delText>"</w:delText>
        </w:r>
        <w:r>
          <w:rPr>
            <w:rFonts w:ascii="Helvetica" w:hAnsi="Helvetica" w:cs="Helvetica"/>
            <w:color w:val="323232"/>
          </w:rPr>
          <w:delText>父层</w:delText>
        </w:r>
        <w:r>
          <w:rPr>
            <w:rFonts w:ascii="Helvetica" w:hAnsi="Helvetica" w:cs="Helvetica"/>
            <w:color w:val="323232"/>
          </w:rPr>
          <w:delText>"</w:delText>
        </w:r>
        <w:r>
          <w:rPr>
            <w:rFonts w:ascii="Helvetica" w:hAnsi="Helvetica" w:cs="Helvetica"/>
            <w:color w:val="323232"/>
          </w:rPr>
          <w:delText>的监听也进行执行，就可以了吧。</w:delText>
        </w:r>
      </w:del>
    </w:p>
    <w:p w:rsidR="008B633A" w:rsidRDefault="008B633A" w:rsidP="008B633A">
      <w:pPr>
        <w:pStyle w:val="a3"/>
        <w:wordWrap w:val="0"/>
        <w:spacing w:before="0" w:beforeAutospacing="0" w:after="150" w:afterAutospacing="0"/>
        <w:rPr>
          <w:rFonts w:ascii="Helvetica" w:hAnsi="Helvetica" w:cs="Helvetica"/>
          <w:color w:val="323232"/>
        </w:rPr>
      </w:pPr>
      <w:del w:id="2" w:author="Unknown">
        <w:r>
          <w:rPr>
            <w:rFonts w:ascii="Helvetica" w:hAnsi="Helvetica" w:cs="Helvetica"/>
            <w:color w:val="323232"/>
          </w:rPr>
          <w:delText>这样就分成两个问题：</w:delText>
        </w:r>
        <w:r>
          <w:rPr>
            <w:rFonts w:ascii="Helvetica" w:hAnsi="Helvetica" w:cs="Helvetica"/>
            <w:color w:val="323232"/>
          </w:rPr>
          <w:delText>1. resolve</w:delText>
        </w:r>
        <w:r>
          <w:rPr>
            <w:rFonts w:ascii="Helvetica" w:hAnsi="Helvetica" w:cs="Helvetica"/>
            <w:color w:val="323232"/>
          </w:rPr>
          <w:delText>方法</w:delText>
        </w:r>
        <w:r>
          <w:rPr>
            <w:rFonts w:ascii="Helvetica" w:hAnsi="Helvetica" w:cs="Helvetica"/>
            <w:color w:val="323232"/>
          </w:rPr>
          <w:delText>; 2. match</w:delText>
        </w:r>
        <w:r>
          <w:rPr>
            <w:rFonts w:ascii="Helvetica" w:hAnsi="Helvetica" w:cs="Helvetica"/>
            <w:color w:val="323232"/>
          </w:rPr>
          <w:delText>方法</w:delText>
        </w:r>
      </w:del>
    </w:p>
    <w:p w:rsidR="008B633A" w:rsidRDefault="008B633A" w:rsidP="008B633A">
      <w:pPr>
        <w:pStyle w:val="a3"/>
        <w:wordWrap w:val="0"/>
        <w:spacing w:before="0" w:beforeAutospacing="0" w:after="150" w:afterAutospacing="0"/>
        <w:rPr>
          <w:rFonts w:ascii="Helvetica" w:hAnsi="Helvetica" w:cs="Helvetica"/>
          <w:color w:val="323232"/>
        </w:rPr>
      </w:pPr>
      <w:del w:id="3" w:author="Unknown">
        <w:r>
          <w:rPr>
            <w:rFonts w:ascii="Helvetica" w:hAnsi="Helvetica" w:cs="Helvetica"/>
            <w:color w:val="323232"/>
          </w:rPr>
          <w:delText>这里补充一点，任务描述里没写</w:delText>
        </w:r>
        <w:r>
          <w:rPr>
            <w:rFonts w:ascii="Helvetica" w:hAnsi="Helvetica" w:cs="Helvetica"/>
            <w:color w:val="323232"/>
          </w:rPr>
          <w:delText>$watch</w:delText>
        </w:r>
        <w:r>
          <w:rPr>
            <w:rFonts w:ascii="Helvetica" w:hAnsi="Helvetica" w:cs="Helvetica"/>
            <w:color w:val="323232"/>
          </w:rPr>
          <w:delText>怎么写的，这里就按</w:delText>
        </w:r>
        <w:r>
          <w:rPr>
            <w:rFonts w:ascii="Helvetica" w:hAnsi="Helvetica" w:cs="Helvetica"/>
            <w:color w:val="323232"/>
          </w:rPr>
          <w:delText>Vue</w:delText>
        </w:r>
        <w:r>
          <w:rPr>
            <w:rFonts w:ascii="Helvetica" w:hAnsi="Helvetica" w:cs="Helvetica"/>
            <w:color w:val="323232"/>
          </w:rPr>
          <w:delText>的点引用写法来做吧。</w:delText>
        </w:r>
      </w:del>
    </w:p>
    <w:p w:rsidR="008B633A" w:rsidRDefault="008B633A" w:rsidP="008B633A">
      <w:pPr>
        <w:pStyle w:val="a3"/>
        <w:wordWrap w:val="0"/>
        <w:spacing w:before="0" w:beforeAutospacing="0" w:after="150" w:afterAutospacing="0"/>
        <w:rPr>
          <w:rFonts w:ascii="Helvetica" w:hAnsi="Helvetica" w:cs="Helvetica"/>
          <w:color w:val="323232"/>
        </w:rPr>
      </w:pPr>
      <w:r>
        <w:rPr>
          <w:rStyle w:val="a7"/>
          <w:rFonts w:ascii="Helvetica" w:hAnsi="Helvetica" w:cs="Helvetica"/>
          <w:color w:val="323232"/>
        </w:rPr>
        <w:t>举个栗子</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如果</w:t>
      </w:r>
      <w:r>
        <w:rPr>
          <w:rFonts w:ascii="Helvetica" w:hAnsi="Helvetica" w:cs="Helvetica"/>
          <w:color w:val="323232"/>
        </w:rPr>
        <w:t>data</w:t>
      </w:r>
      <w:r>
        <w:rPr>
          <w:rFonts w:ascii="Helvetica" w:hAnsi="Helvetica" w:cs="Helvetica"/>
          <w:color w:val="323232"/>
        </w:rPr>
        <w:t>对象是这样的：</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attribute"/>
          <w:rFonts w:ascii="Consolas" w:hAnsi="Consolas" w:cs="Consolas"/>
          <w:color w:val="000080"/>
        </w:rPr>
        <w:t>data</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stu</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name</w:t>
      </w:r>
      <w:proofErr w:type="gramEnd"/>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ibute"/>
          <w:rFonts w:ascii="Consolas" w:hAnsi="Consolas" w:cs="Consolas"/>
          <w:color w:val="000080"/>
        </w:rPr>
        <w:t>firstName</w:t>
      </w:r>
      <w:proofErr w:type="gramEnd"/>
      <w:r>
        <w:rPr>
          <w:rStyle w:val="HTML"/>
          <w:rFonts w:ascii="Consolas" w:hAnsi="Consolas" w:cs="Consolas"/>
          <w:color w:val="333333"/>
        </w:rPr>
        <w:t xml:space="preserve">: </w:t>
      </w:r>
      <w:r>
        <w:rPr>
          <w:rStyle w:val="hljs-string"/>
          <w:rFonts w:ascii="Consolas" w:hAnsi="Consolas" w:cs="Consolas"/>
          <w:color w:val="DD1144"/>
        </w:rPr>
        <w:t>'Zhen'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lastName</w:t>
      </w:r>
      <w:proofErr w:type="gramEnd"/>
      <w:r>
        <w:rPr>
          <w:rStyle w:val="HTML"/>
          <w:rFonts w:ascii="Consolas" w:hAnsi="Consolas" w:cs="Consolas"/>
          <w:color w:val="333333"/>
        </w:rPr>
        <w:t xml:space="preserve">: </w:t>
      </w:r>
      <w:r>
        <w:rPr>
          <w:rStyle w:val="hljs-string"/>
          <w:rFonts w:ascii="Consolas" w:hAnsi="Consolas" w:cs="Consolas"/>
          <w:color w:val="DD1144"/>
        </w:rPr>
        <w:t>'Ge'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age</w:t>
      </w:r>
      <w:proofErr w:type="gramEnd"/>
      <w:r>
        <w:rPr>
          <w:rStyle w:val="HTML"/>
          <w:rFonts w:ascii="Consolas" w:hAnsi="Consolas" w:cs="Consolas"/>
          <w:color w:val="333333"/>
        </w:rPr>
        <w:t xml:space="preserve">: </w:t>
      </w:r>
      <w:r>
        <w:rPr>
          <w:rStyle w:val="hljs-number"/>
          <w:rFonts w:ascii="Consolas" w:hAnsi="Consolas" w:cs="Consolas"/>
          <w:color w:val="008080"/>
        </w:rPr>
        <w:t>24</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我在</w:t>
      </w:r>
      <w:r>
        <w:rPr>
          <w:rFonts w:ascii="Helvetica" w:hAnsi="Helvetica" w:cs="Helvetica"/>
          <w:color w:val="323232"/>
        </w:rPr>
        <w:t>name</w:t>
      </w:r>
      <w:r>
        <w:rPr>
          <w:rFonts w:ascii="Helvetica" w:hAnsi="Helvetica" w:cs="Helvetica"/>
          <w:color w:val="323232"/>
        </w:rPr>
        <w:t>上监听一个</w:t>
      </w:r>
      <w:r>
        <w:rPr>
          <w:rFonts w:ascii="Helvetica" w:hAnsi="Helvetica" w:cs="Helvetica"/>
          <w:color w:val="323232"/>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keyword"/>
          <w:rFonts w:ascii="Consolas" w:hAnsi="Consolas" w:cs="Consolas"/>
          <w:b/>
          <w:bCs/>
          <w:color w:val="333333"/>
        </w:rPr>
        <w:t>app</w:t>
      </w:r>
      <w:proofErr w:type="gramStart"/>
      <w:r>
        <w:rPr>
          <w:rStyle w:val="HTML"/>
          <w:rFonts w:ascii="Consolas" w:hAnsi="Consolas" w:cs="Consolas"/>
          <w:color w:val="333333"/>
        </w:rPr>
        <w:t>.</w:t>
      </w:r>
      <w:r>
        <w:rPr>
          <w:rStyle w:val="hljs-variable"/>
          <w:rFonts w:ascii="Consolas" w:hAnsi="Consolas" w:cs="Consolas"/>
          <w:color w:val="008080"/>
        </w:rPr>
        <w:t>$</w:t>
      </w:r>
      <w:proofErr w:type="gramEnd"/>
      <w:r>
        <w:rPr>
          <w:rStyle w:val="hljs-variable"/>
          <w:rFonts w:ascii="Consolas" w:hAnsi="Consolas" w:cs="Consolas"/>
          <w:color w:val="008080"/>
        </w:rPr>
        <w:t>watch</w:t>
      </w:r>
      <w:r>
        <w:rPr>
          <w:rStyle w:val="HTML"/>
          <w:rFonts w:ascii="Consolas" w:hAnsi="Consolas" w:cs="Consolas"/>
          <w:color w:val="333333"/>
        </w:rPr>
        <w:t>(</w:t>
      </w:r>
      <w:r>
        <w:rPr>
          <w:rStyle w:val="hljs-string"/>
          <w:rFonts w:ascii="Consolas" w:hAnsi="Consolas" w:cs="Consolas"/>
          <w:color w:val="DD1144"/>
        </w:rPr>
        <w:t>"stu.name"</w:t>
      </w:r>
      <w:r>
        <w:rPr>
          <w:rStyle w:val="HTML"/>
          <w:rFonts w:ascii="Consolas" w:hAnsi="Consolas" w:cs="Consolas"/>
          <w:color w:val="333333"/>
        </w:rPr>
        <w:t>, callback);</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这样在</w:t>
      </w:r>
      <w:r>
        <w:rPr>
          <w:rFonts w:ascii="Helvetica" w:hAnsi="Helvetica" w:cs="Helvetica"/>
          <w:color w:val="323232"/>
        </w:rPr>
        <w:t>this.events</w:t>
      </w:r>
      <w:r>
        <w:rPr>
          <w:rFonts w:ascii="Helvetica" w:hAnsi="Helvetica" w:cs="Helvetica"/>
          <w:color w:val="323232"/>
        </w:rPr>
        <w:t>里是：</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keyword"/>
          <w:rFonts w:ascii="Consolas" w:hAnsi="Consolas" w:cs="Consolas"/>
          <w:b/>
          <w:bCs/>
          <w:color w:val="333333"/>
        </w:rPr>
        <w:t>this</w:t>
      </w:r>
      <w:r>
        <w:rPr>
          <w:rStyle w:val="HTML"/>
          <w:rFonts w:ascii="Consolas" w:hAnsi="Consolas" w:cs="Consolas"/>
          <w:color w:val="333333"/>
        </w:rPr>
        <w:t>.events =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string"/>
          <w:rFonts w:ascii="Consolas" w:hAnsi="Consolas" w:cs="Consolas"/>
          <w:color w:val="DD1144"/>
        </w:rPr>
        <w:t>"stu.name"</w:t>
      </w:r>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Style w:val="a7"/>
          <w:rFonts w:ascii="Helvetica" w:hAnsi="Helvetica" w:cs="Helvetica"/>
          <w:color w:val="323232"/>
        </w:rPr>
        <w:t>注意，这个</w:t>
      </w:r>
      <w:r>
        <w:rPr>
          <w:rStyle w:val="a7"/>
          <w:rFonts w:ascii="Helvetica" w:hAnsi="Helvetica" w:cs="Helvetica"/>
          <w:color w:val="323232"/>
        </w:rPr>
        <w:t>"stu.name"</w:t>
      </w:r>
      <w:r>
        <w:rPr>
          <w:rStyle w:val="a7"/>
          <w:rFonts w:ascii="Helvetica" w:hAnsi="Helvetica" w:cs="Helvetica"/>
          <w:color w:val="323232"/>
        </w:rPr>
        <w:t>是挂在最外层的</w:t>
      </w:r>
      <w:r>
        <w:rPr>
          <w:rStyle w:val="a7"/>
          <w:rFonts w:ascii="Helvetica" w:hAnsi="Helvetica" w:cs="Helvetica"/>
          <w:color w:val="323232"/>
        </w:rPr>
        <w:t>(</w:t>
      </w:r>
      <w:r>
        <w:rPr>
          <w:rStyle w:val="a7"/>
          <w:rFonts w:ascii="Helvetica" w:hAnsi="Helvetica" w:cs="Helvetica"/>
          <w:color w:val="323232"/>
        </w:rPr>
        <w:t>和</w:t>
      </w:r>
      <w:r>
        <w:rPr>
          <w:rStyle w:val="a7"/>
          <w:rFonts w:ascii="Helvetica" w:hAnsi="Helvetica" w:cs="Helvetica"/>
          <w:color w:val="323232"/>
        </w:rPr>
        <w:t>data</w:t>
      </w:r>
      <w:r>
        <w:rPr>
          <w:rStyle w:val="a7"/>
          <w:rFonts w:ascii="Helvetica" w:hAnsi="Helvetica" w:cs="Helvetica"/>
          <w:color w:val="323232"/>
        </w:rPr>
        <w:t>同级</w:t>
      </w:r>
      <w:r>
        <w:rPr>
          <w:rStyle w:val="a7"/>
          <w:rFonts w:ascii="Helvetica" w:hAnsi="Helvetica" w:cs="Helvetica"/>
          <w:color w:val="323232"/>
        </w:rPr>
        <w:t>)</w:t>
      </w:r>
      <w:r>
        <w:rPr>
          <w:rStyle w:val="a7"/>
          <w:rFonts w:ascii="Helvetica" w:hAnsi="Helvetica" w:cs="Helvetica"/>
          <w:color w:val="323232"/>
        </w:rPr>
        <w:t>！写到这里我还没实现按路径去挂</w:t>
      </w:r>
      <w:r>
        <w:rPr>
          <w:rStyle w:val="a7"/>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到这里都不需要修改什么。在触发时，会调用到</w:t>
      </w:r>
      <w:r>
        <w:rPr>
          <w:rFonts w:ascii="Helvetica" w:hAnsi="Helvetica" w:cs="Helvetica"/>
          <w:color w:val="323232"/>
        </w:rPr>
        <w:t>convert</w:t>
      </w:r>
      <w:r>
        <w:rPr>
          <w:rFonts w:ascii="Helvetica" w:hAnsi="Helvetica" w:cs="Helvetica"/>
          <w:color w:val="323232"/>
        </w:rPr>
        <w:t>内的</w:t>
      </w:r>
      <w:r>
        <w:rPr>
          <w:rFonts w:ascii="Helvetica" w:hAnsi="Helvetica" w:cs="Helvetica"/>
          <w:color w:val="323232"/>
        </w:rPr>
        <w:t>set</w:t>
      </w:r>
      <w:r>
        <w:rPr>
          <w:rFonts w:ascii="Helvetica" w:hAnsi="Helvetica" w:cs="Helvetica"/>
          <w:color w:val="323232"/>
        </w:rPr>
        <w:t>，那么这个</w:t>
      </w:r>
      <w:r>
        <w:rPr>
          <w:rFonts w:ascii="Helvetica" w:hAnsi="Helvetica" w:cs="Helvetica"/>
          <w:color w:val="323232"/>
        </w:rPr>
        <w:t>firstName</w:t>
      </w:r>
      <w:r>
        <w:rPr>
          <w:rFonts w:ascii="Helvetica" w:hAnsi="Helvetica" w:cs="Helvetica"/>
          <w:color w:val="323232"/>
        </w:rPr>
        <w:t>怎么能知道是</w:t>
      </w:r>
      <w:r>
        <w:rPr>
          <w:rFonts w:ascii="Helvetica" w:hAnsi="Helvetica" w:cs="Helvetica"/>
          <w:color w:val="323232"/>
        </w:rPr>
        <w:t>"stu.name.firstName"</w:t>
      </w:r>
      <w:r>
        <w:rPr>
          <w:rFonts w:ascii="Helvetica" w:hAnsi="Helvetica" w:cs="Helvetica"/>
          <w:color w:val="323232"/>
        </w:rPr>
        <w:t>呢？</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我的解决方式就是让</w:t>
      </w:r>
      <w:r>
        <w:rPr>
          <w:rFonts w:ascii="Helvetica" w:hAnsi="Helvetica" w:cs="Helvetica"/>
          <w:color w:val="323232"/>
        </w:rPr>
        <w:t>Observer</w:t>
      </w:r>
      <w:r>
        <w:rPr>
          <w:rFonts w:ascii="Helvetica" w:hAnsi="Helvetica" w:cs="Helvetica"/>
          <w:color w:val="323232"/>
        </w:rPr>
        <w:t>多一个参数，借助它来</w:t>
      </w:r>
      <w:proofErr w:type="gramStart"/>
      <w:r>
        <w:rPr>
          <w:rFonts w:ascii="Helvetica" w:hAnsi="Helvetica" w:cs="Helvetica"/>
          <w:color w:val="323232"/>
        </w:rPr>
        <w:t>一</w:t>
      </w:r>
      <w:proofErr w:type="gramEnd"/>
      <w:r>
        <w:rPr>
          <w:rFonts w:ascii="Helvetica" w:hAnsi="Helvetica" w:cs="Helvetica"/>
          <w:color w:val="323232"/>
        </w:rPr>
        <w:t>层层传递</w:t>
      </w:r>
      <w:r>
        <w:rPr>
          <w:rFonts w:ascii="Helvetica" w:hAnsi="Helvetica" w:cs="Helvetica"/>
          <w:color w:val="323232"/>
        </w:rPr>
        <w:t>path</w:t>
      </w:r>
      <w:r>
        <w:rPr>
          <w:rFonts w:ascii="Helvetica" w:hAnsi="Helvetica" w:cs="Helvetica"/>
          <w:color w:val="323232"/>
        </w:rPr>
        <w:t>，深处也会得到拼接到的</w:t>
      </w:r>
      <w:r>
        <w:rPr>
          <w:rFonts w:ascii="Helvetica" w:hAnsi="Helvetica" w:cs="Helvetica"/>
          <w:color w:val="323232"/>
        </w:rPr>
        <w:t>path</w:t>
      </w:r>
      <w:r>
        <w:rPr>
          <w:rFonts w:ascii="Helvetica" w:hAnsi="Helvetica" w:cs="Helvetica"/>
          <w:color w:val="323232"/>
        </w:rPr>
        <w:t>。这样</w:t>
      </w:r>
      <w:r>
        <w:rPr>
          <w:rFonts w:ascii="Helvetica" w:hAnsi="Helvetica" w:cs="Helvetica"/>
          <w:color w:val="323232"/>
        </w:rPr>
        <w:t>emit</w:t>
      </w:r>
      <w:r>
        <w:rPr>
          <w:rFonts w:ascii="Helvetica" w:hAnsi="Helvetica" w:cs="Helvetica"/>
          <w:color w:val="323232"/>
        </w:rPr>
        <w:t>的时候，对应的事件名就会被修改成</w:t>
      </w:r>
      <w:r>
        <w:rPr>
          <w:rFonts w:ascii="Helvetica" w:hAnsi="Helvetica" w:cs="Helvetica"/>
          <w:color w:val="323232"/>
        </w:rPr>
        <w:t>path</w:t>
      </w:r>
      <w:r>
        <w:rPr>
          <w:rFonts w:ascii="Helvetica" w:hAnsi="Helvetica" w:cs="Helvetica"/>
          <w:color w:val="323232"/>
        </w:rPr>
        <w:t>。如我修改如下时：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app2</w:t>
      </w:r>
      <w:r>
        <w:rPr>
          <w:rStyle w:val="hljs-selector-class"/>
          <w:rFonts w:ascii="Consolas" w:hAnsi="Consolas" w:cs="Consolas"/>
          <w:color w:val="333333"/>
        </w:rPr>
        <w:t>.data.stu.name.firstName</w:t>
      </w:r>
      <w:r>
        <w:rPr>
          <w:rStyle w:val="HTML"/>
          <w:rFonts w:ascii="Consolas" w:hAnsi="Consolas" w:cs="Consolas"/>
          <w:color w:val="333333"/>
        </w:rPr>
        <w:t>=</w:t>
      </w:r>
      <w:r>
        <w:rPr>
          <w:rStyle w:val="hljs-string"/>
          <w:rFonts w:ascii="Consolas" w:hAnsi="Consolas" w:cs="Consolas"/>
          <w:color w:val="DD1144"/>
        </w:rPr>
        <w:t>"zhen"</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然后就会在</w:t>
      </w:r>
      <w:r>
        <w:rPr>
          <w:rFonts w:ascii="Helvetica" w:hAnsi="Helvetica" w:cs="Helvetica"/>
          <w:color w:val="323232"/>
        </w:rPr>
        <w:t>setter</w:t>
      </w:r>
      <w:r>
        <w:rPr>
          <w:rFonts w:ascii="Helvetica" w:hAnsi="Helvetica" w:cs="Helvetica"/>
          <w:color w:val="323232"/>
        </w:rPr>
        <w:t>里拿到</w:t>
      </w:r>
      <w:r>
        <w:rPr>
          <w:rFonts w:ascii="Helvetica" w:hAnsi="Helvetica" w:cs="Helvetica"/>
          <w:color w:val="323232"/>
        </w:rPr>
        <w:t>path</w:t>
      </w:r>
      <w:r>
        <w:rPr>
          <w:rFonts w:ascii="Helvetica" w:hAnsi="Helvetica" w:cs="Helvetica"/>
          <w:color w:val="323232"/>
        </w:rPr>
        <w:t>。具体可以看代码</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Style w:val="a7"/>
          <w:rFonts w:ascii="Helvetica" w:hAnsi="Helvetica" w:cs="Helvetica"/>
          <w:color w:val="323232"/>
        </w:rPr>
        <w:t>我刚注意到注册位置和想象的不一样！</w:t>
      </w:r>
      <w:r>
        <w:rPr>
          <w:rStyle w:val="a7"/>
          <w:rFonts w:ascii="Helvetica" w:hAnsi="Helvetica" w:cs="Helvetica"/>
          <w:color w:val="323232"/>
        </w:rPr>
        <w:t>emit</w:t>
      </w:r>
      <w:r>
        <w:rPr>
          <w:rStyle w:val="a7"/>
          <w:rFonts w:ascii="Helvetica" w:hAnsi="Helvetica" w:cs="Helvetica"/>
          <w:color w:val="323232"/>
        </w:rPr>
        <w:t>的事件虽然名字和注册的可以一样，但是</w:t>
      </w:r>
      <w:r>
        <w:rPr>
          <w:rStyle w:val="a7"/>
          <w:rFonts w:ascii="Helvetica" w:hAnsi="Helvetica" w:cs="Helvetica"/>
          <w:color w:val="323232"/>
        </w:rPr>
        <w:t>emit</w:t>
      </w:r>
      <w:r>
        <w:rPr>
          <w:rStyle w:val="a7"/>
          <w:rFonts w:ascii="Helvetica" w:hAnsi="Helvetica" w:cs="Helvetica"/>
          <w:color w:val="323232"/>
        </w:rPr>
        <w:t>时找不到注册在外面的事件啊！简而言之深层的事件出不来啊！去他妈的</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如果想让事件传出来，要么</w:t>
      </w:r>
      <w:r>
        <w:rPr>
          <w:rFonts w:ascii="Helvetica" w:hAnsi="Helvetica" w:cs="Helvetica"/>
          <w:color w:val="323232"/>
        </w:rPr>
        <w:t>emit</w:t>
      </w:r>
      <w:r>
        <w:rPr>
          <w:rFonts w:ascii="Helvetica" w:hAnsi="Helvetica" w:cs="Helvetica"/>
          <w:color w:val="323232"/>
        </w:rPr>
        <w:t>时有办法向外扩散，要么能把注册的事件注册到指定位置上？</w:t>
      </w:r>
    </w:p>
    <w:p w:rsidR="008B633A" w:rsidRDefault="008B633A" w:rsidP="008B633A">
      <w:pPr>
        <w:spacing w:before="300" w:after="300"/>
        <w:rPr>
          <w:rFonts w:ascii="Helvetica" w:hAnsi="Helvetica" w:cs="Helvetica"/>
          <w:color w:val="323232"/>
        </w:rPr>
      </w:pPr>
      <w:r>
        <w:rPr>
          <w:rFonts w:ascii="Helvetica" w:hAnsi="Helvetica" w:cs="Helvetica"/>
          <w:color w:val="323232"/>
        </w:rPr>
        <w:pict>
          <v:rect id="_x0000_i1027" style="width:0;height:0" o:hralign="center" o:hrstd="t" o:hr="t" fillcolor="#a0a0a0" stroked="f"/>
        </w:pic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把事件放到原型上共享肯定可以了</w:t>
      </w:r>
      <w:r>
        <w:rPr>
          <w:rFonts w:ascii="Helvetica" w:hAnsi="Helvetica" w:cs="Helvetica"/>
          <w:color w:val="323232"/>
        </w:rPr>
        <w:t>……</w:t>
      </w:r>
      <w:r>
        <w:rPr>
          <w:rFonts w:ascii="Helvetica" w:hAnsi="Helvetica" w:cs="Helvetica"/>
          <w:color w:val="323232"/>
        </w:rPr>
        <w:t>。</w:t>
      </w:r>
      <w:proofErr w:type="gramStart"/>
      <w:r>
        <w:rPr>
          <w:rFonts w:ascii="Helvetica" w:hAnsi="Helvetica" w:cs="Helvetica"/>
          <w:color w:val="323232"/>
        </w:rPr>
        <w:t>然看到</w:t>
      </w:r>
      <w:proofErr w:type="gramEnd"/>
      <w:r>
        <w:rPr>
          <w:rFonts w:ascii="Helvetica" w:hAnsi="Helvetica" w:cs="Helvetica"/>
          <w:color w:val="323232"/>
        </w:rPr>
        <w:t>有这么实现的。</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给所有子属性都绑定也</w:t>
      </w:r>
      <w:proofErr w:type="gramStart"/>
      <w:r>
        <w:rPr>
          <w:rFonts w:ascii="Helvetica" w:hAnsi="Helvetica" w:cs="Helvetica"/>
          <w:color w:val="323232"/>
        </w:rPr>
        <w:t>太</w:t>
      </w:r>
      <w:proofErr w:type="gramEnd"/>
      <w:r>
        <w:rPr>
          <w:rFonts w:ascii="Helvetica" w:hAnsi="Helvetica" w:cs="Helvetica"/>
          <w:color w:val="323232"/>
        </w:rPr>
        <w:t>变态了。不要啊。。。</w:t>
      </w:r>
    </w:p>
    <w:p w:rsidR="008B633A" w:rsidRDefault="008B633A" w:rsidP="008B633A">
      <w:pPr>
        <w:spacing w:before="300" w:after="300"/>
        <w:rPr>
          <w:rFonts w:ascii="Helvetica" w:hAnsi="Helvetica" w:cs="Helvetica"/>
          <w:color w:val="323232"/>
        </w:rPr>
      </w:pPr>
      <w:r>
        <w:rPr>
          <w:rFonts w:ascii="Helvetica" w:hAnsi="Helvetica" w:cs="Helvetica"/>
          <w:color w:val="323232"/>
        </w:rPr>
        <w:pict>
          <v:rect id="_x0000_i1028" style="width:0;height:0" o:hralign="center" o:hrstd="t" o:hr="t" fillcolor="#a0a0a0" stroked="f"/>
        </w:pic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在</w:t>
      </w:r>
      <w:r>
        <w:rPr>
          <w:rFonts w:ascii="Helvetica" w:hAnsi="Helvetica" w:cs="Helvetica"/>
          <w:color w:val="323232"/>
        </w:rPr>
        <w:t>Observer</w:t>
      </w:r>
      <w:r>
        <w:rPr>
          <w:rFonts w:ascii="Helvetica" w:hAnsi="Helvetica" w:cs="Helvetica"/>
          <w:color w:val="323232"/>
        </w:rPr>
        <w:t>里写了</w:t>
      </w:r>
      <w:r>
        <w:rPr>
          <w:rFonts w:ascii="Helvetica" w:hAnsi="Helvetica" w:cs="Helvetica"/>
          <w:color w:val="323232"/>
        </w:rPr>
        <w:t>$parent</w:t>
      </w:r>
      <w:r>
        <w:rPr>
          <w:rFonts w:ascii="Helvetica" w:hAnsi="Helvetica" w:cs="Helvetica"/>
          <w:color w:val="323232"/>
        </w:rPr>
        <w:t>，让它指向父</w:t>
      </w:r>
      <w:r>
        <w:rPr>
          <w:rFonts w:ascii="Helvetica" w:hAnsi="Helvetica" w:cs="Helvetica"/>
          <w:color w:val="323232"/>
        </w:rPr>
        <w:t>Observer</w:t>
      </w:r>
      <w:r>
        <w:rPr>
          <w:rFonts w:ascii="Helvetica" w:hAnsi="Helvetica" w:cs="Helvetica"/>
          <w:color w:val="323232"/>
        </w:rPr>
        <w:t>对象。</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终于能拿到</w:t>
      </w:r>
      <w:r>
        <w:rPr>
          <w:rFonts w:ascii="Helvetica" w:hAnsi="Helvetica" w:cs="Helvetica"/>
          <w:color w:val="323232"/>
        </w:rPr>
        <w:t>event</w:t>
      </w:r>
      <w:r>
        <w:rPr>
          <w:rFonts w:ascii="Helvetica" w:hAnsi="Helvetica" w:cs="Helvetica"/>
          <w:color w:val="323232"/>
        </w:rPr>
        <w:t>了。现在就想做两件事：</w:t>
      </w:r>
    </w:p>
    <w:p w:rsidR="008B633A" w:rsidRDefault="008B633A" w:rsidP="008B633A">
      <w:pPr>
        <w:pStyle w:val="a3"/>
        <w:numPr>
          <w:ilvl w:val="0"/>
          <w:numId w:val="11"/>
        </w:numPr>
        <w:wordWrap w:val="0"/>
        <w:spacing w:before="0" w:beforeAutospacing="0" w:after="150" w:afterAutospacing="0"/>
        <w:rPr>
          <w:rFonts w:ascii="Helvetica" w:hAnsi="Helvetica" w:cs="Helvetica"/>
          <w:color w:val="323232"/>
        </w:rPr>
      </w:pPr>
      <w:r>
        <w:rPr>
          <w:rFonts w:ascii="Helvetica" w:hAnsi="Helvetica" w:cs="Helvetica"/>
          <w:color w:val="323232"/>
        </w:rPr>
        <w:t>能指哪打哪的</w:t>
      </w:r>
      <w:r>
        <w:rPr>
          <w:rFonts w:ascii="Helvetica" w:hAnsi="Helvetica" w:cs="Helvetica"/>
          <w:color w:val="323232"/>
        </w:rPr>
        <w:t>$watch</w:t>
      </w:r>
      <w:r>
        <w:rPr>
          <w:rFonts w:ascii="Helvetica" w:hAnsi="Helvetica" w:cs="Helvetica"/>
          <w:color w:val="323232"/>
        </w:rPr>
        <w:t>，只在指定属性那一层的</w:t>
      </w:r>
      <w:r>
        <w:rPr>
          <w:rFonts w:ascii="Helvetica" w:hAnsi="Helvetica" w:cs="Helvetica"/>
          <w:color w:val="323232"/>
        </w:rPr>
        <w:t>Event</w:t>
      </w:r>
      <w:r>
        <w:rPr>
          <w:rFonts w:ascii="Helvetica" w:hAnsi="Helvetica" w:cs="Helvetica"/>
          <w:color w:val="323232"/>
        </w:rPr>
        <w:t>上加</w:t>
      </w:r>
      <w:r>
        <w:rPr>
          <w:rFonts w:ascii="Helvetica" w:hAnsi="Helvetica" w:cs="Helvetica"/>
          <w:color w:val="323232"/>
        </w:rPr>
        <w:t>on</w:t>
      </w:r>
      <w:r>
        <w:rPr>
          <w:rFonts w:ascii="Helvetica" w:hAnsi="Helvetica" w:cs="Helvetica"/>
          <w:color w:val="323232"/>
        </w:rPr>
        <w:t>；</w:t>
      </w:r>
    </w:p>
    <w:p w:rsidR="008B633A" w:rsidRDefault="008B633A" w:rsidP="008B633A">
      <w:pPr>
        <w:pStyle w:val="a3"/>
        <w:numPr>
          <w:ilvl w:val="0"/>
          <w:numId w:val="11"/>
        </w:numPr>
        <w:wordWrap w:val="0"/>
        <w:spacing w:before="0" w:beforeAutospacing="0" w:after="150" w:afterAutospacing="0"/>
        <w:rPr>
          <w:rFonts w:ascii="Helvetica" w:hAnsi="Helvetica" w:cs="Helvetica"/>
          <w:color w:val="323232"/>
        </w:rPr>
      </w:pPr>
      <w:r>
        <w:rPr>
          <w:rFonts w:ascii="Helvetica" w:hAnsi="Helvetica" w:cs="Helvetica"/>
          <w:color w:val="323232"/>
        </w:rPr>
        <w:t>事件冒泡啊尼玛</w:t>
      </w:r>
    </w:p>
    <w:p w:rsidR="008B633A" w:rsidRDefault="008B633A" w:rsidP="008B633A">
      <w:pPr>
        <w:spacing w:before="300" w:after="300"/>
        <w:rPr>
          <w:rFonts w:ascii="Helvetica" w:hAnsi="Helvetica" w:cs="Helvetica"/>
          <w:color w:val="323232"/>
        </w:rPr>
      </w:pPr>
      <w:r>
        <w:rPr>
          <w:rFonts w:ascii="Helvetica" w:hAnsi="Helvetica" w:cs="Helvetica"/>
          <w:color w:val="323232"/>
        </w:rPr>
        <w:pict>
          <v:rect id="_x0000_i1029" style="width:0;height:0" o:hralign="center" o:hrstd="t" o:hr="t" fillcolor="#a0a0a0" stroked="f"/>
        </w:pic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终于冒泡做好了</w:t>
      </w:r>
      <w:r>
        <w:rPr>
          <w:rFonts w:ascii="Helvetica" w:hAnsi="Helvetica" w:cs="Helvetica"/>
          <w:color w:val="323232"/>
        </w:rPr>
        <w:t>……$watch</w:t>
      </w:r>
      <w:r>
        <w:rPr>
          <w:rFonts w:ascii="Helvetica" w:hAnsi="Helvetica" w:cs="Helvetica"/>
          <w:color w:val="323232"/>
        </w:rPr>
        <w:t>终于执行了尼玛</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其实还得</w:t>
      </w:r>
      <w:proofErr w:type="gramStart"/>
      <w:r>
        <w:rPr>
          <w:rFonts w:ascii="Helvetica" w:hAnsi="Helvetica" w:cs="Helvetica"/>
          <w:color w:val="323232"/>
        </w:rPr>
        <w:t>改很多</w:t>
      </w:r>
      <w:proofErr w:type="gramEnd"/>
      <w:r>
        <w:rPr>
          <w:rFonts w:ascii="Helvetica" w:hAnsi="Helvetica" w:cs="Helvetica"/>
          <w:color w:val="323232"/>
        </w:rPr>
        <w:t>东西：</w:t>
      </w:r>
      <w:r>
        <w:rPr>
          <w:rFonts w:ascii="Helvetica" w:hAnsi="Helvetica" w:cs="Helvetica"/>
          <w:color w:val="323232"/>
        </w:rPr>
        <w:t xml:space="preserve">1. </w:t>
      </w:r>
      <w:r>
        <w:rPr>
          <w:rFonts w:ascii="Helvetica" w:hAnsi="Helvetica" w:cs="Helvetica"/>
          <w:color w:val="323232"/>
        </w:rPr>
        <w:t>冒泡的过程中需要</w:t>
      </w:r>
      <w:proofErr w:type="gramStart"/>
      <w:r>
        <w:rPr>
          <w:rFonts w:ascii="Helvetica" w:hAnsi="Helvetica" w:cs="Helvetica"/>
          <w:color w:val="323232"/>
        </w:rPr>
        <w:t>一</w:t>
      </w:r>
      <w:proofErr w:type="gramEnd"/>
      <w:r>
        <w:rPr>
          <w:rFonts w:ascii="Helvetica" w:hAnsi="Helvetica" w:cs="Helvetica"/>
          <w:color w:val="323232"/>
        </w:rPr>
        <w:t>层层解构</w:t>
      </w:r>
      <w:r>
        <w:rPr>
          <w:rFonts w:ascii="Helvetica" w:hAnsi="Helvetica" w:cs="Helvetica"/>
          <w:color w:val="323232"/>
        </w:rPr>
        <w:t xml:space="preserve"> </w:t>
      </w:r>
      <w:r>
        <w:rPr>
          <w:rFonts w:ascii="Helvetica" w:hAnsi="Helvetica" w:cs="Helvetica"/>
          <w:color w:val="323232"/>
        </w:rPr>
        <w:t>不然没法触发上面的东西</w:t>
      </w:r>
      <w:r>
        <w:rPr>
          <w:rFonts w:ascii="Helvetica" w:hAnsi="Helvetica" w:cs="Helvetica"/>
          <w:color w:val="323232"/>
        </w:rPr>
        <w:br/>
      </w:r>
      <w:r>
        <w:rPr>
          <w:rFonts w:ascii="Helvetica" w:hAnsi="Helvetica" w:cs="Helvetica"/>
          <w:color w:val="323232"/>
        </w:rPr>
        <w:t>也就是</w:t>
      </w:r>
      <w:r>
        <w:rPr>
          <w:rFonts w:ascii="Helvetica" w:hAnsi="Helvetica" w:cs="Helvetica"/>
          <w:color w:val="323232"/>
        </w:rPr>
        <w:t>stu.name.firstName</w:t>
      </w:r>
      <w:r>
        <w:rPr>
          <w:rFonts w:ascii="Helvetica" w:hAnsi="Helvetica" w:cs="Helvetica"/>
          <w:color w:val="323232"/>
        </w:rPr>
        <w:t>要变成</w:t>
      </w:r>
      <w:r>
        <w:rPr>
          <w:rFonts w:ascii="Helvetica" w:hAnsi="Helvetica" w:cs="Helvetica"/>
          <w:color w:val="323232"/>
        </w:rPr>
        <w:t>stu.name</w:t>
      </w:r>
      <w:r>
        <w:rPr>
          <w:rFonts w:ascii="Helvetica" w:hAnsi="Helvetica" w:cs="Helvetica"/>
          <w:color w:val="323232"/>
        </w:rPr>
        <w:t>才行</w:t>
      </w:r>
      <w:r>
        <w:rPr>
          <w:rFonts w:ascii="Helvetica" w:hAnsi="Helvetica" w:cs="Helvetica"/>
          <w:color w:val="323232"/>
        </w:rPr>
        <w:t xml:space="preserve"> </w:t>
      </w:r>
      <w:r>
        <w:rPr>
          <w:rFonts w:ascii="Helvetica" w:hAnsi="Helvetica" w:cs="Helvetica"/>
          <w:color w:val="323232"/>
        </w:rPr>
        <w:t>不然传上来也监听不到，因为监听的是</w:t>
      </w:r>
      <w:r>
        <w:rPr>
          <w:rFonts w:ascii="Helvetica" w:hAnsi="Helvetica" w:cs="Helvetica"/>
          <w:color w:val="323232"/>
        </w:rPr>
        <w:t>stu.name</w:t>
      </w:r>
      <w:r>
        <w:rPr>
          <w:rFonts w:ascii="Helvetica" w:hAnsi="Helvetica" w:cs="Helvetica"/>
          <w:color w:val="323232"/>
        </w:rPr>
        <w:t>啊</w:t>
      </w:r>
    </w:p>
    <w:p w:rsidR="008B633A" w:rsidRDefault="008B633A" w:rsidP="008B633A">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2</w:t>
      </w:r>
    </w:p>
    <w:p w:rsidR="008B633A" w:rsidRDefault="008B633A"/>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作品介绍</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我封装了一个</w:t>
      </w:r>
      <w:r>
        <w:rPr>
          <w:rFonts w:ascii="Helvetica" w:hAnsi="Helvetica" w:cs="Helvetica"/>
          <w:color w:val="323232"/>
        </w:rPr>
        <w:t>module</w:t>
      </w:r>
      <w:r>
        <w:rPr>
          <w:rFonts w:ascii="Helvetica" w:hAnsi="Helvetica" w:cs="Helvetica"/>
          <w:color w:val="323232"/>
        </w:rPr>
        <w:t>（</w:t>
      </w:r>
      <w:r>
        <w:rPr>
          <w:rFonts w:ascii="Helvetica" w:hAnsi="Helvetica" w:cs="Helvetica"/>
          <w:color w:val="323232"/>
        </w:rPr>
        <w:t>fox-listener</w:t>
      </w:r>
      <w:r>
        <w:rPr>
          <w:rFonts w:ascii="Helvetica" w:hAnsi="Helvetica" w:cs="Helvetica"/>
          <w:color w:val="323232"/>
        </w:rPr>
        <w:t>），其中包括了事件的委托监听</w:t>
      </w:r>
      <w:r>
        <w:rPr>
          <w:rFonts w:ascii="Helvetica" w:hAnsi="Helvetica" w:cs="Helvetica"/>
          <w:color w:val="323232"/>
        </w:rPr>
        <w:t xml:space="preserve"> + </w:t>
      </w:r>
      <w:r>
        <w:rPr>
          <w:rFonts w:ascii="Helvetica" w:hAnsi="Helvetica" w:cs="Helvetica"/>
          <w:color w:val="323232"/>
        </w:rPr>
        <w:t>深浅绑定</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顺便复习一下单元测试</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 xml:space="preserve">Travis building pass &amp; </w:t>
      </w:r>
      <w:r>
        <w:rPr>
          <w:rFonts w:ascii="Helvetica" w:hAnsi="Helvetica" w:cs="Helvetica"/>
          <w:color w:val="323232"/>
        </w:rPr>
        <w:t>代码覆盖率</w:t>
      </w:r>
      <w:r>
        <w:rPr>
          <w:rFonts w:ascii="Helvetica" w:hAnsi="Helvetica" w:cs="Helvetica"/>
          <w:color w:val="323232"/>
        </w:rPr>
        <w:t xml:space="preserve"> &gt;&gt;&gt;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fox-listener@1.0.2 test D</w:t>
      </w:r>
      <w:proofErr w:type="gramStart"/>
      <w:r>
        <w:rPr>
          <w:rFonts w:ascii="Helvetica" w:hAnsi="Helvetica" w:cs="Helvetica"/>
          <w:color w:val="323232"/>
        </w:rPr>
        <w:t>:githubprogramfox</w:t>
      </w:r>
      <w:proofErr w:type="gramEnd"/>
      <w:r>
        <w:rPr>
          <w:rFonts w:ascii="Helvetica" w:hAnsi="Helvetica" w:cs="Helvetica"/>
          <w:color w:val="323232"/>
        </w:rPr>
        <w:t>-listener</w:t>
      </w:r>
    </w:p>
    <w:p w:rsidR="008B633A" w:rsidRDefault="008B633A" w:rsidP="008B633A">
      <w:pPr>
        <w:pStyle w:val="a3"/>
        <w:wordWrap w:val="0"/>
        <w:spacing w:before="0" w:beforeAutospacing="0" w:after="0" w:afterAutospacing="0"/>
        <w:rPr>
          <w:rFonts w:ascii="Helvetica" w:hAnsi="Helvetica" w:cs="Helvetica"/>
          <w:color w:val="323232"/>
          <w:sz w:val="26"/>
          <w:szCs w:val="26"/>
        </w:rPr>
      </w:pPr>
      <w:proofErr w:type="gramStart"/>
      <w:r>
        <w:rPr>
          <w:rFonts w:ascii="Helvetica" w:hAnsi="Helvetica" w:cs="Helvetica"/>
          <w:color w:val="323232"/>
          <w:sz w:val="26"/>
          <w:szCs w:val="26"/>
        </w:rPr>
        <w:t>istanbul</w:t>
      </w:r>
      <w:proofErr w:type="gramEnd"/>
      <w:r>
        <w:rPr>
          <w:rFonts w:ascii="Helvetica" w:hAnsi="Helvetica" w:cs="Helvetica"/>
          <w:color w:val="323232"/>
          <w:sz w:val="26"/>
          <w:szCs w:val="26"/>
        </w:rPr>
        <w:t xml:space="preserve"> cover node_modules/mocha/bin/_mocha test/test.js</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测试</w:t>
      </w:r>
      <w:r>
        <w:rPr>
          <w:rFonts w:ascii="Helvetica" w:hAnsi="Helvetica" w:cs="Helvetica"/>
          <w:color w:val="323232"/>
        </w:rPr>
        <w:t xml:space="preserve"> listener Pub/Sub API </w:t>
      </w:r>
      <w:r>
        <w:rPr>
          <w:rFonts w:ascii="Helvetica" w:hAnsi="Helvetica" w:cs="Helvetica"/>
          <w:color w:val="323232"/>
        </w:rPr>
        <w:t>能否正常使用</w:t>
      </w:r>
      <w:r>
        <w:rPr>
          <w:rFonts w:ascii="Helvetica" w:hAnsi="Helvetica" w:cs="Helvetica"/>
          <w:color w:val="323232"/>
        </w:rPr>
        <w:br/>
        <w:t xml:space="preserve">√ sub </w:t>
      </w:r>
      <w:r>
        <w:rPr>
          <w:rFonts w:ascii="Helvetica" w:hAnsi="Helvetica" w:cs="Helvetica"/>
          <w:color w:val="323232"/>
        </w:rPr>
        <w:t>后可以执行</w:t>
      </w:r>
      <w:r>
        <w:rPr>
          <w:rFonts w:ascii="Helvetica" w:hAnsi="Helvetica" w:cs="Helvetica"/>
          <w:color w:val="323232"/>
        </w:rPr>
        <w:t xml:space="preserve"> unsub </w:t>
      </w:r>
      <w:r>
        <w:rPr>
          <w:rFonts w:ascii="Helvetica" w:hAnsi="Helvetica" w:cs="Helvetica"/>
          <w:color w:val="323232"/>
        </w:rPr>
        <w:t>进行取消事件的绑定！</w:t>
      </w:r>
      <w:r>
        <w:rPr>
          <w:rFonts w:ascii="Helvetica" w:hAnsi="Helvetica" w:cs="Helvetica"/>
          <w:color w:val="323232"/>
        </w:rPr>
        <w:br/>
        <w:t xml:space="preserve">√ pub </w:t>
      </w:r>
      <w:r>
        <w:rPr>
          <w:rFonts w:ascii="Helvetica" w:hAnsi="Helvetica" w:cs="Helvetica"/>
          <w:color w:val="323232"/>
        </w:rPr>
        <w:t>后</w:t>
      </w:r>
      <w:r>
        <w:rPr>
          <w:rFonts w:ascii="Helvetica" w:hAnsi="Helvetica" w:cs="Helvetica"/>
          <w:color w:val="323232"/>
        </w:rPr>
        <w:t xml:space="preserve"> </w:t>
      </w:r>
      <w:r>
        <w:rPr>
          <w:rFonts w:ascii="Helvetica" w:hAnsi="Helvetica" w:cs="Helvetica"/>
          <w:color w:val="323232"/>
        </w:rPr>
        <w:t>可以执行</w:t>
      </w:r>
      <w:r>
        <w:rPr>
          <w:rFonts w:ascii="Helvetica" w:hAnsi="Helvetica" w:cs="Helvetica"/>
          <w:color w:val="323232"/>
        </w:rPr>
        <w:t xml:space="preserve"> sub </w:t>
      </w:r>
      <w:r>
        <w:rPr>
          <w:rFonts w:ascii="Helvetica" w:hAnsi="Helvetica" w:cs="Helvetica"/>
          <w:color w:val="323232"/>
        </w:rPr>
        <w:t>绑定的回</w:t>
      </w:r>
      <w:proofErr w:type="gramStart"/>
      <w:r>
        <w:rPr>
          <w:rFonts w:ascii="Helvetica" w:hAnsi="Helvetica" w:cs="Helvetica"/>
          <w:color w:val="323232"/>
        </w:rPr>
        <w:t>调函数执行</w:t>
      </w:r>
      <w:proofErr w:type="gramEnd"/>
      <w:r>
        <w:rPr>
          <w:rFonts w:ascii="Helvetica" w:hAnsi="Helvetica" w:cs="Helvetica"/>
          <w:color w:val="323232"/>
        </w:rPr>
        <w:br/>
        <w:t xml:space="preserve">√ </w:t>
      </w:r>
      <w:r>
        <w:rPr>
          <w:rFonts w:ascii="Helvetica" w:hAnsi="Helvetica" w:cs="Helvetica"/>
          <w:color w:val="323232"/>
        </w:rPr>
        <w:t>可在一个监听类目中，添加不同的匿名空间</w:t>
      </w:r>
      <w:r>
        <w:rPr>
          <w:rFonts w:ascii="Helvetica" w:hAnsi="Helvetica" w:cs="Helvetica"/>
          <w:color w:val="323232"/>
        </w:rPr>
        <w:br/>
        <w:t xml:space="preserve">√ </w:t>
      </w:r>
      <w:r>
        <w:rPr>
          <w:rFonts w:ascii="Helvetica" w:hAnsi="Helvetica" w:cs="Helvetica"/>
          <w:color w:val="323232"/>
        </w:rPr>
        <w:t>当执行一个监听类目后</w:t>
      </w:r>
      <w:r>
        <w:rPr>
          <w:rFonts w:ascii="Helvetica" w:hAnsi="Helvetica" w:cs="Helvetica"/>
          <w:color w:val="323232"/>
        </w:rPr>
        <w:t xml:space="preserve">, </w:t>
      </w:r>
      <w:r>
        <w:rPr>
          <w:rFonts w:ascii="Helvetica" w:hAnsi="Helvetica" w:cs="Helvetica"/>
          <w:color w:val="323232"/>
        </w:rPr>
        <w:t>所有订阅命名类目都会执行</w:t>
      </w:r>
      <w:r>
        <w:rPr>
          <w:rFonts w:ascii="Helvetica" w:hAnsi="Helvetica" w:cs="Helvetica"/>
          <w:color w:val="323232"/>
        </w:rPr>
        <w:t xml:space="preserve"> </w:t>
      </w:r>
      <w:r>
        <w:rPr>
          <w:rFonts w:ascii="Helvetica" w:hAnsi="Helvetica" w:cs="Helvetica"/>
          <w:color w:val="323232"/>
        </w:rPr>
        <w:t>并且能够获得相同的传入的参数</w:t>
      </w:r>
      <w:r>
        <w:rPr>
          <w:rFonts w:ascii="Helvetica" w:hAnsi="Helvetica" w:cs="Helvetica"/>
          <w:color w:val="323232"/>
        </w:rPr>
        <w:br/>
        <w:t xml:space="preserve">√ </w:t>
      </w:r>
      <w:r>
        <w:rPr>
          <w:rFonts w:ascii="Helvetica" w:hAnsi="Helvetica" w:cs="Helvetica"/>
          <w:color w:val="323232"/>
        </w:rPr>
        <w:t>发布一个只能执行一次的订阅函数</w:t>
      </w:r>
      <w:r>
        <w:rPr>
          <w:rFonts w:ascii="Helvetica" w:hAnsi="Helvetica" w:cs="Helvetica"/>
          <w:color w:val="323232"/>
        </w:rPr>
        <w:br/>
        <w:t xml:space="preserve">√ </w:t>
      </w:r>
      <w:r>
        <w:rPr>
          <w:rFonts w:ascii="Helvetica" w:hAnsi="Helvetica" w:cs="Helvetica"/>
          <w:color w:val="323232"/>
        </w:rPr>
        <w:t>实现浅绑定</w:t>
      </w:r>
      <w:r>
        <w:rPr>
          <w:rFonts w:ascii="Helvetica" w:hAnsi="Helvetica" w:cs="Helvetica"/>
          <w:color w:val="323232"/>
        </w:rPr>
        <w:br/>
        <w:t xml:space="preserve">√ </w:t>
      </w:r>
      <w:r>
        <w:rPr>
          <w:rFonts w:ascii="Helvetica" w:hAnsi="Helvetica" w:cs="Helvetica"/>
          <w:color w:val="323232"/>
        </w:rPr>
        <w:t>实现深绑定</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7 passing (16ms)</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 Coverage summary ===============================</w:t>
      </w:r>
      <w:r>
        <w:rPr>
          <w:rFonts w:ascii="Helvetica" w:hAnsi="Helvetica" w:cs="Helvetica"/>
          <w:color w:val="323232"/>
        </w:rPr>
        <w:br/>
        <w:t>Statements : 84.27% ( 75/89 )</w:t>
      </w:r>
      <w:r>
        <w:rPr>
          <w:rFonts w:ascii="Helvetica" w:hAnsi="Helvetica" w:cs="Helvetica"/>
          <w:color w:val="323232"/>
        </w:rPr>
        <w:br/>
        <w:t>Branches : 72.92% ( 35/48 )</w:t>
      </w:r>
      <w:r>
        <w:rPr>
          <w:rFonts w:ascii="Helvetica" w:hAnsi="Helvetica" w:cs="Helvetica"/>
          <w:color w:val="323232"/>
        </w:rPr>
        <w:br/>
        <w:t>Functions : 100% ( 15/15 )</w:t>
      </w:r>
      <w:r>
        <w:rPr>
          <w:rFonts w:ascii="Helvetica" w:hAnsi="Helvetica" w:cs="Helvetica"/>
          <w:color w:val="323232"/>
        </w:rPr>
        <w:br/>
        <w:t>Lines : 83.91% ( 73/87 )</w:t>
      </w:r>
    </w:p>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体验</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npm</w:t>
      </w:r>
      <w:proofErr w:type="gramEnd"/>
      <w:r>
        <w:rPr>
          <w:rStyle w:val="HTML"/>
          <w:rFonts w:ascii="Consolas" w:hAnsi="Consolas" w:cs="Consolas"/>
          <w:color w:val="333333"/>
        </w:rPr>
        <w:t xml:space="preserve"> </w:t>
      </w:r>
      <w:r>
        <w:rPr>
          <w:rStyle w:val="hljs-keyword"/>
          <w:rFonts w:ascii="Consolas" w:hAnsi="Consolas" w:cs="Consolas"/>
          <w:b/>
          <w:bCs/>
          <w:color w:val="333333"/>
        </w:rPr>
        <w:t>install</w:t>
      </w:r>
      <w:r>
        <w:rPr>
          <w:rStyle w:val="HTML"/>
          <w:rFonts w:ascii="Consolas" w:hAnsi="Consolas" w:cs="Consolas"/>
          <w:color w:val="333333"/>
        </w:rPr>
        <w:t xml:space="preserve"> fox-listener </w:t>
      </w:r>
      <w:r>
        <w:rPr>
          <w:rStyle w:val="hljs-comment"/>
          <w:rFonts w:ascii="Consolas" w:hAnsi="Consolas" w:cs="Consolas"/>
          <w:i/>
          <w:iCs/>
          <w:color w:val="999988"/>
        </w:rPr>
        <w:t>--save</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或者</w:t>
      </w:r>
    </w:p>
    <w:p w:rsidR="008B633A" w:rsidRDefault="008B633A" w:rsidP="008B633A">
      <w:pPr>
        <w:pStyle w:val="a3"/>
        <w:wordWrap w:val="0"/>
        <w:spacing w:before="0" w:beforeAutospacing="0" w:after="150" w:afterAutospacing="0"/>
        <w:rPr>
          <w:rFonts w:ascii="Helvetica" w:hAnsi="Helvetica" w:cs="Helvetica"/>
          <w:color w:val="323232"/>
        </w:rPr>
      </w:pPr>
      <w:hyperlink r:id="rId42" w:history="1">
        <w:proofErr w:type="gramStart"/>
        <w:r>
          <w:rPr>
            <w:rStyle w:val="a4"/>
            <w:rFonts w:ascii="Helvetica" w:hAnsi="Helvetica" w:cs="Helvetica"/>
            <w:color w:val="38BA72"/>
          </w:rPr>
          <w:t>fox-listener</w:t>
        </w:r>
        <w:proofErr w:type="gramEnd"/>
      </w:hyperlink>
    </w:p>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关于实现</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其他人的笔记写的很好呀，我就不多说什么了</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简单写一下我的解决方案：</w:t>
      </w:r>
      <w:r>
        <w:rPr>
          <w:rFonts w:ascii="Helvetica" w:hAnsi="Helvetica" w:cs="Helvetica"/>
          <w:color w:val="323232"/>
        </w:rPr>
        <w:br/>
      </w:r>
      <w:r>
        <w:rPr>
          <w:rFonts w:ascii="Helvetica" w:hAnsi="Helvetica" w:cs="Helvetica"/>
          <w:color w:val="323232"/>
        </w:rPr>
        <w:t>对于</w:t>
      </w:r>
      <w:r>
        <w:rPr>
          <w:rFonts w:ascii="Helvetica" w:hAnsi="Helvetica" w:cs="Helvetica"/>
          <w:color w:val="323232"/>
        </w:rPr>
        <w:t xml:space="preserve">path </w:t>
      </w:r>
      <w:r>
        <w:rPr>
          <w:rFonts w:ascii="Helvetica" w:hAnsi="Helvetica" w:cs="Helvetica"/>
          <w:color w:val="323232"/>
        </w:rPr>
        <w:t>的处理：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if</w:t>
      </w:r>
      <w:proofErr w:type="gramEnd"/>
      <w:r>
        <w:rPr>
          <w:rStyle w:val="HTML"/>
          <w:rFonts w:ascii="Consolas" w:hAnsi="Consolas" w:cs="Consolas"/>
          <w:color w:val="333333"/>
        </w:rPr>
        <w:t xml:space="preserve"> (sclass.length &gt; </w:t>
      </w:r>
      <w:r>
        <w:rPr>
          <w:rStyle w:val="hljs-number"/>
          <w:rFonts w:ascii="Consolas" w:hAnsi="Consolas" w:cs="Consolas"/>
          <w:color w:val="008080"/>
        </w:rPr>
        <w:t>1</w:t>
      </w:r>
      <w:r>
        <w:rPr>
          <w:rStyle w:val="HTML"/>
          <w:rFonts w:ascii="Consolas" w:hAnsi="Consolas" w:cs="Consolas"/>
          <w:color w:val="333333"/>
        </w:rPr>
        <w: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sclass.reduce(</w:t>
      </w:r>
      <w:proofErr w:type="gramEnd"/>
      <w:r>
        <w:rPr>
          <w:rStyle w:val="HTML"/>
          <w:rFonts w:ascii="Consolas" w:hAnsi="Consolas" w:cs="Consolas"/>
          <w:color w:val="333333"/>
        </w:rPr>
        <w:t>(b,n) =&gt;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proofErr w:type="gramEnd"/>
      <w:r>
        <w:rPr>
          <w:rStyle w:val="HTML"/>
          <w:rFonts w:ascii="Consolas" w:hAnsi="Consolas" w:cs="Consolas"/>
          <w:color w:val="333333"/>
        </w:rPr>
        <w:t xml:space="preserve"> (b.hasOwnProperty(n))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$p = b;</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$c = 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b[n];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 </w:t>
      </w:r>
      <w:r>
        <w:rPr>
          <w:rStyle w:val="hljs-keyword"/>
          <w:rFonts w:ascii="Consolas" w:hAnsi="Consolas" w:cs="Consolas"/>
          <w:b/>
          <w:bCs/>
          <w:color w:val="333333"/>
        </w:rPr>
        <w:t>else</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throw</w:t>
      </w:r>
      <w:proofErr w:type="gramEnd"/>
      <w:r>
        <w:rPr>
          <w:rStyle w:val="HTML"/>
          <w:rFonts w:ascii="Consolas" w:hAnsi="Consolas" w:cs="Consolas"/>
          <w:color w:val="333333"/>
        </w:rPr>
        <w:t xml:space="preserve"> Error(</w:t>
      </w:r>
      <w:r>
        <w:rPr>
          <w:rStyle w:val="hljs-string"/>
          <w:rFonts w:ascii="Consolas" w:hAnsi="Consolas" w:cs="Consolas"/>
          <w:color w:val="DD1144"/>
        </w:rPr>
        <w:t>'Doesnt find this property! Please cleck this property name was right!'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 </w:t>
      </w:r>
      <w:r>
        <w:rPr>
          <w:rStyle w:val="hljs-keyword"/>
          <w:rFonts w:ascii="Consolas" w:hAnsi="Consolas" w:cs="Consolas"/>
          <w:b/>
          <w:bCs/>
          <w:color w:val="333333"/>
        </w:rPr>
        <w:t>self</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else</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$p = </w:t>
      </w:r>
      <w:r>
        <w:rPr>
          <w:rStyle w:val="hljs-keyword"/>
          <w:rFonts w:ascii="Consolas" w:hAnsi="Consolas" w:cs="Consolas"/>
          <w:b/>
          <w:bCs/>
          <w:color w:val="333333"/>
        </w:rPr>
        <w:t>self</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$c = </w:t>
      </w:r>
      <w:proofErr w:type="gramStart"/>
      <w:r>
        <w:rPr>
          <w:rStyle w:val="HTML"/>
          <w:rFonts w:ascii="Consolas" w:hAnsi="Consolas" w:cs="Consolas"/>
          <w:color w:val="333333"/>
        </w:rPr>
        <w:t>sclass[</w:t>
      </w:r>
      <w:proofErr w:type="gramEnd"/>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我使用</w:t>
      </w:r>
      <w:r>
        <w:rPr>
          <w:rFonts w:ascii="Helvetica" w:hAnsi="Helvetica" w:cs="Helvetica"/>
          <w:color w:val="323232"/>
        </w:rPr>
        <w:t xml:space="preserve"> reduce </w:t>
      </w:r>
      <w:r>
        <w:rPr>
          <w:rFonts w:ascii="Helvetica" w:hAnsi="Helvetica" w:cs="Helvetica"/>
          <w:color w:val="323232"/>
        </w:rPr>
        <w:t>的方式迭代到指定的目录，输出</w:t>
      </w:r>
      <w:r>
        <w:rPr>
          <w:rFonts w:ascii="Helvetica" w:hAnsi="Helvetica" w:cs="Helvetica"/>
          <w:color w:val="323232"/>
        </w:rPr>
        <w:t xml:space="preserve"> $p: </w:t>
      </w:r>
      <w:r>
        <w:rPr>
          <w:rFonts w:ascii="Helvetica" w:hAnsi="Helvetica" w:cs="Helvetica"/>
          <w:color w:val="323232"/>
        </w:rPr>
        <w:t>指定目录的父节点</w:t>
      </w:r>
      <w:r>
        <w:rPr>
          <w:rFonts w:ascii="Helvetica" w:hAnsi="Helvetica" w:cs="Helvetica"/>
          <w:color w:val="323232"/>
        </w:rPr>
        <w:t xml:space="preserve"> $c</w:t>
      </w:r>
      <w:r>
        <w:rPr>
          <w:rFonts w:ascii="Helvetica" w:hAnsi="Helvetica" w:cs="Helvetica"/>
          <w:color w:val="323232"/>
        </w:rPr>
        <w:t>：指定目录名</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然后绑定</w:t>
      </w:r>
      <w:r>
        <w:rPr>
          <w:rFonts w:ascii="Helvetica" w:hAnsi="Helvetica" w:cs="Helvetica"/>
          <w:color w:val="323232"/>
        </w:rPr>
        <w:t xml:space="preserve">getter </w:t>
      </w:r>
      <w:r>
        <w:rPr>
          <w:rFonts w:ascii="Helvetica" w:hAnsi="Helvetica" w:cs="Helvetica"/>
          <w:color w:val="323232"/>
        </w:rPr>
        <w:t>和</w:t>
      </w:r>
      <w:r>
        <w:rPr>
          <w:rFonts w:ascii="Helvetica" w:hAnsi="Helvetica" w:cs="Helvetica"/>
          <w:color w:val="323232"/>
        </w:rPr>
        <w:t xml:space="preserve"> setter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Object.defineProperty(</w:t>
      </w:r>
      <w:proofErr w:type="gramEnd"/>
      <w:r>
        <w:rPr>
          <w:rStyle w:val="HTML"/>
          <w:rFonts w:ascii="Consolas" w:hAnsi="Consolas" w:cs="Consolas"/>
          <w:color w:val="333333"/>
        </w:rPr>
        <w:t>parent, key,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get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title"/>
          <w:rFonts w:ascii="Consolas" w:hAnsi="Consolas" w:cs="Consolas"/>
          <w:b/>
          <w:bCs/>
          <w:color w:val="990000"/>
        </w:rPr>
        <w:t>bindGetter</w:t>
      </w:r>
      <w:r>
        <w:rPr>
          <w:rStyle w:val="hljs-params"/>
          <w:rFonts w:ascii="Consolas" w:hAnsi="Consolas" w:cs="Consolas"/>
          <w:color w:val="333333"/>
        </w:rPr>
        <w:t>()</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getter ? </w:t>
      </w:r>
      <w:proofErr w:type="gramStart"/>
      <w:r>
        <w:rPr>
          <w:rStyle w:val="HTML"/>
          <w:rFonts w:ascii="Consolas" w:hAnsi="Consolas" w:cs="Consolas"/>
          <w:color w:val="333333"/>
        </w:rPr>
        <w:t>getter.call(</w:t>
      </w:r>
      <w:proofErr w:type="gramEnd"/>
      <w:r>
        <w:rPr>
          <w:rStyle w:val="hljs-keyword"/>
          <w:rFonts w:ascii="Consolas" w:hAnsi="Consolas" w:cs="Consolas"/>
          <w:b/>
          <w:bCs/>
          <w:color w:val="333333"/>
        </w:rPr>
        <w:t>this</w:t>
      </w:r>
      <w:r>
        <w:rPr>
          <w:rStyle w:val="HTML"/>
          <w:rFonts w:ascii="Consolas" w:hAnsi="Consolas" w:cs="Consolas"/>
          <w:color w:val="333333"/>
        </w:rPr>
        <w:t>, $value) : $value;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set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ljs-title"/>
          <w:rFonts w:ascii="Consolas" w:hAnsi="Consolas" w:cs="Consolas"/>
          <w:b/>
          <w:bCs/>
          <w:color w:val="990000"/>
        </w:rPr>
        <w:t>bindSetter</w:t>
      </w:r>
      <w:r>
        <w:rPr>
          <w:rStyle w:val="hljs-params"/>
          <w:rFonts w:ascii="Consolas" w:hAnsi="Consolas" w:cs="Consolas"/>
          <w:color w:val="333333"/>
        </w:rPr>
        <w:t>(param)</w:t>
      </w:r>
      <w:r>
        <w:rPr>
          <w:rStyle w:val="hljs-function"/>
          <w:rFonts w:ascii="Consolas" w:hAnsi="Consolas" w:cs="Consolas"/>
          <w:color w:val="333333"/>
        </w:rPr>
        <w:t xml:space="preserve">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$value = </w:t>
      </w:r>
      <w:proofErr w:type="gramStart"/>
      <w:r>
        <w:rPr>
          <w:rStyle w:val="HTML"/>
          <w:rFonts w:ascii="Consolas" w:hAnsi="Consolas" w:cs="Consolas"/>
          <w:color w:val="333333"/>
        </w:rPr>
        <w:t>callback ?</w:t>
      </w:r>
      <w:proofErr w:type="gramEnd"/>
      <w:r>
        <w:rPr>
          <w:rStyle w:val="HTML"/>
          <w:rFonts w:ascii="Consolas" w:hAnsi="Consolas" w:cs="Consolas"/>
          <w:color w:val="333333"/>
        </w:rPr>
        <w:t xml:space="preserve"> </w:t>
      </w:r>
      <w:proofErr w:type="gramStart"/>
      <w:r>
        <w:rPr>
          <w:rStyle w:val="HTML"/>
          <w:rFonts w:ascii="Consolas" w:hAnsi="Consolas" w:cs="Consolas"/>
          <w:color w:val="333333"/>
        </w:rPr>
        <w:t>callback.call(</w:t>
      </w:r>
      <w:proofErr w:type="gramEnd"/>
      <w:r>
        <w:rPr>
          <w:rStyle w:val="hljs-keyword"/>
          <w:rFonts w:ascii="Consolas" w:hAnsi="Consolas" w:cs="Consolas"/>
          <w:b/>
          <w:bCs/>
          <w:color w:val="333333"/>
        </w:rPr>
        <w:t>this</w:t>
      </w:r>
      <w:r>
        <w:rPr>
          <w:rStyle w:val="HTML"/>
          <w:rFonts w:ascii="Consolas" w:hAnsi="Consolas" w:cs="Consolas"/>
          <w:color w:val="333333"/>
        </w:rPr>
        <w:t>, param) : param;</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深绑定的话，只要找到</w:t>
      </w:r>
      <w:proofErr w:type="gramStart"/>
      <w:r>
        <w:rPr>
          <w:rFonts w:ascii="Helvetica" w:hAnsi="Helvetica" w:cs="Helvetica"/>
          <w:color w:val="323232"/>
        </w:rPr>
        <w:t>到</w:t>
      </w:r>
      <w:proofErr w:type="gramEnd"/>
      <w:r>
        <w:rPr>
          <w:rFonts w:ascii="Helvetica" w:hAnsi="Helvetica" w:cs="Helvetica"/>
          <w:color w:val="323232"/>
        </w:rPr>
        <w:t>指定目录后，</w:t>
      </w:r>
      <w:r>
        <w:rPr>
          <w:rFonts w:ascii="Helvetica" w:hAnsi="Helvetica" w:cs="Helvetica"/>
          <w:color w:val="323232"/>
        </w:rPr>
        <w:t xml:space="preserve">tree </w:t>
      </w:r>
      <w:r>
        <w:rPr>
          <w:rFonts w:ascii="Helvetica" w:hAnsi="Helvetica" w:cs="Helvetica"/>
          <w:color w:val="323232"/>
        </w:rPr>
        <w:t>该目录下的所有孩子，然后</w:t>
      </w:r>
      <w:proofErr w:type="gramStart"/>
      <w:r>
        <w:rPr>
          <w:rFonts w:ascii="Helvetica" w:hAnsi="Helvetica" w:cs="Helvetica"/>
          <w:color w:val="323232"/>
        </w:rPr>
        <w:t>绑</w:t>
      </w:r>
      <w:proofErr w:type="gramEnd"/>
      <w:r>
        <w:rPr>
          <w:rFonts w:ascii="Helvetica" w:hAnsi="Helvetica" w:cs="Helvetica"/>
          <w:color w:val="323232"/>
        </w:rPr>
        <w:t>getter &amp; setter</w:t>
      </w:r>
      <w:r>
        <w:rPr>
          <w:rFonts w:ascii="Helvetica" w:hAnsi="Helvetica" w:cs="Helvetica"/>
          <w:color w:val="323232"/>
        </w:rPr>
        <w:t>就行了</w:t>
      </w:r>
    </w:p>
    <w:p w:rsidR="008B633A" w:rsidRDefault="008B633A" w:rsidP="008B633A">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2</w:t>
      </w:r>
    </w:p>
    <w:p w:rsidR="008B633A" w:rsidRDefault="008B633A"/>
    <w:p w:rsidR="008B633A" w:rsidRPr="008B633A" w:rsidRDefault="008B633A" w:rsidP="008B633A">
      <w:pPr>
        <w:pStyle w:val="2"/>
        <w:shd w:val="clear" w:color="auto" w:fill="FFFFFF"/>
        <w:spacing w:before="300" w:beforeAutospacing="0" w:after="0" w:afterAutospacing="0"/>
        <w:rPr>
          <w:rFonts w:ascii="Helvetica" w:hAnsi="Helvetica" w:cs="Helvetica"/>
          <w:bCs w:val="0"/>
          <w:color w:val="262626"/>
        </w:rPr>
      </w:pPr>
      <w:r w:rsidRPr="008B633A">
        <w:rPr>
          <w:rFonts w:ascii="Helvetica" w:hAnsi="Helvetica" w:cs="Helvetica"/>
          <w:bCs w:val="0"/>
          <w:color w:val="262626"/>
          <w:highlight w:val="yellow"/>
        </w:rPr>
        <w:t>自定义</w:t>
      </w:r>
      <w:r w:rsidRPr="008B633A">
        <w:rPr>
          <w:rFonts w:ascii="Helvetica" w:hAnsi="Helvetica" w:cs="Helvetica"/>
          <w:bCs w:val="0"/>
          <w:color w:val="262626"/>
          <w:highlight w:val="yellow"/>
        </w:rPr>
        <w:t>checkbox</w:t>
      </w:r>
      <w:r w:rsidRPr="008B633A">
        <w:rPr>
          <w:rFonts w:ascii="Helvetica" w:hAnsi="Helvetica" w:cs="Helvetica"/>
          <w:bCs w:val="0"/>
          <w:color w:val="262626"/>
          <w:highlight w:val="yellow"/>
        </w:rPr>
        <w:t>，</w:t>
      </w:r>
      <w:r w:rsidRPr="008B633A">
        <w:rPr>
          <w:rFonts w:ascii="Helvetica" w:hAnsi="Helvetica" w:cs="Helvetica"/>
          <w:bCs w:val="0"/>
          <w:color w:val="262626"/>
          <w:highlight w:val="yellow"/>
        </w:rPr>
        <w:t xml:space="preserve"> radio</w:t>
      </w:r>
      <w:r w:rsidRPr="008B633A">
        <w:rPr>
          <w:rFonts w:ascii="Helvetica" w:hAnsi="Helvetica" w:cs="Helvetica"/>
          <w:bCs w:val="0"/>
          <w:color w:val="262626"/>
          <w:highlight w:val="yellow"/>
        </w:rPr>
        <w:t>样式</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proofErr w:type="gramStart"/>
      <w:r>
        <w:rPr>
          <w:rFonts w:ascii="Helvetica" w:hAnsi="Helvetica" w:cs="Helvetica"/>
          <w:b w:val="0"/>
          <w:bCs w:val="0"/>
          <w:color w:val="323232"/>
          <w:sz w:val="36"/>
          <w:szCs w:val="36"/>
        </w:rPr>
        <w:t>一</w:t>
      </w:r>
      <w:proofErr w:type="gramEnd"/>
      <w:r>
        <w:rPr>
          <w:rFonts w:ascii="Helvetica" w:hAnsi="Helvetica" w:cs="Helvetica"/>
          <w:b w:val="0"/>
          <w:bCs w:val="0"/>
          <w:color w:val="323232"/>
          <w:sz w:val="36"/>
          <w:szCs w:val="36"/>
        </w:rPr>
        <w:t>. label</w:t>
      </w:r>
      <w:r>
        <w:rPr>
          <w:rFonts w:ascii="Helvetica" w:hAnsi="Helvetica" w:cs="Helvetica"/>
          <w:b w:val="0"/>
          <w:bCs w:val="0"/>
          <w:color w:val="323232"/>
          <w:sz w:val="36"/>
          <w:szCs w:val="36"/>
        </w:rPr>
        <w:t>标签</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 xml:space="preserve">1. </w:t>
      </w:r>
      <w:r>
        <w:rPr>
          <w:rFonts w:ascii="Helvetica" w:hAnsi="Helvetica" w:cs="Helvetica"/>
          <w:b w:val="0"/>
          <w:bCs w:val="0"/>
          <w:color w:val="323232"/>
          <w:sz w:val="27"/>
          <w:szCs w:val="27"/>
        </w:rPr>
        <w:t>概念：</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HTML &lt;label&gt;</w:t>
      </w:r>
      <w:r>
        <w:rPr>
          <w:rFonts w:ascii="Helvetica" w:hAnsi="Helvetica" w:cs="Helvetica"/>
          <w:color w:val="323232"/>
          <w:sz w:val="18"/>
          <w:szCs w:val="18"/>
        </w:rPr>
        <w:t>元素表示用户界面</w:t>
      </w:r>
      <w:proofErr w:type="gramStart"/>
      <w:r>
        <w:rPr>
          <w:rFonts w:ascii="Helvetica" w:hAnsi="Helvetica" w:cs="Helvetica"/>
          <w:color w:val="323232"/>
          <w:sz w:val="18"/>
          <w:szCs w:val="18"/>
        </w:rPr>
        <w:t>中项目</w:t>
      </w:r>
      <w:proofErr w:type="gramEnd"/>
      <w:r>
        <w:rPr>
          <w:rFonts w:ascii="Helvetica" w:hAnsi="Helvetica" w:cs="Helvetica"/>
          <w:color w:val="323232"/>
          <w:sz w:val="18"/>
          <w:szCs w:val="18"/>
        </w:rPr>
        <w:t>的标题。</w:t>
      </w:r>
      <w:r>
        <w:rPr>
          <w:rFonts w:ascii="Helvetica" w:hAnsi="Helvetica" w:cs="Helvetica"/>
          <w:color w:val="323232"/>
          <w:sz w:val="18"/>
          <w:szCs w:val="18"/>
        </w:rPr>
        <w:br/>
      </w:r>
      <w:r>
        <w:rPr>
          <w:rFonts w:ascii="Helvetica" w:hAnsi="Helvetica" w:cs="Helvetica"/>
          <w:color w:val="323232"/>
          <w:sz w:val="18"/>
          <w:szCs w:val="18"/>
        </w:rPr>
        <w:t>它通常关联一个控件，或者是将控件放置在</w:t>
      </w:r>
      <w:r>
        <w:rPr>
          <w:rStyle w:val="HTML"/>
          <w:rFonts w:ascii="Consolas" w:hAnsi="Consolas" w:cs="Consolas"/>
          <w:color w:val="C7254E"/>
          <w:sz w:val="18"/>
          <w:szCs w:val="18"/>
          <w:shd w:val="clear" w:color="auto" w:fill="F9F2F4"/>
        </w:rPr>
        <w:t>label</w:t>
      </w:r>
      <w:r>
        <w:rPr>
          <w:rFonts w:ascii="Helvetica" w:hAnsi="Helvetica" w:cs="Helvetica"/>
          <w:color w:val="323232"/>
          <w:sz w:val="18"/>
          <w:szCs w:val="18"/>
        </w:rPr>
        <w:t>元素内，或者是用作其属性。这样的控制称作</w:t>
      </w:r>
      <w:r>
        <w:rPr>
          <w:rStyle w:val="HTML"/>
          <w:rFonts w:ascii="Consolas" w:hAnsi="Consolas" w:cs="Consolas"/>
          <w:color w:val="C7254E"/>
          <w:sz w:val="18"/>
          <w:szCs w:val="18"/>
          <w:shd w:val="clear" w:color="auto" w:fill="F9F2F4"/>
        </w:rPr>
        <w:t>labe</w:t>
      </w:r>
      <w:r>
        <w:rPr>
          <w:rFonts w:ascii="Helvetica" w:hAnsi="Helvetica" w:cs="Helvetica"/>
          <w:color w:val="323232"/>
          <w:sz w:val="18"/>
          <w:szCs w:val="18"/>
        </w:rPr>
        <w:t>l</w:t>
      </w:r>
      <w:r>
        <w:rPr>
          <w:rFonts w:ascii="Helvetica" w:hAnsi="Helvetica" w:cs="Helvetica"/>
          <w:color w:val="323232"/>
          <w:sz w:val="18"/>
          <w:szCs w:val="18"/>
        </w:rPr>
        <w:t>元素的</w:t>
      </w:r>
      <w:r>
        <w:rPr>
          <w:rStyle w:val="HTML"/>
          <w:rFonts w:ascii="Consolas" w:hAnsi="Consolas" w:cs="Consolas"/>
          <w:color w:val="C7254E"/>
          <w:sz w:val="18"/>
          <w:szCs w:val="18"/>
          <w:shd w:val="clear" w:color="auto" w:fill="F9F2F4"/>
        </w:rPr>
        <w:t>labeled control</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 xml:space="preserve">2. </w:t>
      </w:r>
      <w:r>
        <w:rPr>
          <w:rFonts w:ascii="Helvetica" w:hAnsi="Helvetica" w:cs="Helvetica"/>
          <w:b w:val="0"/>
          <w:bCs w:val="0"/>
          <w:color w:val="323232"/>
          <w:sz w:val="27"/>
          <w:szCs w:val="27"/>
        </w:rPr>
        <w:t>用法：</w:t>
      </w:r>
    </w:p>
    <w:p w:rsidR="008B633A" w:rsidRDefault="008B633A" w:rsidP="008B633A">
      <w:pPr>
        <w:widowControl/>
        <w:numPr>
          <w:ilvl w:val="0"/>
          <w:numId w:val="1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用法</w:t>
      </w:r>
      <w:r>
        <w:rPr>
          <w:rFonts w:ascii="Helvetica" w:hAnsi="Helvetica" w:cs="Helvetica"/>
          <w:color w:val="323232"/>
          <w:sz w:val="18"/>
          <w:szCs w:val="18"/>
        </w:rPr>
        <w:t>1</w:t>
      </w:r>
      <w:r>
        <w:rPr>
          <w:rFonts w:ascii="Helvetica" w:hAnsi="Helvetica" w:cs="Helvetica"/>
          <w:color w:val="323232"/>
          <w:sz w:val="18"/>
          <w:szCs w:val="18"/>
        </w:rPr>
        <w:t>：</w:t>
      </w:r>
    </w:p>
    <w:p w:rsidR="008B633A" w:rsidRDefault="008B633A" w:rsidP="008B633A">
      <w:pPr>
        <w:pStyle w:val="HTML0"/>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lastRenderedPageBreak/>
        <w:t>&lt;</w:t>
      </w:r>
      <w:r>
        <w:rPr>
          <w:rStyle w:val="hljs-keyword"/>
          <w:rFonts w:ascii="Consolas" w:hAnsi="Consolas" w:cs="Consolas"/>
          <w:b/>
          <w:bCs/>
          <w:color w:val="333333"/>
        </w:rPr>
        <w:t>label</w:t>
      </w:r>
      <w:r>
        <w:rPr>
          <w:rStyle w:val="HTML"/>
          <w:rFonts w:ascii="Consolas" w:hAnsi="Consolas" w:cs="Consolas"/>
          <w:color w:val="333333"/>
        </w:rPr>
        <w:t>&gt;Click me &lt;</w:t>
      </w:r>
      <w:r>
        <w:rPr>
          <w:rStyle w:val="hljs-keyword"/>
          <w:rFonts w:ascii="Consolas" w:hAnsi="Consolas" w:cs="Consolas"/>
          <w:b/>
          <w:bCs/>
          <w:color w:val="333333"/>
        </w:rPr>
        <w:t>input</w:t>
      </w:r>
      <w:r>
        <w:rPr>
          <w:rStyle w:val="HTML"/>
          <w:rFonts w:ascii="Consolas" w:hAnsi="Consolas" w:cs="Consolas"/>
          <w:color w:val="333333"/>
        </w:rPr>
        <w:t xml:space="preserve"> </w:t>
      </w:r>
      <w:r>
        <w:rPr>
          <w:rStyle w:val="hljs-keyword"/>
          <w:rFonts w:ascii="Consolas" w:hAnsi="Consolas" w:cs="Consolas"/>
          <w:b/>
          <w:bCs/>
          <w:color w:val="333333"/>
        </w:rPr>
        <w:t>type</w:t>
      </w:r>
      <w:r>
        <w:rPr>
          <w:rStyle w:val="HTML"/>
          <w:rFonts w:ascii="Consolas" w:hAnsi="Consolas" w:cs="Consolas"/>
          <w:color w:val="333333"/>
        </w:rPr>
        <w:t>=</w:t>
      </w:r>
      <w:r>
        <w:rPr>
          <w:rStyle w:val="hljs-string"/>
          <w:rFonts w:ascii="Consolas" w:hAnsi="Consolas" w:cs="Consolas"/>
          <w:color w:val="DD1144"/>
        </w:rPr>
        <w:t>"text"</w:t>
      </w:r>
      <w:r>
        <w:rPr>
          <w:rStyle w:val="HTML"/>
          <w:rFonts w:ascii="Consolas" w:hAnsi="Consolas" w:cs="Consolas"/>
          <w:color w:val="333333"/>
        </w:rPr>
        <w:t xml:space="preserve"> id=</w:t>
      </w:r>
      <w:r>
        <w:rPr>
          <w:rStyle w:val="hljs-string"/>
          <w:rFonts w:ascii="Consolas" w:hAnsi="Consolas" w:cs="Consolas"/>
          <w:color w:val="DD1144"/>
        </w:rPr>
        <w:t>"User"</w:t>
      </w:r>
      <w:r>
        <w:rPr>
          <w:rStyle w:val="HTML"/>
          <w:rFonts w:ascii="Consolas" w:hAnsi="Consolas" w:cs="Consolas"/>
          <w:color w:val="333333"/>
        </w:rPr>
        <w:t xml:space="preserve"> name=</w:t>
      </w:r>
      <w:r>
        <w:rPr>
          <w:rStyle w:val="hljs-string"/>
          <w:rFonts w:ascii="Consolas" w:hAnsi="Consolas" w:cs="Consolas"/>
          <w:color w:val="DD1144"/>
        </w:rPr>
        <w:t>"Name"</w:t>
      </w:r>
      <w:r>
        <w:rPr>
          <w:rStyle w:val="HTML"/>
          <w:rFonts w:ascii="Consolas" w:hAnsi="Consolas" w:cs="Consolas"/>
          <w:color w:val="333333"/>
        </w:rPr>
        <w:t xml:space="preserve"> /&gt;&lt;/</w:t>
      </w:r>
      <w:r>
        <w:rPr>
          <w:rStyle w:val="hljs-keyword"/>
          <w:rFonts w:ascii="Consolas" w:hAnsi="Consolas" w:cs="Consolas"/>
          <w:b/>
          <w:bCs/>
          <w:color w:val="333333"/>
        </w:rPr>
        <w:t>label</w:t>
      </w:r>
      <w:r>
        <w:rPr>
          <w:rStyle w:val="HTML"/>
          <w:rFonts w:ascii="Consolas" w:hAnsi="Consolas" w:cs="Consolas"/>
          <w:color w:val="333333"/>
        </w:rPr>
        <w:t>&gt;</w:t>
      </w:r>
    </w:p>
    <w:p w:rsidR="008B633A" w:rsidRDefault="008B633A" w:rsidP="008B633A">
      <w:pPr>
        <w:widowControl/>
        <w:numPr>
          <w:ilvl w:val="0"/>
          <w:numId w:val="1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用法</w:t>
      </w:r>
      <w:r>
        <w:rPr>
          <w:rFonts w:ascii="Helvetica" w:hAnsi="Helvetica" w:cs="Helvetica"/>
          <w:color w:val="323232"/>
          <w:sz w:val="18"/>
          <w:szCs w:val="18"/>
        </w:rPr>
        <w:t>2</w:t>
      </w:r>
      <w:r>
        <w:rPr>
          <w:rFonts w:ascii="Helvetica" w:hAnsi="Helvetica" w:cs="Helvetica"/>
          <w:color w:val="323232"/>
          <w:sz w:val="18"/>
          <w:szCs w:val="18"/>
        </w:rPr>
        <w:t>：</w:t>
      </w:r>
    </w:p>
    <w:p w:rsidR="008B633A" w:rsidRDefault="008B633A" w:rsidP="008B633A">
      <w:pPr>
        <w:pStyle w:val="HTML0"/>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&lt;</w:t>
      </w:r>
      <w:r>
        <w:rPr>
          <w:rStyle w:val="hljs-keyword"/>
          <w:rFonts w:ascii="Consolas" w:hAnsi="Consolas" w:cs="Consolas"/>
          <w:b/>
          <w:bCs/>
          <w:color w:val="333333"/>
        </w:rPr>
        <w:t>label</w:t>
      </w:r>
      <w:r>
        <w:rPr>
          <w:rStyle w:val="HTML"/>
          <w:rFonts w:ascii="Consolas" w:hAnsi="Consolas" w:cs="Consolas"/>
          <w:color w:val="333333"/>
        </w:rPr>
        <w:t xml:space="preserve"> </w:t>
      </w:r>
      <w:r>
        <w:rPr>
          <w:rStyle w:val="hljs-keyword"/>
          <w:rFonts w:ascii="Consolas" w:hAnsi="Consolas" w:cs="Consolas"/>
          <w:b/>
          <w:bCs/>
          <w:color w:val="333333"/>
        </w:rPr>
        <w:t>for</w:t>
      </w:r>
      <w:r>
        <w:rPr>
          <w:rStyle w:val="HTML"/>
          <w:rFonts w:ascii="Consolas" w:hAnsi="Consolas" w:cs="Consolas"/>
          <w:color w:val="333333"/>
        </w:rPr>
        <w:t>=</w:t>
      </w:r>
      <w:r>
        <w:rPr>
          <w:rStyle w:val="hljs-string"/>
          <w:rFonts w:ascii="Consolas" w:hAnsi="Consolas" w:cs="Consolas"/>
          <w:color w:val="DD1144"/>
        </w:rPr>
        <w:t>"User"</w:t>
      </w:r>
      <w:r>
        <w:rPr>
          <w:rStyle w:val="HTML"/>
          <w:rFonts w:ascii="Consolas" w:hAnsi="Consolas" w:cs="Consolas"/>
          <w:color w:val="333333"/>
        </w:rPr>
        <w:t>&gt;Click me&lt;/</w:t>
      </w:r>
      <w:r>
        <w:rPr>
          <w:rStyle w:val="hljs-keyword"/>
          <w:rFonts w:ascii="Consolas" w:hAnsi="Consolas" w:cs="Consolas"/>
          <w:b/>
          <w:bCs/>
          <w:color w:val="333333"/>
        </w:rPr>
        <w:t>label</w:t>
      </w:r>
      <w:r>
        <w:rPr>
          <w:rStyle w:val="HTML"/>
          <w:rFonts w:ascii="Consolas" w:hAnsi="Consolas" w:cs="Consolas"/>
          <w:color w:val="333333"/>
        </w:rPr>
        <w:t>&gt;</w:t>
      </w:r>
    </w:p>
    <w:p w:rsidR="008B633A" w:rsidRDefault="008B633A" w:rsidP="008B633A">
      <w:pPr>
        <w:pStyle w:val="HTML0"/>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&lt;</w:t>
      </w:r>
      <w:r>
        <w:rPr>
          <w:rStyle w:val="hljs-keyword"/>
          <w:rFonts w:ascii="Consolas" w:hAnsi="Consolas" w:cs="Consolas"/>
          <w:b/>
          <w:bCs/>
          <w:color w:val="333333"/>
        </w:rPr>
        <w:t>input</w:t>
      </w:r>
      <w:r>
        <w:rPr>
          <w:rStyle w:val="HTML"/>
          <w:rFonts w:ascii="Consolas" w:hAnsi="Consolas" w:cs="Consolas"/>
          <w:color w:val="333333"/>
        </w:rPr>
        <w:t xml:space="preserve"> </w:t>
      </w:r>
      <w:r>
        <w:rPr>
          <w:rStyle w:val="hljs-keyword"/>
          <w:rFonts w:ascii="Consolas" w:hAnsi="Consolas" w:cs="Consolas"/>
          <w:b/>
          <w:bCs/>
          <w:color w:val="333333"/>
        </w:rPr>
        <w:t>type</w:t>
      </w:r>
      <w:r>
        <w:rPr>
          <w:rStyle w:val="HTML"/>
          <w:rFonts w:ascii="Consolas" w:hAnsi="Consolas" w:cs="Consolas"/>
          <w:color w:val="333333"/>
        </w:rPr>
        <w:t>=</w:t>
      </w:r>
      <w:r>
        <w:rPr>
          <w:rStyle w:val="hljs-string"/>
          <w:rFonts w:ascii="Consolas" w:hAnsi="Consolas" w:cs="Consolas"/>
          <w:color w:val="DD1144"/>
        </w:rPr>
        <w:t>"text"</w:t>
      </w:r>
      <w:r>
        <w:rPr>
          <w:rStyle w:val="HTML"/>
          <w:rFonts w:ascii="Consolas" w:hAnsi="Consolas" w:cs="Consolas"/>
          <w:color w:val="333333"/>
        </w:rPr>
        <w:t xml:space="preserve"> id=</w:t>
      </w:r>
      <w:r>
        <w:rPr>
          <w:rStyle w:val="hljs-string"/>
          <w:rFonts w:ascii="Consolas" w:hAnsi="Consolas" w:cs="Consolas"/>
          <w:color w:val="DD1144"/>
        </w:rPr>
        <w:t>"User"</w:t>
      </w:r>
      <w:r>
        <w:rPr>
          <w:rStyle w:val="HTML"/>
          <w:rFonts w:ascii="Consolas" w:hAnsi="Consolas" w:cs="Consolas"/>
          <w:color w:val="333333"/>
        </w:rPr>
        <w:t xml:space="preserve"> name=</w:t>
      </w:r>
      <w:r>
        <w:rPr>
          <w:rStyle w:val="hljs-string"/>
          <w:rFonts w:ascii="Consolas" w:hAnsi="Consolas" w:cs="Consolas"/>
          <w:color w:val="DD1144"/>
        </w:rPr>
        <w:t>"Name"</w:t>
      </w:r>
      <w:r>
        <w:rPr>
          <w:rStyle w:val="HTML"/>
          <w:rFonts w:ascii="Consolas" w:hAnsi="Consolas" w:cs="Consolas"/>
          <w:color w:val="333333"/>
        </w:rPr>
        <w:t xml:space="preserve"> /&gt;</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二</w:t>
      </w:r>
      <w:r>
        <w:rPr>
          <w:rFonts w:ascii="Helvetica" w:hAnsi="Helvetica" w:cs="Helvetica"/>
          <w:b w:val="0"/>
          <w:bCs w:val="0"/>
          <w:color w:val="323232"/>
          <w:sz w:val="36"/>
          <w:szCs w:val="36"/>
        </w:rPr>
        <w:t>. background-position</w:t>
      </w:r>
      <w:r>
        <w:rPr>
          <w:rFonts w:ascii="Helvetica" w:hAnsi="Helvetica" w:cs="Helvetica"/>
          <w:b w:val="0"/>
          <w:bCs w:val="0"/>
          <w:color w:val="323232"/>
          <w:sz w:val="36"/>
          <w:szCs w:val="36"/>
        </w:rPr>
        <w:t>属性</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 xml:space="preserve">1. </w:t>
      </w:r>
      <w:r>
        <w:rPr>
          <w:rFonts w:ascii="Helvetica" w:hAnsi="Helvetica" w:cs="Helvetica"/>
          <w:b w:val="0"/>
          <w:bCs w:val="0"/>
          <w:color w:val="323232"/>
          <w:sz w:val="27"/>
          <w:szCs w:val="27"/>
        </w:rPr>
        <w:t>概念：</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background-position</w:t>
      </w:r>
      <w:r>
        <w:rPr>
          <w:rFonts w:ascii="Helvetica" w:hAnsi="Helvetica" w:cs="Helvetica"/>
          <w:color w:val="323232"/>
          <w:sz w:val="18"/>
          <w:szCs w:val="18"/>
        </w:rPr>
        <w:t>属性用来指定背景图片的初始位置；这个初始位置相对于</w:t>
      </w:r>
      <w:r>
        <w:rPr>
          <w:rFonts w:ascii="Helvetica" w:hAnsi="Helvetica" w:cs="Helvetica"/>
          <w:color w:val="323232"/>
          <w:sz w:val="18"/>
          <w:szCs w:val="18"/>
        </w:rPr>
        <w:t>background-origin</w:t>
      </w:r>
      <w:r>
        <w:rPr>
          <w:rFonts w:ascii="Helvetica" w:hAnsi="Helvetica" w:cs="Helvetica"/>
          <w:color w:val="323232"/>
          <w:sz w:val="18"/>
          <w:szCs w:val="18"/>
        </w:rPr>
        <w:t>定义的背景位置图层来说的</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 xml:space="preserve">2. </w:t>
      </w:r>
      <w:r>
        <w:rPr>
          <w:rFonts w:ascii="Helvetica" w:hAnsi="Helvetica" w:cs="Helvetica"/>
          <w:b w:val="0"/>
          <w:bCs w:val="0"/>
          <w:color w:val="323232"/>
          <w:sz w:val="27"/>
          <w:szCs w:val="27"/>
        </w:rPr>
        <w:t>用法</w:t>
      </w:r>
      <w:r>
        <w:rPr>
          <w:rFonts w:ascii="Helvetica" w:hAnsi="Helvetica" w:cs="Helvetica"/>
          <w:b w:val="0"/>
          <w:bCs w:val="0"/>
          <w:color w:val="323232"/>
          <w:sz w:val="27"/>
          <w:szCs w:val="27"/>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builtin"/>
          <w:rFonts w:ascii="Consolas" w:hAnsi="Consolas" w:cs="Consolas"/>
          <w:color w:val="0086B3"/>
        </w:rPr>
        <w:t>background</w:t>
      </w:r>
      <w:r>
        <w:rPr>
          <w:rStyle w:val="HTML"/>
          <w:rFonts w:ascii="Consolas" w:hAnsi="Consolas" w:cs="Consolas"/>
          <w:color w:val="333333"/>
        </w:rPr>
        <w:t>-</w:t>
      </w:r>
      <w:r>
        <w:rPr>
          <w:rStyle w:val="hljs-builtin"/>
          <w:rFonts w:ascii="Consolas" w:hAnsi="Consolas" w:cs="Consolas"/>
          <w:color w:val="0086B3"/>
        </w:rPr>
        <w:t>position</w:t>
      </w:r>
      <w:r>
        <w:rPr>
          <w:rStyle w:val="HTML"/>
          <w:rFonts w:ascii="Consolas" w:hAnsi="Consolas" w:cs="Consolas"/>
          <w:color w:val="333333"/>
        </w:rPr>
        <w:t>:[</w:t>
      </w:r>
      <w:r>
        <w:rPr>
          <w:rStyle w:val="hljs-builtin"/>
          <w:rFonts w:ascii="Consolas" w:hAnsi="Consolas" w:cs="Consolas"/>
          <w:color w:val="0086B3"/>
        </w:rPr>
        <w:t>position</w:t>
      </w:r>
      <w:r>
        <w:rPr>
          <w:rStyle w:val="HTML"/>
          <w:rFonts w:ascii="Consolas" w:hAnsi="Consolas" w:cs="Consolas"/>
          <w:color w:val="333333"/>
        </w:rPr>
        <w:t>-x]</w:t>
      </w:r>
      <w:r>
        <w:rPr>
          <w:rStyle w:val="HTML"/>
          <w:rFonts w:ascii="Consolas" w:hAnsi="Consolas" w:cs="Consolas"/>
          <w:color w:val="333333"/>
        </w:rPr>
        <w:t>，</w:t>
      </w:r>
      <w:r>
        <w:rPr>
          <w:rStyle w:val="HTML"/>
          <w:rFonts w:ascii="Consolas" w:hAnsi="Consolas" w:cs="Consolas"/>
          <w:color w:val="333333"/>
        </w:rPr>
        <w:t>[</w:t>
      </w:r>
      <w:r>
        <w:rPr>
          <w:rStyle w:val="hljs-builtin"/>
          <w:rFonts w:ascii="Consolas" w:hAnsi="Consolas" w:cs="Consolas"/>
          <w:color w:val="0086B3"/>
        </w:rPr>
        <w:t>position</w:t>
      </w:r>
      <w:r>
        <w:rPr>
          <w:rStyle w:val="HTML"/>
          <w:rFonts w:ascii="Consolas" w:hAnsi="Consolas" w:cs="Consolas"/>
          <w:color w:val="333333"/>
        </w:rPr>
        <w:t>-y]</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如果只有一个值被指定，则这个值就会默认设置背景图片位置中的水平方向，与此同时垂直方向的默认值被设置成</w:t>
      </w:r>
      <w:r>
        <w:rPr>
          <w:rFonts w:ascii="Helvetica" w:hAnsi="Helvetica" w:cs="Helvetica"/>
          <w:color w:val="323232"/>
          <w:sz w:val="18"/>
          <w:szCs w:val="18"/>
        </w:rPr>
        <w:t>50%</w:t>
      </w:r>
      <w:r>
        <w:rPr>
          <w:rFonts w:ascii="Helvetica" w:hAnsi="Helvetica" w:cs="Helvetica"/>
          <w:color w:val="323232"/>
          <w:sz w:val="18"/>
          <w:szCs w:val="18"/>
        </w:rPr>
        <w:t>。在关键词、百分比和数值混合指定的情况下，关键词</w:t>
      </w:r>
      <w:r>
        <w:rPr>
          <w:rFonts w:ascii="Helvetica" w:hAnsi="Helvetica" w:cs="Helvetica"/>
          <w:color w:val="323232"/>
          <w:sz w:val="18"/>
          <w:szCs w:val="18"/>
        </w:rPr>
        <w:t xml:space="preserve"> left </w:t>
      </w:r>
      <w:r>
        <w:rPr>
          <w:rFonts w:ascii="Helvetica" w:hAnsi="Helvetica" w:cs="Helvetica"/>
          <w:color w:val="323232"/>
          <w:sz w:val="18"/>
          <w:szCs w:val="18"/>
        </w:rPr>
        <w:t>和</w:t>
      </w:r>
      <w:r>
        <w:rPr>
          <w:rFonts w:ascii="Helvetica" w:hAnsi="Helvetica" w:cs="Helvetica"/>
          <w:color w:val="323232"/>
          <w:sz w:val="18"/>
          <w:szCs w:val="18"/>
        </w:rPr>
        <w:t xml:space="preserve"> right </w:t>
      </w:r>
      <w:r>
        <w:rPr>
          <w:rFonts w:ascii="Helvetica" w:hAnsi="Helvetica" w:cs="Helvetica"/>
          <w:color w:val="323232"/>
          <w:sz w:val="18"/>
          <w:szCs w:val="18"/>
        </w:rPr>
        <w:t>只能被指定水平方向的位置（第一个值）同时</w:t>
      </w:r>
      <w:r>
        <w:rPr>
          <w:rFonts w:ascii="Helvetica" w:hAnsi="Helvetica" w:cs="Helvetica"/>
          <w:color w:val="323232"/>
          <w:sz w:val="18"/>
          <w:szCs w:val="18"/>
        </w:rPr>
        <w:t xml:space="preserve"> top </w:t>
      </w:r>
      <w:r>
        <w:rPr>
          <w:rFonts w:ascii="Helvetica" w:hAnsi="Helvetica" w:cs="Helvetica"/>
          <w:color w:val="323232"/>
          <w:sz w:val="18"/>
          <w:szCs w:val="18"/>
        </w:rPr>
        <w:t>和</w:t>
      </w:r>
      <w:r>
        <w:rPr>
          <w:rFonts w:ascii="Helvetica" w:hAnsi="Helvetica" w:cs="Helvetica"/>
          <w:color w:val="323232"/>
          <w:sz w:val="18"/>
          <w:szCs w:val="18"/>
        </w:rPr>
        <w:t xml:space="preserve"> bottom </w:t>
      </w:r>
      <w:r>
        <w:rPr>
          <w:rFonts w:ascii="Helvetica" w:hAnsi="Helvetica" w:cs="Helvetica"/>
          <w:color w:val="323232"/>
          <w:sz w:val="18"/>
          <w:szCs w:val="18"/>
        </w:rPr>
        <w:t>只能被</w:t>
      </w:r>
      <w:proofErr w:type="gramStart"/>
      <w:r>
        <w:rPr>
          <w:rFonts w:ascii="Helvetica" w:hAnsi="Helvetica" w:cs="Helvetica"/>
          <w:color w:val="323232"/>
          <w:sz w:val="18"/>
          <w:szCs w:val="18"/>
        </w:rPr>
        <w:t>指定指定</w:t>
      </w:r>
      <w:proofErr w:type="gramEnd"/>
      <w:r>
        <w:rPr>
          <w:rFonts w:ascii="Helvetica" w:hAnsi="Helvetica" w:cs="Helvetica"/>
          <w:color w:val="323232"/>
          <w:sz w:val="18"/>
          <w:szCs w:val="18"/>
        </w:rPr>
        <w:t>为垂直方向的值（第二个值）。同样，负数值是允许指定的。</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三</w:t>
      </w:r>
      <w:r>
        <w:rPr>
          <w:rFonts w:ascii="Helvetica" w:hAnsi="Helvetica" w:cs="Helvetica"/>
          <w:b w:val="0"/>
          <w:bCs w:val="0"/>
          <w:color w:val="323232"/>
          <w:sz w:val="36"/>
          <w:szCs w:val="36"/>
        </w:rPr>
        <w:t xml:space="preserve">. </w:t>
      </w:r>
      <w:proofErr w:type="gramStart"/>
      <w:r>
        <w:rPr>
          <w:rFonts w:ascii="Helvetica" w:hAnsi="Helvetica" w:cs="Helvetica"/>
          <w:b w:val="0"/>
          <w:bCs w:val="0"/>
          <w:color w:val="323232"/>
          <w:sz w:val="36"/>
          <w:szCs w:val="36"/>
        </w:rPr>
        <w:t>伪类和</w:t>
      </w:r>
      <w:proofErr w:type="gramEnd"/>
      <w:r>
        <w:rPr>
          <w:rFonts w:ascii="Helvetica" w:hAnsi="Helvetica" w:cs="Helvetica"/>
          <w:b w:val="0"/>
          <w:bCs w:val="0"/>
          <w:color w:val="323232"/>
          <w:sz w:val="36"/>
          <w:szCs w:val="36"/>
        </w:rPr>
        <w:t>伪元素</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1.</w:t>
      </w:r>
      <w:r>
        <w:rPr>
          <w:rFonts w:ascii="Helvetica" w:hAnsi="Helvetica" w:cs="Helvetica"/>
          <w:b w:val="0"/>
          <w:bCs w:val="0"/>
          <w:color w:val="323232"/>
          <w:sz w:val="27"/>
          <w:szCs w:val="27"/>
        </w:rPr>
        <w:t>概念：</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伪类：存在的意义是为了通过选择</w:t>
      </w:r>
      <w:proofErr w:type="gramStart"/>
      <w:r>
        <w:rPr>
          <w:rFonts w:ascii="Helvetica" w:hAnsi="Helvetica" w:cs="Helvetica"/>
          <w:color w:val="323232"/>
          <w:sz w:val="18"/>
          <w:szCs w:val="18"/>
        </w:rPr>
        <w:t>器找到</w:t>
      </w:r>
      <w:proofErr w:type="gramEnd"/>
      <w:r>
        <w:rPr>
          <w:rFonts w:ascii="Helvetica" w:hAnsi="Helvetica" w:cs="Helvetica"/>
          <w:color w:val="323232"/>
          <w:sz w:val="18"/>
          <w:szCs w:val="18"/>
        </w:rPr>
        <w:t>那些不存在于</w:t>
      </w:r>
      <w:r>
        <w:rPr>
          <w:rFonts w:ascii="Helvetica" w:hAnsi="Helvetica" w:cs="Helvetica"/>
          <w:color w:val="323232"/>
          <w:sz w:val="18"/>
          <w:szCs w:val="18"/>
        </w:rPr>
        <w:t>DOM</w:t>
      </w:r>
      <w:r>
        <w:rPr>
          <w:rFonts w:ascii="Helvetica" w:hAnsi="Helvetica" w:cs="Helvetica"/>
          <w:color w:val="323232"/>
          <w:sz w:val="18"/>
          <w:szCs w:val="18"/>
        </w:rPr>
        <w:t>树中的信息以及不能被常规</w:t>
      </w:r>
      <w:r>
        <w:rPr>
          <w:rFonts w:ascii="Helvetica" w:hAnsi="Helvetica" w:cs="Helvetica"/>
          <w:color w:val="323232"/>
          <w:sz w:val="18"/>
          <w:szCs w:val="18"/>
        </w:rPr>
        <w:t>CSS</w:t>
      </w:r>
      <w:r>
        <w:rPr>
          <w:rFonts w:ascii="Helvetica" w:hAnsi="Helvetica" w:cs="Helvetica"/>
          <w:color w:val="323232"/>
          <w:sz w:val="18"/>
          <w:szCs w:val="18"/>
        </w:rPr>
        <w:t>选择器获取到的信息。</w:t>
      </w:r>
      <w:r>
        <w:rPr>
          <w:rFonts w:ascii="Helvetica" w:hAnsi="Helvetica" w:cs="Helvetica"/>
          <w:color w:val="323232"/>
          <w:sz w:val="18"/>
          <w:szCs w:val="18"/>
        </w:rPr>
        <w:br/>
      </w:r>
      <w:proofErr w:type="gramStart"/>
      <w:r>
        <w:rPr>
          <w:rFonts w:ascii="Helvetica" w:hAnsi="Helvetica" w:cs="Helvetica"/>
          <w:color w:val="323232"/>
          <w:sz w:val="18"/>
          <w:szCs w:val="18"/>
        </w:rPr>
        <w:t>伪类由</w:t>
      </w:r>
      <w:proofErr w:type="gramEnd"/>
      <w:r>
        <w:rPr>
          <w:rFonts w:ascii="Helvetica" w:hAnsi="Helvetica" w:cs="Helvetica"/>
          <w:color w:val="323232"/>
          <w:sz w:val="18"/>
          <w:szCs w:val="18"/>
        </w:rPr>
        <w:t>一个冒号</w:t>
      </w:r>
      <w:r>
        <w:rPr>
          <w:rFonts w:ascii="Helvetica" w:hAnsi="Helvetica" w:cs="Helvetica"/>
          <w:color w:val="323232"/>
          <w:sz w:val="18"/>
          <w:szCs w:val="18"/>
        </w:rPr>
        <w:t>:</w:t>
      </w:r>
      <w:r>
        <w:rPr>
          <w:rFonts w:ascii="Helvetica" w:hAnsi="Helvetica" w:cs="Helvetica"/>
          <w:color w:val="323232"/>
          <w:sz w:val="18"/>
          <w:szCs w:val="18"/>
        </w:rPr>
        <w:t>开头，冒号后面</w:t>
      </w:r>
      <w:proofErr w:type="gramStart"/>
      <w:r>
        <w:rPr>
          <w:rFonts w:ascii="Helvetica" w:hAnsi="Helvetica" w:cs="Helvetica"/>
          <w:color w:val="323232"/>
          <w:sz w:val="18"/>
          <w:szCs w:val="18"/>
        </w:rPr>
        <w:t>是伪类的</w:t>
      </w:r>
      <w:proofErr w:type="gramEnd"/>
      <w:r>
        <w:rPr>
          <w:rFonts w:ascii="Helvetica" w:hAnsi="Helvetica" w:cs="Helvetica"/>
          <w:color w:val="323232"/>
          <w:sz w:val="18"/>
          <w:szCs w:val="18"/>
        </w:rPr>
        <w:t>名称和包含在圆括号中的可选参数。</w:t>
      </w:r>
      <w:r>
        <w:rPr>
          <w:rFonts w:ascii="Helvetica" w:hAnsi="Helvetica" w:cs="Helvetica"/>
          <w:color w:val="323232"/>
          <w:sz w:val="18"/>
          <w:szCs w:val="18"/>
        </w:rPr>
        <w:br/>
      </w:r>
      <w:proofErr w:type="gramStart"/>
      <w:r>
        <w:rPr>
          <w:rFonts w:ascii="Helvetica" w:hAnsi="Helvetica" w:cs="Helvetica"/>
          <w:color w:val="323232"/>
          <w:sz w:val="18"/>
          <w:szCs w:val="18"/>
        </w:rPr>
        <w:t>常用伪类</w:t>
      </w:r>
      <w:proofErr w:type="gramEnd"/>
      <w:r>
        <w:rPr>
          <w:rFonts w:ascii="Helvetica" w:hAnsi="Helvetica" w:cs="Helvetica"/>
          <w:color w:val="323232"/>
          <w:sz w:val="18"/>
          <w:szCs w:val="1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:active</w:t>
      </w:r>
      <w:r>
        <w:rPr>
          <w:rStyle w:val="HTML"/>
          <w:rFonts w:ascii="Consolas" w:hAnsi="Consolas" w:cs="Consolas"/>
          <w:color w:val="333333"/>
        </w:rPr>
        <w:t xml:space="preserve">    </w:t>
      </w:r>
      <w:r>
        <w:rPr>
          <w:rStyle w:val="HTML"/>
          <w:rFonts w:ascii="Consolas" w:hAnsi="Consolas" w:cs="Consolas"/>
          <w:color w:val="333333"/>
        </w:rPr>
        <w:t>向被激活的元素添加样式。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:focus</w:t>
      </w:r>
      <w:r>
        <w:rPr>
          <w:rStyle w:val="HTML"/>
          <w:rFonts w:ascii="Consolas" w:hAnsi="Consolas" w:cs="Consolas"/>
          <w:color w:val="333333"/>
        </w:rPr>
        <w:t xml:space="preserve">    </w:t>
      </w:r>
      <w:r>
        <w:rPr>
          <w:rStyle w:val="HTML"/>
          <w:rFonts w:ascii="Consolas" w:hAnsi="Consolas" w:cs="Consolas"/>
          <w:color w:val="333333"/>
        </w:rPr>
        <w:t>向拥有键盘输入焦点的元素添加样式。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:hover</w:t>
      </w:r>
      <w:r>
        <w:rPr>
          <w:rStyle w:val="HTML"/>
          <w:rFonts w:ascii="Consolas" w:hAnsi="Consolas" w:cs="Consolas"/>
          <w:color w:val="333333"/>
        </w:rPr>
        <w:t xml:space="preserve">    </w:t>
      </w:r>
      <w:r>
        <w:rPr>
          <w:rStyle w:val="HTML"/>
          <w:rFonts w:ascii="Consolas" w:hAnsi="Consolas" w:cs="Consolas"/>
          <w:color w:val="333333"/>
        </w:rPr>
        <w:t>当鼠标悬浮在元素上方时，向元素添加样式。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:link</w:t>
      </w:r>
      <w:r>
        <w:rPr>
          <w:rStyle w:val="HTML"/>
          <w:rFonts w:ascii="Consolas" w:hAnsi="Consolas" w:cs="Consolas"/>
          <w:color w:val="333333"/>
        </w:rPr>
        <w:t xml:space="preserve">    </w:t>
      </w:r>
      <w:r>
        <w:rPr>
          <w:rStyle w:val="HTML"/>
          <w:rFonts w:ascii="Consolas" w:hAnsi="Consolas" w:cs="Consolas"/>
          <w:color w:val="333333"/>
        </w:rPr>
        <w:t>向未被访问的链接添加样式。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:visited</w:t>
      </w:r>
      <w:r>
        <w:rPr>
          <w:rStyle w:val="HTML"/>
          <w:rFonts w:ascii="Consolas" w:hAnsi="Consolas" w:cs="Consolas"/>
          <w:color w:val="333333"/>
        </w:rPr>
        <w:t xml:space="preserve">    </w:t>
      </w:r>
      <w:r>
        <w:rPr>
          <w:rStyle w:val="HTML"/>
          <w:rFonts w:ascii="Consolas" w:hAnsi="Consolas" w:cs="Consolas"/>
          <w:color w:val="333333"/>
        </w:rPr>
        <w:t>向已被访问的链接添加样式。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lastRenderedPageBreak/>
        <w:t>:first-child</w:t>
      </w:r>
      <w:r>
        <w:rPr>
          <w:rStyle w:val="HTML"/>
          <w:rFonts w:ascii="Consolas" w:hAnsi="Consolas" w:cs="Consolas"/>
          <w:color w:val="333333"/>
        </w:rPr>
        <w:t xml:space="preserve">    </w:t>
      </w:r>
      <w:r>
        <w:rPr>
          <w:rStyle w:val="HTML"/>
          <w:rFonts w:ascii="Consolas" w:hAnsi="Consolas" w:cs="Consolas"/>
          <w:color w:val="333333"/>
        </w:rPr>
        <w:t>向元素的第一个子元素添加样式。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:checked</w:t>
      </w:r>
      <w:r>
        <w:rPr>
          <w:rStyle w:val="HTML"/>
          <w:rFonts w:ascii="Consolas" w:hAnsi="Consolas" w:cs="Consolas"/>
          <w:color w:val="333333"/>
        </w:rPr>
        <w:t xml:space="preserve"> </w:t>
      </w:r>
      <w:r>
        <w:rPr>
          <w:rStyle w:val="HTML"/>
          <w:rFonts w:ascii="Consolas" w:hAnsi="Consolas" w:cs="Consolas"/>
          <w:color w:val="333333"/>
        </w:rPr>
        <w:t>向选中的控件元素添加样式</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伪元素</w:t>
      </w:r>
      <w:r>
        <w:rPr>
          <w:rFonts w:ascii="Helvetica" w:hAnsi="Helvetica" w:cs="Helvetica"/>
          <w:color w:val="323232"/>
          <w:sz w:val="18"/>
          <w:szCs w:val="18"/>
        </w:rPr>
        <w:t>:</w:t>
      </w:r>
      <w:r>
        <w:rPr>
          <w:rFonts w:ascii="Helvetica" w:hAnsi="Helvetica" w:cs="Helvetica"/>
          <w:color w:val="323232"/>
          <w:sz w:val="18"/>
          <w:szCs w:val="18"/>
        </w:rPr>
        <w:t>伪元素在</w:t>
      </w:r>
      <w:r>
        <w:rPr>
          <w:rFonts w:ascii="Helvetica" w:hAnsi="Helvetica" w:cs="Helvetica"/>
          <w:color w:val="323232"/>
          <w:sz w:val="18"/>
          <w:szCs w:val="18"/>
        </w:rPr>
        <w:t>DOM</w:t>
      </w:r>
      <w:r>
        <w:rPr>
          <w:rFonts w:ascii="Helvetica" w:hAnsi="Helvetica" w:cs="Helvetica"/>
          <w:color w:val="323232"/>
          <w:sz w:val="18"/>
          <w:szCs w:val="18"/>
        </w:rPr>
        <w:t>树中创建了一些抽象元素，这些抽象元素是不存在于文档语言里的（可以理解为</w:t>
      </w:r>
      <w:r>
        <w:rPr>
          <w:rFonts w:ascii="Helvetica" w:hAnsi="Helvetica" w:cs="Helvetica"/>
          <w:color w:val="323232"/>
          <w:sz w:val="18"/>
          <w:szCs w:val="18"/>
        </w:rPr>
        <w:t>html</w:t>
      </w:r>
      <w:r>
        <w:rPr>
          <w:rFonts w:ascii="Helvetica" w:hAnsi="Helvetica" w:cs="Helvetica"/>
          <w:color w:val="323232"/>
          <w:sz w:val="18"/>
          <w:szCs w:val="18"/>
        </w:rPr>
        <w:t>源码）；</w:t>
      </w:r>
      <w:r>
        <w:rPr>
          <w:rFonts w:ascii="Helvetica" w:hAnsi="Helvetica" w:cs="Helvetica"/>
          <w:color w:val="323232"/>
          <w:sz w:val="18"/>
          <w:szCs w:val="18"/>
        </w:rPr>
        <w:br/>
      </w:r>
      <w:r>
        <w:rPr>
          <w:rFonts w:ascii="Helvetica" w:hAnsi="Helvetica" w:cs="Helvetica"/>
          <w:color w:val="323232"/>
          <w:sz w:val="18"/>
          <w:szCs w:val="18"/>
        </w:rPr>
        <w:t>注意</w:t>
      </w:r>
      <w:r>
        <w:rPr>
          <w:rFonts w:ascii="Helvetica" w:hAnsi="Helvetica" w:cs="Helvetica"/>
          <w:color w:val="323232"/>
          <w:sz w:val="18"/>
          <w:szCs w:val="18"/>
        </w:rPr>
        <w:t>:css3</w:t>
      </w:r>
      <w:r>
        <w:rPr>
          <w:rFonts w:ascii="Helvetica" w:hAnsi="Helvetica" w:cs="Helvetica"/>
          <w:color w:val="323232"/>
          <w:sz w:val="18"/>
          <w:szCs w:val="18"/>
        </w:rPr>
        <w:t>为了</w:t>
      </w:r>
      <w:proofErr w:type="gramStart"/>
      <w:r>
        <w:rPr>
          <w:rFonts w:ascii="Helvetica" w:hAnsi="Helvetica" w:cs="Helvetica"/>
          <w:color w:val="323232"/>
          <w:sz w:val="18"/>
          <w:szCs w:val="18"/>
        </w:rPr>
        <w:t>区分伪类和</w:t>
      </w:r>
      <w:proofErr w:type="gramEnd"/>
      <w:r>
        <w:rPr>
          <w:rFonts w:ascii="Helvetica" w:hAnsi="Helvetica" w:cs="Helvetica"/>
          <w:color w:val="323232"/>
          <w:sz w:val="18"/>
          <w:szCs w:val="18"/>
        </w:rPr>
        <w:t>伪元素，</w:t>
      </w:r>
      <w:proofErr w:type="gramStart"/>
      <w:r>
        <w:rPr>
          <w:rFonts w:ascii="Helvetica" w:hAnsi="Helvetica" w:cs="Helvetica"/>
          <w:color w:val="323232"/>
          <w:sz w:val="18"/>
          <w:szCs w:val="18"/>
        </w:rPr>
        <w:t>规定伪类前面</w:t>
      </w:r>
      <w:proofErr w:type="gramEnd"/>
      <w:r>
        <w:rPr>
          <w:rFonts w:ascii="Helvetica" w:hAnsi="Helvetica" w:cs="Helvetica"/>
          <w:color w:val="323232"/>
          <w:sz w:val="18"/>
          <w:szCs w:val="18"/>
        </w:rPr>
        <w:t>有一个冒号，伪元素前面有两个冒号</w:t>
      </w:r>
      <w:r>
        <w:rPr>
          <w:rFonts w:ascii="Helvetica" w:hAnsi="Helvetica" w:cs="Helvetica"/>
          <w:color w:val="323232"/>
          <w:sz w:val="18"/>
          <w:szCs w:val="18"/>
        </w:rPr>
        <w:br/>
      </w:r>
      <w:r>
        <w:rPr>
          <w:rFonts w:ascii="Helvetica" w:hAnsi="Helvetica" w:cs="Helvetica"/>
          <w:color w:val="323232"/>
          <w:sz w:val="18"/>
          <w:szCs w:val="18"/>
        </w:rPr>
        <w:t>常用伪元素</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before</w:t>
      </w:r>
      <w:r>
        <w:rPr>
          <w:rStyle w:val="HTML"/>
          <w:rFonts w:ascii="Consolas" w:hAnsi="Consolas" w:cs="Consolas"/>
          <w:color w:val="333333"/>
        </w:rPr>
        <w:t xml:space="preserve"> </w:t>
      </w:r>
      <w:r>
        <w:rPr>
          <w:rStyle w:val="HTML"/>
          <w:rFonts w:ascii="Consolas" w:hAnsi="Consolas" w:cs="Consolas"/>
          <w:color w:val="333333"/>
        </w:rPr>
        <w:t>作为作用元素的第一个子节点插入</w:t>
      </w:r>
      <w:r>
        <w:rPr>
          <w:rStyle w:val="HTML"/>
          <w:rFonts w:ascii="Consolas" w:hAnsi="Consolas" w:cs="Consolas"/>
          <w:color w:val="333333"/>
        </w:rPr>
        <w:t>dom</w:t>
      </w:r>
      <w:r>
        <w:rPr>
          <w:rStyle w:val="HTML"/>
          <w:rFonts w:ascii="Consolas" w:hAnsi="Consolas" w:cs="Consolas"/>
          <w:color w:val="333333"/>
        </w:rPr>
        <w:t>中</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after</w:t>
      </w:r>
      <w:r>
        <w:rPr>
          <w:rStyle w:val="HTML"/>
          <w:rFonts w:ascii="Consolas" w:hAnsi="Consolas" w:cs="Consolas"/>
          <w:color w:val="333333"/>
        </w:rPr>
        <w:t xml:space="preserve"> </w:t>
      </w:r>
      <w:r>
        <w:rPr>
          <w:rStyle w:val="HTML"/>
          <w:rFonts w:ascii="Consolas" w:hAnsi="Consolas" w:cs="Consolas"/>
          <w:color w:val="333333"/>
        </w:rPr>
        <w:t>作为作用元素的最后</w:t>
      </w:r>
      <w:proofErr w:type="gramStart"/>
      <w:r>
        <w:rPr>
          <w:rStyle w:val="HTML"/>
          <w:rFonts w:ascii="Consolas" w:hAnsi="Consolas" w:cs="Consolas"/>
          <w:color w:val="333333"/>
        </w:rPr>
        <w:t>一</w:t>
      </w:r>
      <w:proofErr w:type="gramEnd"/>
      <w:r>
        <w:rPr>
          <w:rStyle w:val="HTML"/>
          <w:rFonts w:ascii="Consolas" w:hAnsi="Consolas" w:cs="Consolas"/>
          <w:color w:val="333333"/>
        </w:rPr>
        <w:t>个子节点插入</w:t>
      </w:r>
      <w:r>
        <w:rPr>
          <w:rStyle w:val="HTML"/>
          <w:rFonts w:ascii="Consolas" w:hAnsi="Consolas" w:cs="Consolas"/>
          <w:color w:val="333333"/>
        </w:rPr>
        <w:t>dom</w:t>
      </w:r>
      <w:r>
        <w:rPr>
          <w:rStyle w:val="HTML"/>
          <w:rFonts w:ascii="Consolas" w:hAnsi="Consolas" w:cs="Consolas"/>
          <w:color w:val="333333"/>
        </w:rPr>
        <w:t>中</w:t>
      </w:r>
    </w:p>
    <w:p w:rsidR="008B633A" w:rsidRDefault="008B633A" w:rsidP="008B633A">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2.</w:t>
      </w:r>
      <w:r>
        <w:rPr>
          <w:rFonts w:ascii="Helvetica" w:hAnsi="Helvetica" w:cs="Helvetica"/>
          <w:b w:val="0"/>
          <w:bCs w:val="0"/>
          <w:color w:val="323232"/>
          <w:sz w:val="27"/>
          <w:szCs w:val="27"/>
        </w:rPr>
        <w:t>区别与联系</w:t>
      </w:r>
    </w:p>
    <w:p w:rsidR="008B633A" w:rsidRDefault="008B633A" w:rsidP="008B633A">
      <w:pPr>
        <w:widowControl/>
        <w:numPr>
          <w:ilvl w:val="0"/>
          <w:numId w:val="1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联系：都是通过选择器为元素添加样式</w:t>
      </w:r>
    </w:p>
    <w:p w:rsidR="008B633A" w:rsidRDefault="008B633A" w:rsidP="008B633A">
      <w:pPr>
        <w:widowControl/>
        <w:numPr>
          <w:ilvl w:val="0"/>
          <w:numId w:val="1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区别</w:t>
      </w:r>
      <w:r>
        <w:rPr>
          <w:rFonts w:ascii="Helvetica" w:hAnsi="Helvetica" w:cs="Helvetica"/>
          <w:color w:val="323232"/>
          <w:sz w:val="18"/>
          <w:szCs w:val="18"/>
        </w:rPr>
        <w:t>:</w:t>
      </w:r>
      <w:r>
        <w:rPr>
          <w:rFonts w:ascii="Helvetica" w:hAnsi="Helvetica" w:cs="Helvetica"/>
          <w:color w:val="323232"/>
          <w:sz w:val="18"/>
          <w:szCs w:val="18"/>
        </w:rPr>
        <w:t>伪元素会创建一个元素，但不是真正的</w:t>
      </w:r>
      <w:r>
        <w:rPr>
          <w:rFonts w:ascii="Helvetica" w:hAnsi="Helvetica" w:cs="Helvetica"/>
          <w:color w:val="323232"/>
          <w:sz w:val="18"/>
          <w:szCs w:val="18"/>
        </w:rPr>
        <w:t>Html</w:t>
      </w:r>
      <w:r>
        <w:rPr>
          <w:rFonts w:ascii="Helvetica" w:hAnsi="Helvetica" w:cs="Helvetica"/>
          <w:color w:val="323232"/>
          <w:sz w:val="18"/>
          <w:szCs w:val="18"/>
        </w:rPr>
        <w:t>元素，</w:t>
      </w:r>
      <w:proofErr w:type="gramStart"/>
      <w:r>
        <w:rPr>
          <w:rFonts w:ascii="Helvetica" w:hAnsi="Helvetica" w:cs="Helvetica"/>
          <w:color w:val="323232"/>
          <w:sz w:val="18"/>
          <w:szCs w:val="18"/>
        </w:rPr>
        <w:t>伪类相当于</w:t>
      </w:r>
      <w:proofErr w:type="gramEnd"/>
      <w:r>
        <w:rPr>
          <w:rFonts w:ascii="Helvetica" w:hAnsi="Helvetica" w:cs="Helvetica"/>
          <w:color w:val="323232"/>
          <w:sz w:val="18"/>
          <w:szCs w:val="18"/>
        </w:rPr>
        <w:t>为一个元素创建一个</w:t>
      </w:r>
      <w:r>
        <w:rPr>
          <w:rFonts w:ascii="Helvetica" w:hAnsi="Helvetica" w:cs="Helvetica"/>
          <w:color w:val="323232"/>
          <w:sz w:val="18"/>
          <w:szCs w:val="18"/>
        </w:rPr>
        <w:t>class</w:t>
      </w:r>
      <w:r>
        <w:rPr>
          <w:rFonts w:ascii="Helvetica" w:hAnsi="Helvetica" w:cs="Helvetica"/>
          <w:color w:val="323232"/>
          <w:sz w:val="18"/>
          <w:szCs w:val="18"/>
        </w:rPr>
        <w:t>样式</w:t>
      </w:r>
    </w:p>
    <w:p w:rsidR="008B633A" w:rsidRDefault="008B633A" w:rsidP="008B633A">
      <w:pPr>
        <w:pStyle w:val="4"/>
        <w:shd w:val="clear" w:color="auto" w:fill="FFFFFF"/>
        <w:spacing w:before="150" w:after="150"/>
        <w:ind w:left="720"/>
        <w:rPr>
          <w:rFonts w:ascii="inherit" w:hAnsi="inherit" w:cs="Helvetica"/>
          <w:b w:val="0"/>
          <w:bCs w:val="0"/>
          <w:color w:val="323232"/>
          <w:sz w:val="27"/>
          <w:szCs w:val="27"/>
        </w:rPr>
      </w:pPr>
      <w:r>
        <w:rPr>
          <w:rFonts w:ascii="inherit" w:hAnsi="inherit" w:cs="Helvetica"/>
          <w:b w:val="0"/>
          <w:bCs w:val="0"/>
          <w:color w:val="323232"/>
          <w:sz w:val="27"/>
          <w:szCs w:val="27"/>
        </w:rPr>
        <w:t>四、自定义控件的原理</w:t>
      </w:r>
    </w:p>
    <w:p w:rsidR="008B633A" w:rsidRDefault="008B633A" w:rsidP="008B633A">
      <w:pPr>
        <w:shd w:val="clear" w:color="auto" w:fill="FFFFFF"/>
        <w:spacing w:beforeAutospacing="1" w:afterAutospacing="1"/>
        <w:ind w:left="720"/>
        <w:rPr>
          <w:rFonts w:ascii="Helvetica" w:hAnsi="Helvetica" w:cs="Helvetica"/>
          <w:color w:val="323232"/>
          <w:sz w:val="18"/>
          <w:szCs w:val="18"/>
        </w:rPr>
      </w:pPr>
      <w:r>
        <w:rPr>
          <w:rFonts w:ascii="Helvetica" w:hAnsi="Helvetica" w:cs="Helvetica"/>
          <w:color w:val="323232"/>
          <w:sz w:val="18"/>
          <w:szCs w:val="18"/>
        </w:rPr>
        <w:t>隐藏原生</w:t>
      </w:r>
      <w:r>
        <w:rPr>
          <w:rFonts w:ascii="Helvetica" w:hAnsi="Helvetica" w:cs="Helvetica"/>
          <w:color w:val="323232"/>
          <w:sz w:val="18"/>
          <w:szCs w:val="18"/>
        </w:rPr>
        <w:t>input</w:t>
      </w:r>
      <w:r>
        <w:rPr>
          <w:rFonts w:ascii="Helvetica" w:hAnsi="Helvetica" w:cs="Helvetica"/>
          <w:color w:val="323232"/>
          <w:sz w:val="18"/>
          <w:szCs w:val="18"/>
        </w:rPr>
        <w:t>标签，使用</w:t>
      </w:r>
      <w:r>
        <w:rPr>
          <w:rFonts w:ascii="Helvetica" w:hAnsi="Helvetica" w:cs="Helvetica"/>
          <w:color w:val="323232"/>
          <w:sz w:val="18"/>
          <w:szCs w:val="18"/>
        </w:rPr>
        <w:t>label</w:t>
      </w:r>
      <w:r>
        <w:rPr>
          <w:rFonts w:ascii="Helvetica" w:hAnsi="Helvetica" w:cs="Helvetica"/>
          <w:color w:val="323232"/>
          <w:sz w:val="18"/>
          <w:szCs w:val="18"/>
        </w:rPr>
        <w:t>，并且给之加样式来实现自定义控件</w:t>
      </w:r>
      <w:r>
        <w:rPr>
          <w:rFonts w:ascii="Helvetica" w:hAnsi="Helvetica" w:cs="Helvetica"/>
          <w:color w:val="323232"/>
          <w:sz w:val="18"/>
          <w:szCs w:val="18"/>
        </w:rPr>
        <w:br/>
        <w:t>html</w:t>
      </w:r>
      <w:r>
        <w:rPr>
          <w:rFonts w:ascii="Helvetica" w:hAnsi="Helvetica" w:cs="Helvetica"/>
          <w:color w:val="323232"/>
          <w:sz w:val="18"/>
          <w:szCs w:val="1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meta"/>
          <w:rFonts w:ascii="Consolas" w:hAnsi="Consolas" w:cs="Consolas"/>
          <w:b/>
          <w:bCs/>
          <w:color w:val="999999"/>
        </w:rPr>
        <w:t>&lt;!DOCTYPE</w:t>
      </w:r>
      <w:proofErr w:type="gramEnd"/>
      <w:r>
        <w:rPr>
          <w:rStyle w:val="hljs-meta"/>
          <w:rFonts w:ascii="Consolas" w:hAnsi="Consolas" w:cs="Consolas"/>
          <w:b/>
          <w:bCs/>
          <w:color w:val="999999"/>
        </w:rPr>
        <w:t xml:space="preserve"> html&gt;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html</w:t>
      </w:r>
      <w:r>
        <w:rPr>
          <w:rStyle w:val="hljs-tag"/>
          <w:rFonts w:ascii="Consolas" w:hAnsi="Consolas" w:cs="Consolas"/>
          <w:color w:val="000080"/>
        </w:rPr>
        <w:t xml:space="preserve"> </w:t>
      </w:r>
      <w:proofErr w:type="gramStart"/>
      <w:r>
        <w:rPr>
          <w:rStyle w:val="hljs-attr"/>
          <w:rFonts w:ascii="Consolas" w:hAnsi="Consolas" w:cs="Consolas"/>
          <w:color w:val="008080"/>
        </w:rPr>
        <w:t>lang</w:t>
      </w:r>
      <w:proofErr w:type="gramEnd"/>
      <w:r>
        <w:rPr>
          <w:rStyle w:val="hljs-tag"/>
          <w:rFonts w:ascii="Consolas" w:hAnsi="Consolas" w:cs="Consolas"/>
          <w:color w:val="000080"/>
        </w:rPr>
        <w:t>=</w:t>
      </w:r>
      <w:r>
        <w:rPr>
          <w:rStyle w:val="hljs-string"/>
          <w:rFonts w:ascii="Consolas" w:hAnsi="Consolas" w:cs="Consolas"/>
          <w:color w:val="DD1144"/>
        </w:rPr>
        <w:t>"en"</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head</w:t>
      </w:r>
      <w:proofErr w:type="gramEnd"/>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proofErr w:type="gramStart"/>
      <w:r>
        <w:rPr>
          <w:rStyle w:val="hljs-name"/>
          <w:rFonts w:ascii="Consolas" w:hAnsi="Consolas" w:cs="Consolas"/>
          <w:color w:val="000080"/>
        </w:rPr>
        <w:t>meta</w:t>
      </w:r>
      <w:proofErr w:type="gramEnd"/>
      <w:r>
        <w:rPr>
          <w:rStyle w:val="hljs-tag"/>
          <w:rFonts w:ascii="Consolas" w:hAnsi="Consolas" w:cs="Consolas"/>
          <w:color w:val="000080"/>
        </w:rPr>
        <w:t xml:space="preserve"> </w:t>
      </w:r>
      <w:r>
        <w:rPr>
          <w:rStyle w:val="hljs-attr"/>
          <w:rFonts w:ascii="Consolas" w:hAnsi="Consolas" w:cs="Consolas"/>
          <w:color w:val="008080"/>
        </w:rPr>
        <w:t>charset</w:t>
      </w:r>
      <w:r>
        <w:rPr>
          <w:rStyle w:val="hljs-tag"/>
          <w:rFonts w:ascii="Consolas" w:hAnsi="Consolas" w:cs="Consolas"/>
          <w:color w:val="000080"/>
        </w:rPr>
        <w:t>=</w:t>
      </w:r>
      <w:r>
        <w:rPr>
          <w:rStyle w:val="hljs-string"/>
          <w:rFonts w:ascii="Consolas" w:hAnsi="Consolas" w:cs="Consolas"/>
          <w:color w:val="DD1144"/>
        </w:rPr>
        <w:t>"UTF-8"</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title</w:t>
      </w:r>
      <w:r>
        <w:rPr>
          <w:rStyle w:val="hljs-tag"/>
          <w:rFonts w:ascii="Consolas" w:hAnsi="Consolas" w:cs="Consolas"/>
          <w:color w:val="000080"/>
        </w:rPr>
        <w:t>&gt;</w:t>
      </w:r>
      <w:r>
        <w:rPr>
          <w:rStyle w:val="HTML"/>
          <w:rFonts w:ascii="Consolas" w:hAnsi="Consolas" w:cs="Consolas"/>
          <w:color w:val="333333"/>
        </w:rPr>
        <w:t>自定义</w:t>
      </w:r>
      <w:r>
        <w:rPr>
          <w:rStyle w:val="HTML"/>
          <w:rFonts w:ascii="Consolas" w:hAnsi="Consolas" w:cs="Consolas"/>
          <w:color w:val="333333"/>
        </w:rPr>
        <w:t>checkbox,radio</w:t>
      </w:r>
      <w:r>
        <w:rPr>
          <w:rStyle w:val="HTML"/>
          <w:rFonts w:ascii="Consolas" w:hAnsi="Consolas" w:cs="Consolas"/>
          <w:color w:val="333333"/>
        </w:rPr>
        <w:t>样式</w:t>
      </w:r>
      <w:r>
        <w:rPr>
          <w:rStyle w:val="hljs-tag"/>
          <w:rFonts w:ascii="Consolas" w:hAnsi="Consolas" w:cs="Consolas"/>
          <w:color w:val="000080"/>
        </w:rPr>
        <w:t>&lt;/</w:t>
      </w:r>
      <w:r>
        <w:rPr>
          <w:rStyle w:val="hljs-name"/>
          <w:rFonts w:ascii="Consolas" w:hAnsi="Consolas" w:cs="Consolas"/>
          <w:color w:val="000080"/>
        </w:rPr>
        <w:t>title</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link</w:t>
      </w:r>
      <w:r>
        <w:rPr>
          <w:rStyle w:val="hljs-tag"/>
          <w:rFonts w:ascii="Consolas" w:hAnsi="Consolas" w:cs="Consolas"/>
          <w:color w:val="000080"/>
        </w:rPr>
        <w:t xml:space="preserve"> </w:t>
      </w:r>
      <w:r>
        <w:rPr>
          <w:rStyle w:val="hljs-attr"/>
          <w:rFonts w:ascii="Consolas" w:hAnsi="Consolas" w:cs="Consolas"/>
          <w:color w:val="008080"/>
        </w:rPr>
        <w:t>rel</w:t>
      </w:r>
      <w:r>
        <w:rPr>
          <w:rStyle w:val="hljs-tag"/>
          <w:rFonts w:ascii="Consolas" w:hAnsi="Consolas" w:cs="Consolas"/>
          <w:color w:val="000080"/>
        </w:rPr>
        <w:t>=</w:t>
      </w:r>
      <w:r>
        <w:rPr>
          <w:rStyle w:val="hljs-string"/>
          <w:rFonts w:ascii="Consolas" w:hAnsi="Consolas" w:cs="Consolas"/>
          <w:color w:val="DD1144"/>
        </w:rPr>
        <w:t>"stylesheet"</w:t>
      </w:r>
      <w:r>
        <w:rPr>
          <w:rStyle w:val="hljs-tag"/>
          <w:rFonts w:ascii="Consolas" w:hAnsi="Consolas" w:cs="Consolas"/>
          <w:color w:val="000080"/>
        </w:rPr>
        <w:t xml:space="preserve"> </w:t>
      </w:r>
      <w:r>
        <w:rPr>
          <w:rStyle w:val="hljs-attr"/>
          <w:rFonts w:ascii="Consolas" w:hAnsi="Consolas" w:cs="Consolas"/>
          <w:color w:val="008080"/>
        </w:rPr>
        <w:t>href</w:t>
      </w:r>
      <w:r>
        <w:rPr>
          <w:rStyle w:val="hljs-tag"/>
          <w:rFonts w:ascii="Consolas" w:hAnsi="Consolas" w:cs="Consolas"/>
          <w:color w:val="000080"/>
        </w:rPr>
        <w:t>=</w:t>
      </w:r>
      <w:r>
        <w:rPr>
          <w:rStyle w:val="hljs-string"/>
          <w:rFonts w:ascii="Consolas" w:hAnsi="Consolas" w:cs="Consolas"/>
          <w:color w:val="DD1144"/>
        </w:rPr>
        <w:t>"index.css"</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head</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body</w:t>
      </w:r>
      <w:proofErr w:type="gramEnd"/>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'wrap'</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h2</w:t>
      </w:r>
      <w:r>
        <w:rPr>
          <w:rStyle w:val="hljs-tag"/>
          <w:rFonts w:ascii="Consolas" w:hAnsi="Consolas" w:cs="Consolas"/>
          <w:color w:val="000080"/>
        </w:rPr>
        <w:t>&gt;</w:t>
      </w:r>
      <w:r>
        <w:rPr>
          <w:rStyle w:val="HTML"/>
          <w:rFonts w:ascii="Consolas" w:hAnsi="Consolas" w:cs="Consolas"/>
          <w:color w:val="333333"/>
        </w:rPr>
        <w:t>伪元素实现：</w:t>
      </w:r>
      <w:r>
        <w:rPr>
          <w:rStyle w:val="hljs-tag"/>
          <w:rFonts w:ascii="Consolas" w:hAnsi="Consolas" w:cs="Consolas"/>
          <w:color w:val="000080"/>
        </w:rPr>
        <w:t>&lt;/</w:t>
      </w:r>
      <w:r>
        <w:rPr>
          <w:rStyle w:val="hljs-name"/>
          <w:rFonts w:ascii="Consolas" w:hAnsi="Consolas" w:cs="Consolas"/>
          <w:color w:val="000080"/>
        </w:rPr>
        <w:t>h2</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"sex</w:t>
      </w:r>
      <w:proofErr w:type="gramStart"/>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id</w:t>
      </w:r>
      <w:proofErr w:type="gramEnd"/>
      <w:r>
        <w:rPr>
          <w:rStyle w:val="hljs-tag"/>
          <w:rFonts w:ascii="Consolas" w:hAnsi="Consolas" w:cs="Consolas"/>
          <w:color w:val="000080"/>
        </w:rPr>
        <w:t>=</w:t>
      </w:r>
      <w:r>
        <w:rPr>
          <w:rStyle w:val="hljs-string"/>
          <w:rFonts w:ascii="Consolas" w:hAnsi="Consolas" w:cs="Consolas"/>
          <w:color w:val="DD1144"/>
        </w:rPr>
        <w:t>"radioBox"</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"radios"</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"radioBox"</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"sex</w:t>
      </w:r>
      <w:proofErr w:type="gramStart"/>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id</w:t>
      </w:r>
      <w:proofErr w:type="gramEnd"/>
      <w:r>
        <w:rPr>
          <w:rStyle w:val="hljs-tag"/>
          <w:rFonts w:ascii="Consolas" w:hAnsi="Consolas" w:cs="Consolas"/>
          <w:color w:val="000080"/>
        </w:rPr>
        <w:t>=</w:t>
      </w:r>
      <w:r>
        <w:rPr>
          <w:rStyle w:val="hljs-string"/>
          <w:rFonts w:ascii="Consolas" w:hAnsi="Consolas" w:cs="Consolas"/>
          <w:color w:val="DD1144"/>
        </w:rPr>
        <w:t>"radioBox1"</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"radios"</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"radioBox1"</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h2</w:t>
      </w:r>
      <w:r>
        <w:rPr>
          <w:rStyle w:val="hljs-tag"/>
          <w:rFonts w:ascii="Consolas" w:hAnsi="Consolas" w:cs="Consolas"/>
          <w:color w:val="000080"/>
        </w:rPr>
        <w:t>&gt;</w:t>
      </w:r>
      <w:proofErr w:type="gramStart"/>
      <w:r>
        <w:rPr>
          <w:rStyle w:val="HTML"/>
          <w:rFonts w:ascii="Consolas" w:hAnsi="Consolas" w:cs="Consolas"/>
          <w:color w:val="333333"/>
        </w:rPr>
        <w:t>雪碧图</w:t>
      </w:r>
      <w:proofErr w:type="gramEnd"/>
      <w:r>
        <w:rPr>
          <w:rStyle w:val="HTML"/>
          <w:rFonts w:ascii="Consolas" w:hAnsi="Consolas" w:cs="Consolas"/>
          <w:color w:val="333333"/>
        </w:rPr>
        <w:t>实现：</w:t>
      </w:r>
      <w:r>
        <w:rPr>
          <w:rStyle w:val="hljs-tag"/>
          <w:rFonts w:ascii="Consolas" w:hAnsi="Consolas" w:cs="Consolas"/>
          <w:color w:val="000080"/>
        </w:rPr>
        <w:t>&lt;/</w:t>
      </w:r>
      <w:r>
        <w:rPr>
          <w:rStyle w:val="hljs-name"/>
          <w:rFonts w:ascii="Consolas" w:hAnsi="Consolas" w:cs="Consolas"/>
          <w:color w:val="000080"/>
        </w:rPr>
        <w:t>h2</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"checkbox"</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"checkBox_sprit"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"checkBox_sprit"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"checkBox_sprit"</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"sex1</w:t>
      </w:r>
      <w:proofErr w:type="gramStart"/>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id</w:t>
      </w:r>
      <w:proofErr w:type="gramEnd"/>
      <w:r>
        <w:rPr>
          <w:rStyle w:val="hljs-tag"/>
          <w:rFonts w:ascii="Consolas" w:hAnsi="Consolas" w:cs="Consolas"/>
          <w:color w:val="000080"/>
        </w:rPr>
        <w:t>=</w:t>
      </w:r>
      <w:r>
        <w:rPr>
          <w:rStyle w:val="hljs-string"/>
          <w:rFonts w:ascii="Consolas" w:hAnsi="Consolas" w:cs="Consolas"/>
          <w:color w:val="DD1144"/>
        </w:rPr>
        <w:t>"radioBox_sprit"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 radioBox_sprit"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"radioBox_sprit"</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"sex1</w:t>
      </w:r>
      <w:proofErr w:type="gramStart"/>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id</w:t>
      </w:r>
      <w:proofErr w:type="gramEnd"/>
      <w:r>
        <w:rPr>
          <w:rStyle w:val="hljs-tag"/>
          <w:rFonts w:ascii="Consolas" w:hAnsi="Consolas" w:cs="Consolas"/>
          <w:color w:val="000080"/>
        </w:rPr>
        <w:t>=</w:t>
      </w:r>
      <w:r>
        <w:rPr>
          <w:rStyle w:val="hljs-string"/>
          <w:rFonts w:ascii="Consolas" w:hAnsi="Consolas" w:cs="Consolas"/>
          <w:color w:val="DD1144"/>
        </w:rPr>
        <w:t>"radioBox1_sprit"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 radioBox_sprit"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"radioBox1_sprit"</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body</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html</w:t>
      </w:r>
      <w:r>
        <w:rPr>
          <w:rStyle w:val="hljs-tag"/>
          <w:rFonts w:ascii="Consolas" w:hAnsi="Consolas" w:cs="Consolas"/>
          <w:color w:val="000080"/>
        </w:rPr>
        <w:t>&gt;</w:t>
      </w:r>
    </w:p>
    <w:p w:rsidR="008B633A" w:rsidRDefault="008B633A" w:rsidP="008B633A">
      <w:pPr>
        <w:widowControl/>
        <w:numPr>
          <w:ilvl w:val="0"/>
          <w:numId w:val="1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伪元素方法实现</w:t>
      </w:r>
      <w:r>
        <w:rPr>
          <w:rFonts w:ascii="Helvetica" w:hAnsi="Helvetica" w:cs="Helvetica"/>
          <w:color w:val="323232"/>
          <w:sz w:val="18"/>
          <w:szCs w:val="18"/>
        </w:rPr>
        <w:br/>
      </w:r>
      <w:r>
        <w:rPr>
          <w:rFonts w:ascii="Helvetica" w:hAnsi="Helvetica" w:cs="Helvetica"/>
          <w:color w:val="323232"/>
          <w:sz w:val="18"/>
          <w:szCs w:val="18"/>
        </w:rPr>
        <w:t>使用</w:t>
      </w:r>
      <w:r>
        <w:rPr>
          <w:rStyle w:val="HTML"/>
          <w:rFonts w:ascii="Consolas" w:hAnsi="Consolas" w:cs="Consolas"/>
          <w:color w:val="C7254E"/>
          <w:sz w:val="18"/>
          <w:szCs w:val="18"/>
          <w:shd w:val="clear" w:color="auto" w:fill="F9F2F4"/>
        </w:rPr>
        <w:t>:checked</w:t>
      </w:r>
      <w:proofErr w:type="gramStart"/>
      <w:r>
        <w:rPr>
          <w:rFonts w:ascii="Helvetica" w:hAnsi="Helvetica" w:cs="Helvetica"/>
          <w:color w:val="323232"/>
          <w:sz w:val="18"/>
          <w:szCs w:val="18"/>
        </w:rPr>
        <w:t>伪类和</w:t>
      </w:r>
      <w:proofErr w:type="gramEnd"/>
      <w:r>
        <w:rPr>
          <w:rStyle w:val="HTML"/>
          <w:rFonts w:ascii="Consolas" w:hAnsi="Consolas" w:cs="Consolas"/>
          <w:color w:val="C7254E"/>
          <w:sz w:val="18"/>
          <w:szCs w:val="18"/>
          <w:shd w:val="clear" w:color="auto" w:fill="F9F2F4"/>
        </w:rPr>
        <w:t>::after</w:t>
      </w:r>
      <w:r>
        <w:rPr>
          <w:rFonts w:ascii="Helvetica" w:hAnsi="Helvetica" w:cs="Helvetica"/>
          <w:color w:val="323232"/>
          <w:sz w:val="18"/>
          <w:szCs w:val="18"/>
        </w:rPr>
        <w:t>伪元素</w:t>
      </w:r>
      <w:r>
        <w:rPr>
          <w:rFonts w:ascii="Helvetica" w:hAnsi="Helvetica" w:cs="Helvetica"/>
          <w:color w:val="323232"/>
          <w:sz w:val="18"/>
          <w:szCs w:val="18"/>
        </w:rPr>
        <w:t>,</w:t>
      </w:r>
      <w:r>
        <w:rPr>
          <w:rFonts w:ascii="Helvetica" w:hAnsi="Helvetica" w:cs="Helvetica"/>
          <w:color w:val="323232"/>
          <w:sz w:val="18"/>
          <w:szCs w:val="18"/>
        </w:rPr>
        <w:t>当控件选中时添加伪元素到</w:t>
      </w:r>
      <w:r>
        <w:rPr>
          <w:rStyle w:val="HTML"/>
          <w:rFonts w:ascii="Consolas" w:hAnsi="Consolas" w:cs="Consolas"/>
          <w:color w:val="C7254E"/>
          <w:sz w:val="18"/>
          <w:szCs w:val="18"/>
          <w:shd w:val="clear" w:color="auto" w:fill="F9F2F4"/>
        </w:rPr>
        <w:t>label</w:t>
      </w:r>
      <w:r>
        <w:rPr>
          <w:rFonts w:ascii="Helvetica" w:hAnsi="Helvetica" w:cs="Helvetica"/>
          <w:color w:val="323232"/>
          <w:sz w:val="18"/>
          <w:szCs w:val="18"/>
        </w:rPr>
        <w:t>标签中：</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Fonts w:ascii="Helvetica" w:hAnsi="Helvetica" w:cs="Helvetica"/>
          <w:color w:val="323232"/>
          <w:sz w:val="18"/>
          <w:szCs w:val="18"/>
        </w:rPr>
        <w:t>css</w:t>
      </w:r>
      <w:proofErr w:type="gramEnd"/>
      <w:r>
        <w:rPr>
          <w:rFonts w:ascii="Helvetica" w:hAnsi="Helvetica" w:cs="Helvetica"/>
          <w:color w:val="323232"/>
          <w:sz w:val="18"/>
          <w:szCs w:val="1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lastRenderedPageBreak/>
        <w:t>.</w:t>
      </w:r>
      <w:proofErr w:type="gramStart"/>
      <w:r>
        <w:rPr>
          <w:rStyle w:val="hljs-selector-class"/>
          <w:rFonts w:ascii="Consolas" w:hAnsi="Consolas" w:cs="Consolas"/>
          <w:color w:val="333333"/>
        </w:rPr>
        <w:t>checkbox</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margin-bottom</w:t>
      </w:r>
      <w:proofErr w:type="gramEnd"/>
      <w:r>
        <w:rPr>
          <w:rStyle w:val="HTML"/>
          <w:rFonts w:ascii="Consolas" w:hAnsi="Consolas" w:cs="Consolas"/>
          <w:color w:val="333333"/>
        </w:rPr>
        <w:t xml:space="preserve">: </w:t>
      </w:r>
      <w:r>
        <w:rPr>
          <w:rStyle w:val="hljs-number"/>
          <w:rFonts w:ascii="Consolas" w:hAnsi="Consolas" w:cs="Consolas"/>
          <w:color w:val="008080"/>
        </w:rPr>
        <w:t>30px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font-weight</w:t>
      </w:r>
      <w:proofErr w:type="gramEnd"/>
      <w:r>
        <w:rPr>
          <w:rStyle w:val="HTML"/>
          <w:rFonts w:ascii="Consolas" w:hAnsi="Consolas" w:cs="Consolas"/>
          <w:color w:val="333333"/>
        </w:rPr>
        <w:t xml:space="preserve">: </w:t>
      </w:r>
      <w:r>
        <w:rPr>
          <w:rStyle w:val="hljs-number"/>
          <w:rFonts w:ascii="Consolas" w:hAnsi="Consolas" w:cs="Consolas"/>
          <w:color w:val="008080"/>
        </w:rPr>
        <w:t>700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w:t>
      </w:r>
      <w:r>
        <w:rPr>
          <w:rStyle w:val="HTML"/>
          <w:rFonts w:ascii="Consolas" w:hAnsi="Consolas" w:cs="Consolas"/>
          <w:color w:val="333333"/>
        </w:rPr>
        <w:t>+</w:t>
      </w:r>
      <w:r>
        <w:rPr>
          <w:rStyle w:val="hljs-selector-tag"/>
          <w:rFonts w:ascii="Consolas" w:hAnsi="Consolas" w:cs="Consolas"/>
          <w:b/>
          <w:bCs/>
          <w:color w:val="333333"/>
        </w:rPr>
        <w:t>label</w:t>
      </w:r>
      <w:proofErr w:type="gramStart"/>
      <w:r>
        <w:rPr>
          <w:rStyle w:val="HTML"/>
          <w:rFonts w:ascii="Consolas" w:hAnsi="Consolas" w:cs="Consolas"/>
          <w:color w:val="333333"/>
        </w:rPr>
        <w:t>,</w:t>
      </w:r>
      <w:r>
        <w:rPr>
          <w:rStyle w:val="hljs-selector-class"/>
          <w:rFonts w:ascii="Consolas" w:hAnsi="Consolas" w:cs="Consolas"/>
          <w:color w:val="333333"/>
        </w:rPr>
        <w:t>.</w:t>
      </w:r>
      <w:proofErr w:type="gramEnd"/>
      <w:r>
        <w:rPr>
          <w:rStyle w:val="hljs-selector-class"/>
          <w:rFonts w:ascii="Consolas" w:hAnsi="Consolas" w:cs="Consolas"/>
          <w:color w:val="333333"/>
        </w:rPr>
        <w:t>radios</w:t>
      </w:r>
      <w:r>
        <w:rPr>
          <w:rStyle w:val="HTML"/>
          <w:rFonts w:ascii="Consolas" w:hAnsi="Consolas" w:cs="Consolas"/>
          <w:color w:val="333333"/>
        </w:rPr>
        <w:t>+</w:t>
      </w:r>
      <w:r>
        <w:rPr>
          <w:rStyle w:val="hljs-selector-tag"/>
          <w:rFonts w:ascii="Consolas" w:hAnsi="Consolas" w:cs="Consolas"/>
          <w:b/>
          <w:bCs/>
          <w:color w:val="333333"/>
        </w:rPr>
        <w:t>label</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r>
        <w:rPr>
          <w:rStyle w:val="HTML"/>
          <w:rFonts w:ascii="Consolas" w:hAnsi="Consolas" w:cs="Consolas"/>
          <w:color w:val="333333"/>
        </w:rPr>
        <w:t>:</w:t>
      </w:r>
      <w:proofErr w:type="gramEnd"/>
      <w:r>
        <w:rPr>
          <w:rStyle w:val="hljs-number"/>
          <w:rFonts w:ascii="Consolas" w:hAnsi="Consolas" w:cs="Consolas"/>
          <w:color w:val="008080"/>
        </w:rPr>
        <w:t>16px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16px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r>
        <w:rPr>
          <w:rStyle w:val="HTML"/>
          <w:rFonts w:ascii="Consolas" w:hAnsi="Consolas" w:cs="Consolas"/>
          <w:color w:val="333333"/>
        </w:rPr>
        <w:t>:</w:t>
      </w:r>
      <w:proofErr w:type="gramEnd"/>
      <w:r>
        <w:rPr>
          <w:rStyle w:val="hljs-number"/>
          <w:rFonts w:ascii="Consolas" w:hAnsi="Consolas" w:cs="Consolas"/>
          <w:color w:val="008080"/>
        </w:rPr>
        <w:t>1px</w:t>
      </w:r>
      <w:r>
        <w:rPr>
          <w:rStyle w:val="HTML"/>
          <w:rFonts w:ascii="Consolas" w:hAnsi="Consolas" w:cs="Consolas"/>
          <w:color w:val="333333"/>
        </w:rPr>
        <w:t xml:space="preserve"> solid </w:t>
      </w:r>
      <w:r>
        <w:rPr>
          <w:rStyle w:val="hljs-number"/>
          <w:rFonts w:ascii="Consolas" w:hAnsi="Consolas" w:cs="Consolas"/>
          <w:color w:val="008080"/>
        </w:rPr>
        <w:t>#d9d9d9</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display</w:t>
      </w:r>
      <w:proofErr w:type="gramEnd"/>
      <w:r>
        <w:rPr>
          <w:rStyle w:val="HTML"/>
          <w:rFonts w:ascii="Consolas" w:hAnsi="Consolas" w:cs="Consolas"/>
          <w:color w:val="333333"/>
        </w:rPr>
        <w:t>: -webkit-flex;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display</w:t>
      </w:r>
      <w:r>
        <w:rPr>
          <w:rStyle w:val="HTML"/>
          <w:rFonts w:ascii="Consolas" w:hAnsi="Consolas" w:cs="Consolas"/>
          <w:color w:val="333333"/>
        </w:rPr>
        <w:t>:</w:t>
      </w:r>
      <w:proofErr w:type="gramEnd"/>
      <w:r>
        <w:rPr>
          <w:rStyle w:val="HTML"/>
          <w:rFonts w:ascii="Consolas" w:hAnsi="Consolas" w:cs="Consolas"/>
          <w:color w:val="333333"/>
        </w:rPr>
        <w:t>flex;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w:t>
      </w:r>
      <w:proofErr w:type="gramStart"/>
      <w:r>
        <w:rPr>
          <w:rStyle w:val="hljs-selector-pseudo"/>
          <w:rFonts w:ascii="Consolas" w:hAnsi="Consolas" w:cs="Consolas"/>
          <w:color w:val="333333"/>
        </w:rPr>
        <w:t>:checked</w:t>
      </w:r>
      <w:proofErr w:type="gramEnd"/>
      <w:r>
        <w:rPr>
          <w:rStyle w:val="hljs-selector-pseudo"/>
          <w:rFonts w:ascii="Consolas" w:hAnsi="Consolas" w:cs="Consolas"/>
          <w:color w:val="333333"/>
        </w:rPr>
        <w:t>+label</w:t>
      </w:r>
      <w:r>
        <w:rPr>
          <w:rStyle w:val="HTML"/>
          <w:rFonts w:ascii="Consolas" w:hAnsi="Consolas" w:cs="Consolas"/>
          <w:color w:val="333333"/>
        </w:rPr>
        <w:t>,</w:t>
      </w:r>
      <w:r>
        <w:rPr>
          <w:rStyle w:val="hljs-selector-class"/>
          <w:rFonts w:ascii="Consolas" w:hAnsi="Consolas" w:cs="Consolas"/>
          <w:color w:val="333333"/>
        </w:rPr>
        <w:t>.radios</w:t>
      </w:r>
      <w:r>
        <w:rPr>
          <w:rStyle w:val="hljs-selector-pseudo"/>
          <w:rFonts w:ascii="Consolas" w:hAnsi="Consolas" w:cs="Consolas"/>
          <w:color w:val="333333"/>
        </w:rPr>
        <w:t>:checked+label</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r>
        <w:rPr>
          <w:rStyle w:val="HTML"/>
          <w:rFonts w:ascii="Consolas" w:hAnsi="Consolas" w:cs="Consolas"/>
          <w:color w:val="333333"/>
        </w:rPr>
        <w:t>:</w:t>
      </w:r>
      <w:proofErr w:type="gramEnd"/>
      <w:r>
        <w:rPr>
          <w:rStyle w:val="hljs-number"/>
          <w:rFonts w:ascii="Consolas" w:hAnsi="Consolas" w:cs="Consolas"/>
          <w:color w:val="008080"/>
        </w:rPr>
        <w:t>1px</w:t>
      </w:r>
      <w:r>
        <w:rPr>
          <w:rStyle w:val="HTML"/>
          <w:rFonts w:ascii="Consolas" w:hAnsi="Consolas" w:cs="Consolas"/>
          <w:color w:val="333333"/>
        </w:rPr>
        <w:t xml:space="preserve"> solid </w:t>
      </w:r>
      <w:r>
        <w:rPr>
          <w:rStyle w:val="hljs-number"/>
          <w:rFonts w:ascii="Consolas" w:hAnsi="Consolas" w:cs="Consolas"/>
          <w:color w:val="008080"/>
        </w:rPr>
        <w:t>#d73d32</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font-weight</w:t>
      </w:r>
      <w:proofErr w:type="gramEnd"/>
      <w:r>
        <w:rPr>
          <w:rStyle w:val="HTML"/>
          <w:rFonts w:ascii="Consolas" w:hAnsi="Consolas" w:cs="Consolas"/>
          <w:color w:val="333333"/>
        </w:rPr>
        <w:t xml:space="preserve">: </w:t>
      </w:r>
      <w:r>
        <w:rPr>
          <w:rStyle w:val="hljs-number"/>
          <w:rFonts w:ascii="Consolas" w:hAnsi="Consolas" w:cs="Consolas"/>
          <w:color w:val="008080"/>
        </w:rPr>
        <w:t>700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w:t>
      </w:r>
      <w:proofErr w:type="gramStart"/>
      <w:r>
        <w:rPr>
          <w:rStyle w:val="hljs-selector-pseudo"/>
          <w:rFonts w:ascii="Consolas" w:hAnsi="Consolas" w:cs="Consolas"/>
          <w:color w:val="333333"/>
        </w:rPr>
        <w:t>:checked</w:t>
      </w:r>
      <w:proofErr w:type="gramEnd"/>
      <w:r>
        <w:rPr>
          <w:rStyle w:val="hljs-selector-pseudo"/>
          <w:rFonts w:ascii="Consolas" w:hAnsi="Consolas" w:cs="Consolas"/>
          <w:color w:val="333333"/>
        </w:rPr>
        <w:t>+label::after</w:t>
      </w:r>
      <w:r>
        <w:rPr>
          <w:rStyle w:val="HTML"/>
          <w:rFonts w:ascii="Consolas" w:hAnsi="Consolas" w:cs="Consolas"/>
          <w:color w:val="333333"/>
        </w:rPr>
        <w:t>,</w:t>
      </w:r>
      <w:r>
        <w:rPr>
          <w:rStyle w:val="hljs-selector-class"/>
          <w:rFonts w:ascii="Consolas" w:hAnsi="Consolas" w:cs="Consolas"/>
          <w:color w:val="333333"/>
        </w:rPr>
        <w:t>.radios</w:t>
      </w:r>
      <w:r>
        <w:rPr>
          <w:rStyle w:val="hljs-selector-pseudo"/>
          <w:rFonts w:ascii="Consolas" w:hAnsi="Consolas" w:cs="Consolas"/>
          <w:color w:val="333333"/>
        </w:rPr>
        <w:t>:checked+label::after</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margin</w:t>
      </w:r>
      <w:proofErr w:type="gramEnd"/>
      <w:r>
        <w:rPr>
          <w:rStyle w:val="HTML"/>
          <w:rFonts w:ascii="Consolas" w:hAnsi="Consolas" w:cs="Consolas"/>
          <w:color w:val="333333"/>
        </w:rPr>
        <w:t>: auto;</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HTML"/>
          <w:rFonts w:ascii="Consolas" w:hAnsi="Consolas" w:cs="Consolas"/>
          <w:color w:val="333333"/>
        </w:rPr>
        <w:t xml:space="preserve">: </w:t>
      </w:r>
      <w:r>
        <w:rPr>
          <w:rStyle w:val="hljs-string"/>
          <w:rFonts w:ascii="Consolas" w:hAnsi="Consolas" w:cs="Consolas"/>
          <w:color w:val="DD1144"/>
        </w:rPr>
        <w:t>'2714'</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color</w:t>
      </w:r>
      <w:proofErr w:type="gramEnd"/>
      <w:r>
        <w:rPr>
          <w:rStyle w:val="HTML"/>
          <w:rFonts w:ascii="Consolas" w:hAnsi="Consolas" w:cs="Consolas"/>
          <w:color w:val="333333"/>
        </w:rPr>
        <w:t>: red;</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r>
        <w:rPr>
          <w:rStyle w:val="HTML"/>
          <w:rFonts w:ascii="Consolas" w:hAnsi="Consolas" w:cs="Consolas"/>
          <w:color w:val="333333"/>
        </w:rPr>
        <w:t>:</w:t>
      </w:r>
      <w:proofErr w:type="gramEnd"/>
      <w:r>
        <w:rPr>
          <w:rStyle w:val="hljs-number"/>
          <w:rFonts w:ascii="Consolas" w:hAnsi="Consolas" w:cs="Consolas"/>
          <w:color w:val="008080"/>
        </w:rPr>
        <w:t>8px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r>
        <w:rPr>
          <w:rStyle w:val="HTML"/>
          <w:rFonts w:ascii="Consolas" w:hAnsi="Consolas" w:cs="Consolas"/>
          <w:color w:val="333333"/>
        </w:rPr>
        <w:t>:</w:t>
      </w:r>
      <w:proofErr w:type="gramEnd"/>
      <w:r>
        <w:rPr>
          <w:rStyle w:val="hljs-number"/>
          <w:rFonts w:ascii="Consolas" w:hAnsi="Consolas" w:cs="Consolas"/>
          <w:color w:val="008080"/>
        </w:rPr>
        <w:t>8px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line-height</w:t>
      </w:r>
      <w:proofErr w:type="gramEnd"/>
      <w:r>
        <w:rPr>
          <w:rStyle w:val="HTML"/>
          <w:rFonts w:ascii="Consolas" w:hAnsi="Consolas" w:cs="Consolas"/>
          <w:color w:val="333333"/>
        </w:rPr>
        <w:t xml:space="preserve">: </w:t>
      </w:r>
      <w:r>
        <w:rPr>
          <w:rStyle w:val="hljs-number"/>
          <w:rFonts w:ascii="Consolas" w:hAnsi="Consolas" w:cs="Consolas"/>
          <w:color w:val="008080"/>
        </w:rPr>
        <w:t>8px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text-</w:t>
      </w:r>
      <w:proofErr w:type="gramEnd"/>
      <w:r>
        <w:rPr>
          <w:rStyle w:val="hljs-attribute"/>
          <w:rFonts w:ascii="Consolas" w:hAnsi="Consolas" w:cs="Consolas"/>
          <w:color w:val="000080"/>
        </w:rPr>
        <w:t>align</w:t>
      </w:r>
      <w:r>
        <w:rPr>
          <w:rStyle w:val="HTML"/>
          <w:rFonts w:ascii="Consolas" w:hAnsi="Consolas" w:cs="Consolas"/>
          <w:color w:val="333333"/>
        </w:rPr>
        <w:t>: center;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font-size</w:t>
      </w:r>
      <w:proofErr w:type="gramEnd"/>
      <w:r>
        <w:rPr>
          <w:rStyle w:val="HTML"/>
          <w:rFonts w:ascii="Consolas" w:hAnsi="Consolas" w:cs="Consolas"/>
          <w:color w:val="333333"/>
        </w:rPr>
        <w:t xml:space="preserve">: </w:t>
      </w:r>
      <w:r>
        <w:rPr>
          <w:rStyle w:val="hljs-number"/>
          <w:rFonts w:ascii="Consolas" w:hAnsi="Consolas" w:cs="Consolas"/>
          <w:color w:val="008080"/>
        </w:rPr>
        <w:t>12px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selector-tag"/>
          <w:rFonts w:ascii="Consolas" w:hAnsi="Consolas" w:cs="Consolas"/>
          <w:b/>
          <w:bCs/>
          <w:color w:val="333333"/>
        </w:rPr>
        <w:t>input</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margin</w:t>
      </w:r>
      <w:r>
        <w:rPr>
          <w:rStyle w:val="HTML"/>
          <w:rFonts w:ascii="Consolas" w:hAnsi="Consolas" w:cs="Consolas"/>
          <w:color w:val="333333"/>
        </w:rPr>
        <w:t>:</w:t>
      </w:r>
      <w:proofErr w:type="gramEnd"/>
      <w:r>
        <w:rPr>
          <w:rStyle w:val="hljs-number"/>
          <w:rFonts w:ascii="Consolas" w:hAnsi="Consolas" w:cs="Consolas"/>
          <w:color w:val="008080"/>
        </w:rPr>
        <w:t>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display</w:t>
      </w:r>
      <w:proofErr w:type="gramEnd"/>
      <w:r>
        <w:rPr>
          <w:rStyle w:val="HTML"/>
          <w:rFonts w:ascii="Consolas" w:hAnsi="Consolas" w:cs="Consolas"/>
          <w:color w:val="333333"/>
        </w:rPr>
        <w:t>: none;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radio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w:t>
      </w:r>
      <w:proofErr w:type="gramStart"/>
      <w:r>
        <w:rPr>
          <w:rStyle w:val="hljs-selector-class"/>
          <w:rFonts w:ascii="Consolas" w:hAnsi="Consolas" w:cs="Consolas"/>
          <w:color w:val="333333"/>
        </w:rPr>
        <w:t>radio</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display</w:t>
      </w:r>
      <w:proofErr w:type="gramEnd"/>
      <w:r>
        <w:rPr>
          <w:rStyle w:val="HTML"/>
          <w:rFonts w:ascii="Consolas" w:hAnsi="Consolas" w:cs="Consolas"/>
          <w:color w:val="333333"/>
        </w:rPr>
        <w:t>: -webkit-flex;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display</w:t>
      </w:r>
      <w:proofErr w:type="gramEnd"/>
      <w:r>
        <w:rPr>
          <w:rStyle w:val="HTML"/>
          <w:rFonts w:ascii="Consolas" w:hAnsi="Consolas" w:cs="Consolas"/>
          <w:color w:val="333333"/>
        </w:rPr>
        <w:t>: flex;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50px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-webkit-justify-content</w:t>
      </w:r>
      <w:r>
        <w:rPr>
          <w:rStyle w:val="HTML"/>
          <w:rFonts w:ascii="Consolas" w:hAnsi="Consolas" w:cs="Consolas"/>
          <w:color w:val="333333"/>
        </w:rPr>
        <w:t>: space-between;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justify-content</w:t>
      </w:r>
      <w:proofErr w:type="gramEnd"/>
      <w:r>
        <w:rPr>
          <w:rStyle w:val="HTML"/>
          <w:rFonts w:ascii="Consolas" w:hAnsi="Consolas" w:cs="Consolas"/>
          <w:color w:val="333333"/>
        </w:rPr>
        <w:t>: space-between;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.radios</w:t>
      </w:r>
      <w:r>
        <w:rPr>
          <w:rStyle w:val="HTML"/>
          <w:rFonts w:ascii="Consolas" w:hAnsi="Consolas" w:cs="Consolas"/>
          <w:color w:val="333333"/>
        </w:rPr>
        <w:t>+</w:t>
      </w:r>
      <w:proofErr w:type="gramStart"/>
      <w:r>
        <w:rPr>
          <w:rStyle w:val="hljs-selector-tag"/>
          <w:rFonts w:ascii="Consolas" w:hAnsi="Consolas" w:cs="Consolas"/>
          <w:b/>
          <w:bCs/>
          <w:color w:val="333333"/>
        </w:rPr>
        <w:t>label</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HTML"/>
          <w:rFonts w:ascii="Consolas" w:hAnsi="Consolas" w:cs="Consolas"/>
          <w:color w:val="333333"/>
        </w:rPr>
        <w:t xml:space="preserve">: </w:t>
      </w:r>
      <w:r>
        <w:rPr>
          <w:rStyle w:val="hljs-number"/>
          <w:rFonts w:ascii="Consolas" w:hAnsi="Consolas" w:cs="Consolas"/>
          <w:color w:val="008080"/>
        </w:rPr>
        <w:t>50%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.radios</w:t>
      </w:r>
      <w:proofErr w:type="gramStart"/>
      <w:r>
        <w:rPr>
          <w:rStyle w:val="hljs-selector-pseudo"/>
          <w:rFonts w:ascii="Consolas" w:hAnsi="Consolas" w:cs="Consolas"/>
          <w:color w:val="333333"/>
        </w:rPr>
        <w:t>:checked</w:t>
      </w:r>
      <w:proofErr w:type="gramEnd"/>
      <w:r>
        <w:rPr>
          <w:rStyle w:val="hljs-selector-pseudo"/>
          <w:rFonts w:ascii="Consolas" w:hAnsi="Consolas" w:cs="Consolas"/>
          <w:color w:val="333333"/>
        </w:rPr>
        <w:t>+label::after</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HTML"/>
          <w:rFonts w:ascii="Consolas" w:hAnsi="Consolas" w:cs="Consolas"/>
          <w:color w:val="333333"/>
        </w:rPr>
        <w:t xml:space="preserve">: </w:t>
      </w:r>
      <w:r>
        <w:rPr>
          <w:rStyle w:val="hljs-number"/>
          <w:rFonts w:ascii="Consolas" w:hAnsi="Consolas" w:cs="Consolas"/>
          <w:color w:val="008080"/>
        </w:rPr>
        <w:t>50%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r>
        <w:rPr>
          <w:rStyle w:val="HTML"/>
          <w:rFonts w:ascii="Consolas" w:hAnsi="Consolas" w:cs="Consolas"/>
          <w:color w:val="333333"/>
        </w:rPr>
        <w:t>:</w:t>
      </w:r>
      <w:proofErr w:type="gramEnd"/>
      <w:r>
        <w:rPr>
          <w:rStyle w:val="hljs-number"/>
          <w:rFonts w:ascii="Consolas" w:hAnsi="Consolas" w:cs="Consolas"/>
          <w:color w:val="008080"/>
        </w:rPr>
        <w:t>8px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r>
        <w:rPr>
          <w:rStyle w:val="HTML"/>
          <w:rFonts w:ascii="Consolas" w:hAnsi="Consolas" w:cs="Consolas"/>
          <w:color w:val="333333"/>
        </w:rPr>
        <w:t>:</w:t>
      </w:r>
      <w:proofErr w:type="gramEnd"/>
      <w:r>
        <w:rPr>
          <w:rStyle w:val="hljs-number"/>
          <w:rFonts w:ascii="Consolas" w:hAnsi="Consolas" w:cs="Consolas"/>
          <w:color w:val="008080"/>
        </w:rPr>
        <w:t>8px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line-height</w:t>
      </w:r>
      <w:proofErr w:type="gramEnd"/>
      <w:r>
        <w:rPr>
          <w:rStyle w:val="HTML"/>
          <w:rFonts w:ascii="Consolas" w:hAnsi="Consolas" w:cs="Consolas"/>
          <w:color w:val="333333"/>
        </w:rPr>
        <w:t xml:space="preserve">: </w:t>
      </w:r>
      <w:r>
        <w:rPr>
          <w:rStyle w:val="hljs-number"/>
          <w:rFonts w:ascii="Consolas" w:hAnsi="Consolas" w:cs="Consolas"/>
          <w:color w:val="008080"/>
        </w:rPr>
        <w:t>8px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HTML"/>
          <w:rFonts w:ascii="Consolas" w:hAnsi="Consolas" w:cs="Consolas"/>
          <w:color w:val="333333"/>
        </w:rPr>
        <w:t xml:space="preserve">: </w:t>
      </w:r>
      <w:r>
        <w:rPr>
          <w:rStyle w:val="hljs-string"/>
          <w:rFonts w:ascii="Consolas" w:hAnsi="Consolas" w:cs="Consolas"/>
          <w:color w:val="DD1144"/>
        </w:rPr>
        <w:t>' '</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w:t>
      </w:r>
      <w:proofErr w:type="gramEnd"/>
      <w:r>
        <w:rPr>
          <w:rStyle w:val="HTML"/>
          <w:rFonts w:ascii="Consolas" w:hAnsi="Consolas" w:cs="Consolas"/>
          <w:color w:val="333333"/>
        </w:rPr>
        <w:t xml:space="preserve">: </w:t>
      </w:r>
      <w:r>
        <w:rPr>
          <w:rStyle w:val="hljs-number"/>
          <w:rFonts w:ascii="Consolas" w:hAnsi="Consolas" w:cs="Consolas"/>
          <w:color w:val="008080"/>
        </w:rPr>
        <w:t>#d73d32</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43" w:history="1">
        <w:r>
          <w:rPr>
            <w:rStyle w:val="a4"/>
            <w:rFonts w:ascii="Helvetica" w:hAnsi="Helvetica" w:cs="Helvetica"/>
            <w:color w:val="38BA72"/>
            <w:sz w:val="18"/>
            <w:szCs w:val="18"/>
            <w:u w:val="none"/>
          </w:rPr>
          <w:t>效果展示</w:t>
        </w:r>
      </w:hyperlink>
      <w:r>
        <w:rPr>
          <w:rFonts w:ascii="Helvetica" w:hAnsi="Helvetica" w:cs="Helvetica"/>
          <w:color w:val="323232"/>
          <w:sz w:val="18"/>
          <w:szCs w:val="18"/>
        </w:rPr>
        <w:br/>
      </w:r>
      <w:hyperlink r:id="rId44" w:history="1">
        <w:r>
          <w:rPr>
            <w:rStyle w:val="a4"/>
            <w:rFonts w:ascii="Helvetica" w:hAnsi="Helvetica" w:cs="Helvetica"/>
            <w:color w:val="38BA72"/>
            <w:sz w:val="18"/>
            <w:szCs w:val="18"/>
            <w:u w:val="none"/>
          </w:rPr>
          <w:t>源码地址</w:t>
        </w:r>
      </w:hyperlink>
    </w:p>
    <w:p w:rsidR="008B633A" w:rsidRDefault="008B633A" w:rsidP="008B633A">
      <w:pPr>
        <w:widowControl/>
        <w:numPr>
          <w:ilvl w:val="0"/>
          <w:numId w:val="15"/>
        </w:numPr>
        <w:shd w:val="clear" w:color="auto" w:fill="FFFFFF"/>
        <w:spacing w:before="100" w:beforeAutospacing="1" w:after="100" w:afterAutospacing="1"/>
        <w:jc w:val="left"/>
        <w:rPr>
          <w:rFonts w:ascii="Helvetica" w:hAnsi="Helvetica" w:cs="Helvetica"/>
          <w:color w:val="323232"/>
          <w:sz w:val="18"/>
          <w:szCs w:val="18"/>
        </w:rPr>
      </w:pPr>
      <w:proofErr w:type="gramStart"/>
      <w:r>
        <w:rPr>
          <w:rFonts w:ascii="Helvetica" w:hAnsi="Helvetica" w:cs="Helvetica"/>
          <w:color w:val="323232"/>
          <w:sz w:val="18"/>
          <w:szCs w:val="18"/>
        </w:rPr>
        <w:t>雪碧图</w:t>
      </w:r>
      <w:proofErr w:type="gramEnd"/>
      <w:r>
        <w:rPr>
          <w:rFonts w:ascii="Helvetica" w:hAnsi="Helvetica" w:cs="Helvetica"/>
          <w:color w:val="323232"/>
          <w:sz w:val="18"/>
          <w:szCs w:val="18"/>
        </w:rPr>
        <w:t>实现方法</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给</w:t>
      </w:r>
      <w:r>
        <w:rPr>
          <w:rFonts w:ascii="Helvetica" w:hAnsi="Helvetica" w:cs="Helvetica"/>
          <w:color w:val="323232"/>
          <w:sz w:val="18"/>
          <w:szCs w:val="18"/>
        </w:rPr>
        <w:t>label</w:t>
      </w:r>
      <w:r>
        <w:rPr>
          <w:rFonts w:ascii="Helvetica" w:hAnsi="Helvetica" w:cs="Helvetica"/>
          <w:color w:val="323232"/>
          <w:sz w:val="18"/>
          <w:szCs w:val="18"/>
        </w:rPr>
        <w:t>加一个背景图片，并通过设置选中状态时的</w:t>
      </w:r>
      <w:r>
        <w:rPr>
          <w:rStyle w:val="HTML"/>
          <w:rFonts w:ascii="Consolas" w:hAnsi="Consolas" w:cs="Consolas"/>
          <w:color w:val="C7254E"/>
          <w:sz w:val="18"/>
          <w:szCs w:val="18"/>
          <w:shd w:val="clear" w:color="auto" w:fill="F9F2F4"/>
        </w:rPr>
        <w:t>background-position</w:t>
      </w:r>
      <w:r>
        <w:rPr>
          <w:rFonts w:ascii="Helvetica" w:hAnsi="Helvetica" w:cs="Helvetica"/>
          <w:color w:val="323232"/>
          <w:sz w:val="18"/>
          <w:szCs w:val="18"/>
        </w:rPr>
        <w:t>属性</w:t>
      </w:r>
      <w:r>
        <w:rPr>
          <w:rFonts w:ascii="Helvetica" w:hAnsi="Helvetica" w:cs="Helvetica"/>
          <w:color w:val="323232"/>
          <w:sz w:val="18"/>
          <w:szCs w:val="18"/>
        </w:rPr>
        <w:br/>
        <w:t>css:</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.checkBox_sprit</w:t>
      </w:r>
      <w:r>
        <w:rPr>
          <w:rStyle w:val="HTML"/>
          <w:rFonts w:ascii="Consolas" w:hAnsi="Consolas" w:cs="Consolas"/>
          <w:color w:val="333333"/>
        </w:rPr>
        <w:t>+</w:t>
      </w:r>
      <w:r>
        <w:rPr>
          <w:rStyle w:val="hljs-selector-tag"/>
          <w:rFonts w:ascii="Consolas" w:hAnsi="Consolas" w:cs="Consolas"/>
          <w:b/>
          <w:bCs/>
          <w:color w:val="333333"/>
        </w:rPr>
        <w:t>label</w:t>
      </w:r>
      <w:proofErr w:type="gramStart"/>
      <w:r>
        <w:rPr>
          <w:rStyle w:val="HTML"/>
          <w:rFonts w:ascii="Consolas" w:hAnsi="Consolas" w:cs="Consolas"/>
          <w:color w:val="333333"/>
        </w:rPr>
        <w:t>,</w:t>
      </w:r>
      <w:r>
        <w:rPr>
          <w:rStyle w:val="hljs-selector-class"/>
          <w:rFonts w:ascii="Consolas" w:hAnsi="Consolas" w:cs="Consolas"/>
          <w:color w:val="333333"/>
        </w:rPr>
        <w:t>.</w:t>
      </w:r>
      <w:proofErr w:type="gramEnd"/>
      <w:r>
        <w:rPr>
          <w:rStyle w:val="hljs-selector-class"/>
          <w:rFonts w:ascii="Consolas" w:hAnsi="Consolas" w:cs="Consolas"/>
          <w:color w:val="333333"/>
        </w:rPr>
        <w:t>radioBox_sprit</w:t>
      </w:r>
      <w:r>
        <w:rPr>
          <w:rStyle w:val="HTML"/>
          <w:rFonts w:ascii="Consolas" w:hAnsi="Consolas" w:cs="Consolas"/>
          <w:color w:val="333333"/>
        </w:rPr>
        <w:t>+</w:t>
      </w:r>
      <w:r>
        <w:rPr>
          <w:rStyle w:val="hljs-selector-tag"/>
          <w:rFonts w:ascii="Consolas" w:hAnsi="Consolas" w:cs="Consolas"/>
          <w:b/>
          <w:bCs/>
          <w:color w:val="333333"/>
        </w:rPr>
        <w:t>label</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16px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r>
        <w:rPr>
          <w:rStyle w:val="HTML"/>
          <w:rFonts w:ascii="Consolas" w:hAnsi="Consolas" w:cs="Consolas"/>
          <w:color w:val="333333"/>
        </w:rPr>
        <w:t>:</w:t>
      </w:r>
      <w:proofErr w:type="gramEnd"/>
      <w:r>
        <w:rPr>
          <w:rStyle w:val="hljs-number"/>
          <w:rFonts w:ascii="Consolas" w:hAnsi="Consolas" w:cs="Consolas"/>
          <w:color w:val="008080"/>
        </w:rPr>
        <w:t>16px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r>
        <w:rPr>
          <w:rStyle w:val="HTML"/>
          <w:rFonts w:ascii="Consolas" w:hAnsi="Consolas" w:cs="Consolas"/>
          <w:color w:val="333333"/>
        </w:rPr>
        <w:t>:</w:t>
      </w:r>
      <w:proofErr w:type="gramEnd"/>
      <w:r>
        <w:rPr>
          <w:rStyle w:val="HTML"/>
          <w:rFonts w:ascii="Consolas" w:hAnsi="Consolas" w:cs="Consolas"/>
          <w:color w:val="333333"/>
        </w:rPr>
        <w:t>none;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ibute"/>
          <w:rFonts w:ascii="Consolas" w:hAnsi="Consolas" w:cs="Consolas"/>
          <w:color w:val="000080"/>
        </w:rPr>
        <w:t>display</w:t>
      </w:r>
      <w:proofErr w:type="gramEnd"/>
      <w:r>
        <w:rPr>
          <w:rStyle w:val="HTML"/>
          <w:rFonts w:ascii="Consolas" w:hAnsi="Consolas" w:cs="Consolas"/>
          <w:color w:val="333333"/>
        </w:rPr>
        <w:t>: inline-block;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w:t>
      </w:r>
      <w:r>
        <w:rPr>
          <w:rStyle w:val="HTML"/>
          <w:rFonts w:ascii="Consolas" w:hAnsi="Consolas" w:cs="Consolas"/>
          <w:color w:val="333333"/>
        </w:rPr>
        <w:t>:</w:t>
      </w:r>
      <w:proofErr w:type="gramEnd"/>
      <w:r>
        <w:rPr>
          <w:rStyle w:val="hljs-builtin"/>
          <w:rFonts w:ascii="Consolas" w:hAnsi="Consolas" w:cs="Consolas"/>
          <w:color w:val="0086B3"/>
        </w:rPr>
        <w:t>url</w:t>
      </w:r>
      <w:r>
        <w:rPr>
          <w:rStyle w:val="HTML"/>
          <w:rFonts w:ascii="Consolas" w:hAnsi="Consolas" w:cs="Consolas"/>
          <w:color w:val="333333"/>
        </w:rPr>
        <w:t>(</w:t>
      </w:r>
      <w:r>
        <w:rPr>
          <w:rStyle w:val="hljs-string"/>
          <w:rFonts w:ascii="Consolas" w:hAnsi="Consolas" w:cs="Consolas"/>
          <w:color w:val="DD1144"/>
        </w:rPr>
        <w:t>'bg.png'</w:t>
      </w:r>
      <w:r>
        <w:rPr>
          <w:rStyle w:val="HTML"/>
          <w:rFonts w:ascii="Consolas" w:hAnsi="Consolas" w:cs="Consolas"/>
          <w:color w:val="333333"/>
        </w:rPr>
        <w:t>) no-repeat;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.checkBox_sprit</w:t>
      </w:r>
      <w:r>
        <w:rPr>
          <w:rStyle w:val="HTML"/>
          <w:rFonts w:ascii="Consolas" w:hAnsi="Consolas" w:cs="Consolas"/>
          <w:color w:val="333333"/>
        </w:rPr>
        <w:t>+</w:t>
      </w:r>
      <w:proofErr w:type="gramStart"/>
      <w:r>
        <w:rPr>
          <w:rStyle w:val="hljs-selector-tag"/>
          <w:rFonts w:ascii="Consolas" w:hAnsi="Consolas" w:cs="Consolas"/>
          <w:b/>
          <w:bCs/>
          <w:color w:val="333333"/>
        </w:rPr>
        <w:t>label</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w:t>
      </w:r>
      <w:r>
        <w:rPr>
          <w:rStyle w:val="hljs-number"/>
          <w:rFonts w:ascii="Consolas" w:hAnsi="Consolas" w:cs="Consolas"/>
          <w:color w:val="008080"/>
        </w:rPr>
        <w:t>25px</w:t>
      </w:r>
      <w:r>
        <w:rPr>
          <w:rStyle w:val="HTML"/>
          <w:rFonts w:ascii="Consolas" w:hAnsi="Consolas" w:cs="Consolas"/>
          <w:color w:val="333333"/>
        </w:rPr>
        <w:t xml:space="preserve"> -</w:t>
      </w:r>
      <w:r>
        <w:rPr>
          <w:rStyle w:val="hljs-number"/>
          <w:rFonts w:ascii="Consolas" w:hAnsi="Consolas" w:cs="Consolas"/>
          <w:color w:val="008080"/>
        </w:rPr>
        <w:t>32px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.radioBox_sprit</w:t>
      </w:r>
      <w:r>
        <w:rPr>
          <w:rStyle w:val="HTML"/>
          <w:rFonts w:ascii="Consolas" w:hAnsi="Consolas" w:cs="Consolas"/>
          <w:color w:val="333333"/>
        </w:rPr>
        <w:t>+</w:t>
      </w:r>
      <w:proofErr w:type="gramStart"/>
      <w:r>
        <w:rPr>
          <w:rStyle w:val="hljs-selector-tag"/>
          <w:rFonts w:ascii="Consolas" w:hAnsi="Consolas" w:cs="Consolas"/>
          <w:b/>
          <w:bCs/>
          <w:color w:val="333333"/>
        </w:rPr>
        <w:t>label</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w:t>
      </w:r>
      <w:r>
        <w:rPr>
          <w:rStyle w:val="hljs-number"/>
          <w:rFonts w:ascii="Consolas" w:hAnsi="Consolas" w:cs="Consolas"/>
          <w:color w:val="008080"/>
        </w:rPr>
        <w:t>24px</w:t>
      </w:r>
      <w:r>
        <w:rPr>
          <w:rStyle w:val="HTML"/>
          <w:rFonts w:ascii="Consolas" w:hAnsi="Consolas" w:cs="Consolas"/>
          <w:color w:val="333333"/>
        </w:rPr>
        <w:t xml:space="preserve"> -</w:t>
      </w:r>
      <w:r>
        <w:rPr>
          <w:rStyle w:val="hljs-number"/>
          <w:rFonts w:ascii="Consolas" w:hAnsi="Consolas" w:cs="Consolas"/>
          <w:color w:val="008080"/>
        </w:rPr>
        <w:t>10px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.checkBox_sprit</w:t>
      </w:r>
      <w:proofErr w:type="gramStart"/>
      <w:r>
        <w:rPr>
          <w:rStyle w:val="hljs-selector-pseudo"/>
          <w:rFonts w:ascii="Consolas" w:hAnsi="Consolas" w:cs="Consolas"/>
          <w:color w:val="333333"/>
        </w:rPr>
        <w:t>:checked</w:t>
      </w:r>
      <w:proofErr w:type="gramEnd"/>
      <w:r>
        <w:rPr>
          <w:rStyle w:val="hljs-selector-pseudo"/>
          <w:rFonts w:ascii="Consolas" w:hAnsi="Consolas" w:cs="Consolas"/>
          <w:color w:val="333333"/>
        </w:rPr>
        <w:t>+label</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w:t>
      </w:r>
      <w:r>
        <w:rPr>
          <w:rStyle w:val="hljs-number"/>
          <w:rFonts w:ascii="Consolas" w:hAnsi="Consolas" w:cs="Consolas"/>
          <w:color w:val="008080"/>
        </w:rPr>
        <w:t>60px</w:t>
      </w:r>
      <w:r>
        <w:rPr>
          <w:rStyle w:val="HTML"/>
          <w:rFonts w:ascii="Consolas" w:hAnsi="Consolas" w:cs="Consolas"/>
          <w:color w:val="333333"/>
        </w:rPr>
        <w:t xml:space="preserve"> -</w:t>
      </w:r>
      <w:r>
        <w:rPr>
          <w:rStyle w:val="hljs-number"/>
          <w:rFonts w:ascii="Consolas" w:hAnsi="Consolas" w:cs="Consolas"/>
          <w:color w:val="008080"/>
        </w:rPr>
        <w:t>32px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.radioBox_sprit</w:t>
      </w:r>
      <w:proofErr w:type="gramStart"/>
      <w:r>
        <w:rPr>
          <w:rStyle w:val="hljs-selector-pseudo"/>
          <w:rFonts w:ascii="Consolas" w:hAnsi="Consolas" w:cs="Consolas"/>
          <w:color w:val="333333"/>
        </w:rPr>
        <w:t>:checked</w:t>
      </w:r>
      <w:proofErr w:type="gramEnd"/>
      <w:r>
        <w:rPr>
          <w:rStyle w:val="hljs-selector-pseudo"/>
          <w:rFonts w:ascii="Consolas" w:hAnsi="Consolas" w:cs="Consolas"/>
          <w:color w:val="333333"/>
        </w:rPr>
        <w:t>+label</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background-position</w:t>
      </w:r>
      <w:proofErr w:type="gramEnd"/>
      <w:r>
        <w:rPr>
          <w:rStyle w:val="HTML"/>
          <w:rFonts w:ascii="Consolas" w:hAnsi="Consolas" w:cs="Consolas"/>
          <w:color w:val="333333"/>
        </w:rPr>
        <w:t>: -</w:t>
      </w:r>
      <w:r>
        <w:rPr>
          <w:rStyle w:val="hljs-number"/>
          <w:rFonts w:ascii="Consolas" w:hAnsi="Consolas" w:cs="Consolas"/>
          <w:color w:val="008080"/>
        </w:rPr>
        <w:t>59px</w:t>
      </w:r>
      <w:r>
        <w:rPr>
          <w:rStyle w:val="HTML"/>
          <w:rFonts w:ascii="Consolas" w:hAnsi="Consolas" w:cs="Consolas"/>
          <w:color w:val="333333"/>
        </w:rPr>
        <w:t xml:space="preserve"> -</w:t>
      </w:r>
      <w:r>
        <w:rPr>
          <w:rStyle w:val="hljs-number"/>
          <w:rFonts w:ascii="Consolas" w:hAnsi="Consolas" w:cs="Consolas"/>
          <w:color w:val="008080"/>
        </w:rPr>
        <w:t>10px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45" w:history="1">
        <w:r>
          <w:rPr>
            <w:rStyle w:val="a4"/>
            <w:rFonts w:ascii="Helvetica" w:hAnsi="Helvetica" w:cs="Helvetica"/>
            <w:color w:val="38BA72"/>
            <w:sz w:val="18"/>
            <w:szCs w:val="18"/>
            <w:u w:val="none"/>
          </w:rPr>
          <w:t>效果展示</w:t>
        </w:r>
      </w:hyperlink>
      <w:r>
        <w:rPr>
          <w:rFonts w:ascii="Helvetica" w:hAnsi="Helvetica" w:cs="Helvetica"/>
          <w:color w:val="323232"/>
          <w:sz w:val="18"/>
          <w:szCs w:val="18"/>
        </w:rPr>
        <w:br/>
      </w:r>
      <w:hyperlink r:id="rId46" w:history="1">
        <w:r>
          <w:rPr>
            <w:rStyle w:val="a4"/>
            <w:rFonts w:ascii="Helvetica" w:hAnsi="Helvetica" w:cs="Helvetica"/>
            <w:color w:val="38BA72"/>
            <w:sz w:val="18"/>
            <w:szCs w:val="18"/>
            <w:u w:val="none"/>
          </w:rPr>
          <w:t>源码地址</w:t>
        </w:r>
      </w:hyperlink>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五</w:t>
      </w:r>
      <w:r>
        <w:rPr>
          <w:rFonts w:ascii="Helvetica" w:hAnsi="Helvetica" w:cs="Helvetica"/>
          <w:b w:val="0"/>
          <w:bCs w:val="0"/>
          <w:color w:val="323232"/>
          <w:sz w:val="36"/>
          <w:szCs w:val="36"/>
        </w:rPr>
        <w:t>. css</w:t>
      </w:r>
      <w:proofErr w:type="gramStart"/>
      <w:r>
        <w:rPr>
          <w:rFonts w:ascii="Helvetica" w:hAnsi="Helvetica" w:cs="Helvetica"/>
          <w:b w:val="0"/>
          <w:bCs w:val="0"/>
          <w:color w:val="323232"/>
          <w:sz w:val="36"/>
          <w:szCs w:val="36"/>
        </w:rPr>
        <w:t>雪碧图</w:t>
      </w:r>
      <w:proofErr w:type="gramEnd"/>
      <w:r>
        <w:rPr>
          <w:rFonts w:ascii="Helvetica" w:hAnsi="Helvetica" w:cs="Helvetica"/>
          <w:b w:val="0"/>
          <w:bCs w:val="0"/>
          <w:color w:val="323232"/>
          <w:sz w:val="36"/>
          <w:szCs w:val="36"/>
        </w:rPr>
        <w:t>和</w:t>
      </w:r>
      <w:r>
        <w:rPr>
          <w:rFonts w:ascii="Helvetica" w:hAnsi="Helvetica" w:cs="Helvetica"/>
          <w:b w:val="0"/>
          <w:bCs w:val="0"/>
          <w:color w:val="323232"/>
          <w:sz w:val="36"/>
          <w:szCs w:val="36"/>
        </w:rPr>
        <w:t>css</w:t>
      </w:r>
      <w:r>
        <w:rPr>
          <w:rFonts w:ascii="Helvetica" w:hAnsi="Helvetica" w:cs="Helvetica"/>
          <w:b w:val="0"/>
          <w:bCs w:val="0"/>
          <w:color w:val="323232"/>
          <w:sz w:val="36"/>
          <w:szCs w:val="36"/>
        </w:rPr>
        <w:t>伪元素两种方法的比较</w:t>
      </w:r>
    </w:p>
    <w:p w:rsidR="008B633A" w:rsidRDefault="008B633A" w:rsidP="008B633A">
      <w:pPr>
        <w:widowControl/>
        <w:numPr>
          <w:ilvl w:val="0"/>
          <w:numId w:val="1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使用伪元素可以不用图片，这样就减少了</w:t>
      </w:r>
      <w:r>
        <w:rPr>
          <w:rFonts w:ascii="Helvetica" w:hAnsi="Helvetica" w:cs="Helvetica"/>
          <w:color w:val="323232"/>
          <w:sz w:val="18"/>
          <w:szCs w:val="18"/>
        </w:rPr>
        <w:t>http</w:t>
      </w:r>
      <w:r>
        <w:rPr>
          <w:rFonts w:ascii="Helvetica" w:hAnsi="Helvetica" w:cs="Helvetica"/>
          <w:color w:val="323232"/>
          <w:sz w:val="18"/>
          <w:szCs w:val="18"/>
        </w:rPr>
        <w:t>的收发次数，提高了网络性能。</w:t>
      </w:r>
    </w:p>
    <w:p w:rsidR="008B633A" w:rsidRDefault="008B633A" w:rsidP="008B633A">
      <w:pPr>
        <w:widowControl/>
        <w:numPr>
          <w:ilvl w:val="0"/>
          <w:numId w:val="1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css</w:t>
      </w:r>
      <w:r>
        <w:rPr>
          <w:rFonts w:ascii="Helvetica" w:hAnsi="Helvetica" w:cs="Helvetica"/>
          <w:color w:val="323232"/>
          <w:sz w:val="18"/>
          <w:szCs w:val="18"/>
        </w:rPr>
        <w:t>雪碧图，可以使还原</w:t>
      </w:r>
      <w:proofErr w:type="gramStart"/>
      <w:r>
        <w:rPr>
          <w:rFonts w:ascii="Helvetica" w:hAnsi="Helvetica" w:cs="Helvetica"/>
          <w:color w:val="323232"/>
          <w:sz w:val="18"/>
          <w:szCs w:val="18"/>
        </w:rPr>
        <w:t>度更加</w:t>
      </w:r>
      <w:proofErr w:type="gramEnd"/>
      <w:r>
        <w:rPr>
          <w:rFonts w:ascii="Helvetica" w:hAnsi="Helvetica" w:cs="Helvetica"/>
          <w:color w:val="323232"/>
          <w:sz w:val="18"/>
          <w:szCs w:val="18"/>
        </w:rPr>
        <w:t>精确，代码量减少。</w:t>
      </w:r>
    </w:p>
    <w:p w:rsidR="008B633A" w:rsidRDefault="008B633A"/>
    <w:p w:rsidR="008B633A" w:rsidRDefault="008B633A" w:rsidP="008B633A">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一、</w:t>
      </w:r>
      <w:r>
        <w:rPr>
          <w:rFonts w:ascii="Helvetica" w:hAnsi="Helvetica" w:cs="Helvetica"/>
          <w:b w:val="0"/>
          <w:bCs w:val="0"/>
          <w:color w:val="323232"/>
          <w:sz w:val="54"/>
          <w:szCs w:val="54"/>
        </w:rPr>
        <w:t>label</w:t>
      </w:r>
      <w:r>
        <w:rPr>
          <w:rFonts w:ascii="Helvetica" w:hAnsi="Helvetica" w:cs="Helvetica"/>
          <w:b w:val="0"/>
          <w:bCs w:val="0"/>
          <w:color w:val="323232"/>
          <w:sz w:val="54"/>
          <w:szCs w:val="54"/>
        </w:rPr>
        <w:t>标签</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HTML5</w:t>
      </w:r>
      <w:r>
        <w:rPr>
          <w:rFonts w:ascii="Helvetica" w:hAnsi="Helvetica" w:cs="Helvetica"/>
          <w:color w:val="323232"/>
          <w:sz w:val="18"/>
          <w:szCs w:val="18"/>
        </w:rPr>
        <w:t>中的</w:t>
      </w:r>
      <w:r>
        <w:rPr>
          <w:rFonts w:ascii="Helvetica" w:hAnsi="Helvetica" w:cs="Helvetica"/>
          <w:color w:val="323232"/>
          <w:sz w:val="18"/>
          <w:szCs w:val="18"/>
        </w:rPr>
        <w:t>label</w:t>
      </w:r>
      <w:r>
        <w:rPr>
          <w:rFonts w:ascii="Helvetica" w:hAnsi="Helvetica" w:cs="Helvetica"/>
          <w:color w:val="323232"/>
          <w:sz w:val="18"/>
          <w:szCs w:val="18"/>
        </w:rPr>
        <w:t>标签为</w:t>
      </w:r>
      <w:r>
        <w:rPr>
          <w:rFonts w:ascii="Helvetica" w:hAnsi="Helvetica" w:cs="Helvetica"/>
          <w:color w:val="323232"/>
          <w:sz w:val="18"/>
          <w:szCs w:val="18"/>
        </w:rPr>
        <w:t xml:space="preserve"> input </w:t>
      </w:r>
      <w:r>
        <w:rPr>
          <w:rFonts w:ascii="Helvetica" w:hAnsi="Helvetica" w:cs="Helvetica"/>
          <w:color w:val="323232"/>
          <w:sz w:val="18"/>
          <w:szCs w:val="18"/>
        </w:rPr>
        <w:t>元素定义标签（</w:t>
      </w:r>
      <w:r>
        <w:rPr>
          <w:rFonts w:ascii="Helvetica" w:hAnsi="Helvetica" w:cs="Helvetica"/>
          <w:color w:val="323232"/>
          <w:sz w:val="18"/>
          <w:szCs w:val="18"/>
        </w:rPr>
        <w:t>label</w:t>
      </w:r>
      <w:r>
        <w:rPr>
          <w:rFonts w:ascii="Helvetica" w:hAnsi="Helvetica" w:cs="Helvetica"/>
          <w:color w:val="323232"/>
          <w:sz w:val="18"/>
          <w:szCs w:val="18"/>
        </w:rPr>
        <w:t>），</w:t>
      </w:r>
      <w:r>
        <w:rPr>
          <w:rFonts w:ascii="Helvetica" w:hAnsi="Helvetica" w:cs="Helvetica"/>
          <w:color w:val="323232"/>
          <w:sz w:val="18"/>
          <w:szCs w:val="18"/>
        </w:rPr>
        <w:t xml:space="preserve">&lt;label&gt; </w:t>
      </w:r>
      <w:r>
        <w:rPr>
          <w:rFonts w:ascii="Helvetica" w:hAnsi="Helvetica" w:cs="Helvetica"/>
          <w:color w:val="323232"/>
          <w:sz w:val="18"/>
          <w:szCs w:val="18"/>
        </w:rPr>
        <w:t>标签的</w:t>
      </w:r>
      <w:r>
        <w:rPr>
          <w:rFonts w:ascii="Helvetica" w:hAnsi="Helvetica" w:cs="Helvetica"/>
          <w:color w:val="323232"/>
          <w:sz w:val="18"/>
          <w:szCs w:val="18"/>
        </w:rPr>
        <w:t xml:space="preserve"> for </w:t>
      </w:r>
      <w:r>
        <w:rPr>
          <w:rFonts w:ascii="Helvetica" w:hAnsi="Helvetica" w:cs="Helvetica"/>
          <w:color w:val="323232"/>
          <w:sz w:val="18"/>
          <w:szCs w:val="18"/>
        </w:rPr>
        <w:t>属性应该等于相关元素的</w:t>
      </w:r>
      <w:r>
        <w:rPr>
          <w:rFonts w:ascii="Helvetica" w:hAnsi="Helvetica" w:cs="Helvetica"/>
          <w:color w:val="323232"/>
          <w:sz w:val="18"/>
          <w:szCs w:val="18"/>
        </w:rPr>
        <w:t xml:space="preserve"> id </w:t>
      </w:r>
      <w:r>
        <w:rPr>
          <w:rFonts w:ascii="Helvetica" w:hAnsi="Helvetica" w:cs="Helvetica"/>
          <w:color w:val="323232"/>
          <w:sz w:val="18"/>
          <w:szCs w:val="18"/>
        </w:rPr>
        <w:t>元素，以便将它们捆绑起来。</w:t>
      </w:r>
      <w:r>
        <w:rPr>
          <w:rFonts w:ascii="Helvetica" w:hAnsi="Helvetica" w:cs="Helvetica"/>
          <w:color w:val="323232"/>
          <w:sz w:val="18"/>
          <w:szCs w:val="18"/>
        </w:rPr>
        <w:br/>
      </w:r>
      <w:r>
        <w:rPr>
          <w:rFonts w:ascii="Helvetica" w:hAnsi="Helvetica" w:cs="Helvetica"/>
          <w:color w:val="323232"/>
          <w:sz w:val="18"/>
          <w:szCs w:val="18"/>
        </w:rPr>
        <w:t>例如：</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&lt;</w:t>
      </w:r>
      <w:r>
        <w:rPr>
          <w:rStyle w:val="hljs-keyword"/>
          <w:rFonts w:ascii="Consolas" w:hAnsi="Consolas" w:cs="Consolas"/>
          <w:b/>
          <w:bCs/>
          <w:color w:val="333333"/>
        </w:rPr>
        <w:t>input</w:t>
      </w:r>
      <w:r>
        <w:rPr>
          <w:rStyle w:val="HTML"/>
          <w:rFonts w:ascii="Consolas" w:hAnsi="Consolas" w:cs="Consolas"/>
          <w:color w:val="333333"/>
        </w:rPr>
        <w:t xml:space="preserve"> </w:t>
      </w:r>
      <w:r>
        <w:rPr>
          <w:rStyle w:val="hljs-keyword"/>
          <w:rFonts w:ascii="Consolas" w:hAnsi="Consolas" w:cs="Consolas"/>
          <w:b/>
          <w:bCs/>
          <w:color w:val="333333"/>
        </w:rPr>
        <w:t>type</w:t>
      </w:r>
      <w:r>
        <w:rPr>
          <w:rStyle w:val="HTML"/>
          <w:rFonts w:ascii="Consolas" w:hAnsi="Consolas" w:cs="Consolas"/>
          <w:color w:val="333333"/>
        </w:rPr>
        <w:t>=</w:t>
      </w:r>
      <w:r>
        <w:rPr>
          <w:rStyle w:val="hljs-string"/>
          <w:rFonts w:ascii="Consolas" w:hAnsi="Consolas" w:cs="Consolas"/>
          <w:color w:val="DD1144"/>
        </w:rPr>
        <w:t>"checkbox"</w:t>
      </w:r>
      <w:r>
        <w:rPr>
          <w:rStyle w:val="HTML"/>
          <w:rFonts w:ascii="Consolas" w:hAnsi="Consolas" w:cs="Consolas"/>
          <w:color w:val="333333"/>
        </w:rPr>
        <w:t xml:space="preserve"> id=</w:t>
      </w:r>
      <w:r>
        <w:rPr>
          <w:rStyle w:val="hljs-string"/>
          <w:rFonts w:ascii="Consolas" w:hAnsi="Consolas" w:cs="Consolas"/>
          <w:color w:val="DD1144"/>
        </w:rPr>
        <w:t>"checkBox"</w:t>
      </w:r>
      <w:r>
        <w:rPr>
          <w:rStyle w:val="HTML"/>
          <w:rFonts w:ascii="Consolas" w:hAnsi="Consolas" w:cs="Consolas"/>
          <w:color w:val="333333"/>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&lt;</w:t>
      </w:r>
      <w:r>
        <w:rPr>
          <w:rStyle w:val="hljs-keyword"/>
          <w:rFonts w:ascii="Consolas" w:hAnsi="Consolas" w:cs="Consolas"/>
          <w:b/>
          <w:bCs/>
          <w:color w:val="333333"/>
        </w:rPr>
        <w:t>label</w:t>
      </w:r>
      <w:r>
        <w:rPr>
          <w:rStyle w:val="HTML"/>
          <w:rFonts w:ascii="Consolas" w:hAnsi="Consolas" w:cs="Consolas"/>
          <w:color w:val="333333"/>
        </w:rPr>
        <w:t xml:space="preserve"> </w:t>
      </w:r>
      <w:r>
        <w:rPr>
          <w:rStyle w:val="hljs-keyword"/>
          <w:rFonts w:ascii="Consolas" w:hAnsi="Consolas" w:cs="Consolas"/>
          <w:b/>
          <w:bCs/>
          <w:color w:val="333333"/>
        </w:rPr>
        <w:t>for</w:t>
      </w:r>
      <w:r>
        <w:rPr>
          <w:rStyle w:val="HTML"/>
          <w:rFonts w:ascii="Consolas" w:hAnsi="Consolas" w:cs="Consolas"/>
          <w:color w:val="333333"/>
        </w:rPr>
        <w:t>=</w:t>
      </w:r>
      <w:r>
        <w:rPr>
          <w:rStyle w:val="hljs-string"/>
          <w:rFonts w:ascii="Consolas" w:hAnsi="Consolas" w:cs="Consolas"/>
          <w:color w:val="DD1144"/>
        </w:rPr>
        <w:t>"checkBox"</w:t>
      </w:r>
      <w:r>
        <w:rPr>
          <w:rStyle w:val="HTML"/>
          <w:rFonts w:ascii="Consolas" w:hAnsi="Consolas" w:cs="Consolas"/>
          <w:color w:val="333333"/>
        </w:rPr>
        <w:t>&gt;&lt;/</w:t>
      </w:r>
      <w:r>
        <w:rPr>
          <w:rStyle w:val="hljs-keyword"/>
          <w:rFonts w:ascii="Consolas" w:hAnsi="Consolas" w:cs="Consolas"/>
          <w:b/>
          <w:bCs/>
          <w:color w:val="333333"/>
        </w:rPr>
        <w:t>label</w:t>
      </w:r>
      <w:r>
        <w:rPr>
          <w:rStyle w:val="HTML"/>
          <w:rFonts w:ascii="Consolas" w:hAnsi="Consolas" w:cs="Consolas"/>
          <w:color w:val="333333"/>
        </w:rPr>
        <w:t>&gt;</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注意：</w:t>
      </w:r>
      <w:r>
        <w:rPr>
          <w:rFonts w:ascii="Helvetica" w:hAnsi="Helvetica" w:cs="Helvetica"/>
          <w:color w:val="323232"/>
          <w:sz w:val="18"/>
          <w:szCs w:val="18"/>
        </w:rPr>
        <w:br/>
        <w:t xml:space="preserve">"for" </w:t>
      </w:r>
      <w:r>
        <w:rPr>
          <w:rFonts w:ascii="Helvetica" w:hAnsi="Helvetica" w:cs="Helvetica"/>
          <w:color w:val="323232"/>
          <w:sz w:val="18"/>
          <w:szCs w:val="18"/>
        </w:rPr>
        <w:t>属性可把</w:t>
      </w:r>
      <w:r>
        <w:rPr>
          <w:rFonts w:ascii="Helvetica" w:hAnsi="Helvetica" w:cs="Helvetica"/>
          <w:color w:val="323232"/>
          <w:sz w:val="18"/>
          <w:szCs w:val="18"/>
        </w:rPr>
        <w:t xml:space="preserve"> label </w:t>
      </w:r>
      <w:r>
        <w:rPr>
          <w:rFonts w:ascii="Helvetica" w:hAnsi="Helvetica" w:cs="Helvetica"/>
          <w:color w:val="323232"/>
          <w:sz w:val="18"/>
          <w:szCs w:val="18"/>
        </w:rPr>
        <w:t>绑定到另外一个元素。请把</w:t>
      </w:r>
      <w:r>
        <w:rPr>
          <w:rFonts w:ascii="Helvetica" w:hAnsi="Helvetica" w:cs="Helvetica"/>
          <w:color w:val="323232"/>
          <w:sz w:val="18"/>
          <w:szCs w:val="18"/>
        </w:rPr>
        <w:t xml:space="preserve"> "for" </w:t>
      </w:r>
      <w:r>
        <w:rPr>
          <w:rFonts w:ascii="Helvetica" w:hAnsi="Helvetica" w:cs="Helvetica"/>
          <w:color w:val="323232"/>
          <w:sz w:val="18"/>
          <w:szCs w:val="18"/>
        </w:rPr>
        <w:t>属性的值设置为相关元素的</w:t>
      </w:r>
      <w:r>
        <w:rPr>
          <w:rFonts w:ascii="Helvetica" w:hAnsi="Helvetica" w:cs="Helvetica"/>
          <w:color w:val="323232"/>
          <w:sz w:val="18"/>
          <w:szCs w:val="18"/>
        </w:rPr>
        <w:t xml:space="preserve"> id </w:t>
      </w:r>
      <w:r>
        <w:rPr>
          <w:rFonts w:ascii="Helvetica" w:hAnsi="Helvetica" w:cs="Helvetica"/>
          <w:color w:val="323232"/>
          <w:sz w:val="18"/>
          <w:szCs w:val="18"/>
        </w:rPr>
        <w:t>属性的值。</w:t>
      </w:r>
    </w:p>
    <w:p w:rsidR="008B633A" w:rsidRDefault="008B633A" w:rsidP="008B633A">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二、</w:t>
      </w:r>
      <w:r>
        <w:rPr>
          <w:rFonts w:ascii="Helvetica" w:hAnsi="Helvetica" w:cs="Helvetica"/>
          <w:b w:val="0"/>
          <w:bCs w:val="0"/>
          <w:color w:val="323232"/>
          <w:sz w:val="54"/>
          <w:szCs w:val="54"/>
        </w:rPr>
        <w:t>“</w:t>
      </w:r>
      <w:r>
        <w:rPr>
          <w:rFonts w:ascii="Helvetica" w:hAnsi="Helvetica" w:cs="Helvetica"/>
          <w:b w:val="0"/>
          <w:bCs w:val="0"/>
          <w:color w:val="323232"/>
          <w:sz w:val="54"/>
          <w:szCs w:val="54"/>
        </w:rPr>
        <w:t>对钩</w:t>
      </w:r>
      <w:r>
        <w:rPr>
          <w:rFonts w:ascii="Segoe UI Symbol" w:hAnsi="Segoe UI Symbol" w:cs="Segoe UI Symbol"/>
          <w:b w:val="0"/>
          <w:bCs w:val="0"/>
          <w:color w:val="323232"/>
          <w:sz w:val="54"/>
          <w:szCs w:val="54"/>
        </w:rPr>
        <w:t>✔</w:t>
      </w:r>
      <w:r>
        <w:rPr>
          <w:rFonts w:ascii="Helvetica" w:hAnsi="Helvetica" w:cs="Helvetica"/>
          <w:b w:val="0"/>
          <w:bCs w:val="0"/>
          <w:color w:val="323232"/>
          <w:sz w:val="54"/>
          <w:szCs w:val="54"/>
        </w:rPr>
        <w:t>️” CSS3</w:t>
      </w:r>
      <w:r>
        <w:rPr>
          <w:rFonts w:ascii="Helvetica" w:hAnsi="Helvetica" w:cs="Helvetica"/>
          <w:b w:val="0"/>
          <w:bCs w:val="0"/>
          <w:color w:val="323232"/>
          <w:sz w:val="54"/>
          <w:szCs w:val="54"/>
        </w:rPr>
        <w:t>制作</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首先制作一个长方形</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class"/>
          <w:rFonts w:ascii="Consolas" w:hAnsi="Consolas" w:cs="Consolas"/>
          <w:color w:val="333333"/>
        </w:rPr>
        <w:t>.checkboxWrap</w:t>
      </w:r>
      <w:r>
        <w:rPr>
          <w:rStyle w:val="HTML"/>
          <w:rFonts w:ascii="Consolas" w:hAnsi="Consolas" w:cs="Consolas"/>
          <w:color w:val="333333"/>
        </w:rPr>
        <w:t xml:space="preserve"> </w:t>
      </w:r>
      <w:r>
        <w:rPr>
          <w:rStyle w:val="hljs-selector-tag"/>
          <w:rFonts w:ascii="Consolas" w:hAnsi="Consolas" w:cs="Consolas"/>
          <w:b/>
          <w:bCs/>
          <w:color w:val="333333"/>
        </w:rPr>
        <w:t>label</w:t>
      </w:r>
      <w:r>
        <w:rPr>
          <w:rStyle w:val="hljs-selector-pseudo"/>
          <w:rFonts w:ascii="Consolas" w:hAnsi="Consolas" w:cs="Consolas"/>
          <w:color w:val="333333"/>
        </w:rPr>
        <w:t>::after</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HTML"/>
          <w:rFonts w:ascii="Consolas" w:hAnsi="Consolas" w:cs="Consolas"/>
          <w:color w:val="333333"/>
        </w:rPr>
        <w:t xml:space="preserve">: </w:t>
      </w:r>
      <w:r>
        <w:rPr>
          <w:rStyle w:val="hljs-string"/>
          <w:rFonts w:ascii="Consolas" w:hAnsi="Consolas" w:cs="Consolas"/>
          <w:color w:val="DD1144"/>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HTML"/>
          <w:rFonts w:ascii="Consolas" w:hAnsi="Consolas" w:cs="Consolas"/>
          <w:color w:val="333333"/>
        </w:rPr>
        <w:t>: absolute;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9px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5px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top</w:t>
      </w:r>
      <w:proofErr w:type="gramEnd"/>
      <w:r>
        <w:rPr>
          <w:rStyle w:val="HTML"/>
          <w:rFonts w:ascii="Consolas" w:hAnsi="Consolas" w:cs="Consolas"/>
          <w:color w:val="333333"/>
        </w:rPr>
        <w:t xml:space="preserve">: </w:t>
      </w:r>
      <w:r>
        <w:rPr>
          <w:rStyle w:val="hljs-number"/>
          <w:rFonts w:ascii="Consolas" w:hAnsi="Consolas" w:cs="Consolas"/>
          <w:color w:val="008080"/>
        </w:rPr>
        <w:t>3px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left</w:t>
      </w:r>
      <w:proofErr w:type="gramEnd"/>
      <w:r>
        <w:rPr>
          <w:rStyle w:val="HTML"/>
          <w:rFonts w:ascii="Consolas" w:hAnsi="Consolas" w:cs="Consolas"/>
          <w:color w:val="333333"/>
        </w:rPr>
        <w:t xml:space="preserve">: </w:t>
      </w:r>
      <w:r>
        <w:rPr>
          <w:rStyle w:val="hljs-number"/>
          <w:rFonts w:ascii="Consolas" w:hAnsi="Consolas" w:cs="Consolas"/>
          <w:color w:val="008080"/>
        </w:rPr>
        <w:t>3px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然后设置</w:t>
      </w:r>
      <w:r>
        <w:rPr>
          <w:rFonts w:ascii="Helvetica" w:hAnsi="Helvetica" w:cs="Helvetica"/>
          <w:color w:val="323232"/>
          <w:sz w:val="18"/>
          <w:szCs w:val="18"/>
        </w:rPr>
        <w:t>border</w:t>
      </w:r>
      <w:r>
        <w:rPr>
          <w:rFonts w:ascii="Helvetica" w:hAnsi="Helvetica" w:cs="Helvetica"/>
          <w:color w:val="323232"/>
          <w:sz w:val="18"/>
          <w:szCs w:val="18"/>
        </w:rPr>
        <w:t>值，去除两个边框的</w:t>
      </w:r>
      <w:r>
        <w:rPr>
          <w:rFonts w:ascii="Helvetica" w:hAnsi="Helvetica" w:cs="Helvetica"/>
          <w:color w:val="323232"/>
          <w:sz w:val="18"/>
          <w:szCs w:val="18"/>
        </w:rPr>
        <w:t>border</w:t>
      </w:r>
      <w:r>
        <w:rPr>
          <w:rFonts w:ascii="Helvetica" w:hAnsi="Helvetica" w:cs="Helvetica"/>
          <w:color w:val="323232"/>
          <w:sz w:val="18"/>
          <w:szCs w:val="18"/>
        </w:rPr>
        <w:t>，并进行旋转就可以得到对钩</w:t>
      </w:r>
      <w:r>
        <w:rPr>
          <w:rFonts w:ascii="Segoe UI Symbol" w:hAnsi="Segoe UI Symbol" w:cs="Segoe UI Symbol"/>
          <w:color w:val="323232"/>
          <w:sz w:val="18"/>
          <w:szCs w:val="18"/>
        </w:rPr>
        <w:t>✔</w:t>
      </w:r>
      <w:r>
        <w:rPr>
          <w:rFonts w:ascii="Helvetica" w:hAnsi="Helvetica" w:cs="Helvetica"/>
          <w:color w:val="323232"/>
          <w:sz w:val="18"/>
          <w:szCs w:val="1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selector-class"/>
          <w:rFonts w:ascii="Consolas" w:hAnsi="Consolas" w:cs="Consolas"/>
          <w:color w:val="333333"/>
        </w:rPr>
        <w:t>.checkboxWrap</w:t>
      </w:r>
      <w:r>
        <w:rPr>
          <w:rStyle w:val="HTML"/>
          <w:rFonts w:ascii="Consolas" w:hAnsi="Consolas" w:cs="Consolas"/>
          <w:color w:val="333333"/>
        </w:rPr>
        <w:t xml:space="preserve"> </w:t>
      </w:r>
      <w:proofErr w:type="gramStart"/>
      <w:r>
        <w:rPr>
          <w:rStyle w:val="hljs-selector-tag"/>
          <w:rFonts w:ascii="Consolas" w:hAnsi="Consolas" w:cs="Consolas"/>
          <w:b/>
          <w:bCs/>
          <w:color w:val="333333"/>
        </w:rPr>
        <w:t>input</w:t>
      </w:r>
      <w:r>
        <w:rPr>
          <w:rStyle w:val="hljs-selector-attr"/>
          <w:rFonts w:ascii="Consolas" w:hAnsi="Consolas" w:cs="Consolas"/>
          <w:color w:val="333333"/>
        </w:rPr>
        <w:t>[</w:t>
      </w:r>
      <w:proofErr w:type="gramEnd"/>
      <w:r>
        <w:rPr>
          <w:rStyle w:val="hljs-selector-attr"/>
          <w:rFonts w:ascii="Consolas" w:hAnsi="Consolas" w:cs="Consolas"/>
          <w:color w:val="333333"/>
        </w:rPr>
        <w:t>type=checkbox]</w:t>
      </w:r>
      <w:r>
        <w:rPr>
          <w:rStyle w:val="hljs-selector-pseudo"/>
          <w:rFonts w:ascii="Consolas" w:hAnsi="Consolas" w:cs="Consolas"/>
          <w:color w:val="333333"/>
        </w:rPr>
        <w:t>:checked</w:t>
      </w:r>
      <w:r>
        <w:rPr>
          <w:rStyle w:val="HTML"/>
          <w:rFonts w:ascii="Consolas" w:hAnsi="Consolas" w:cs="Consolas"/>
          <w:color w:val="333333"/>
        </w:rPr>
        <w:t xml:space="preserve"> + </w:t>
      </w:r>
      <w:r>
        <w:rPr>
          <w:rStyle w:val="hljs-selector-tag"/>
          <w:rFonts w:ascii="Consolas" w:hAnsi="Consolas" w:cs="Consolas"/>
          <w:b/>
          <w:bCs/>
          <w:color w:val="333333"/>
        </w:rPr>
        <w:t>label</w:t>
      </w:r>
      <w:r>
        <w:rPr>
          <w:rStyle w:val="hljs-selector-pseudo"/>
          <w:rFonts w:ascii="Consolas" w:hAnsi="Consolas" w:cs="Consolas"/>
          <w:color w:val="333333"/>
        </w:rPr>
        <w:t>::after</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HTML"/>
          <w:rFonts w:ascii="Consolas" w:hAnsi="Consolas" w:cs="Consolas"/>
          <w:color w:val="333333"/>
        </w:rPr>
        <w:t xml:space="preserve">: </w:t>
      </w:r>
      <w:r>
        <w:rPr>
          <w:rStyle w:val="hljs-number"/>
          <w:rFonts w:ascii="Consolas" w:hAnsi="Consolas" w:cs="Consolas"/>
          <w:color w:val="008080"/>
        </w:rPr>
        <w:t>2px</w:t>
      </w:r>
      <w:r>
        <w:rPr>
          <w:rStyle w:val="HTML"/>
          <w:rFonts w:ascii="Consolas" w:hAnsi="Consolas" w:cs="Consolas"/>
          <w:color w:val="333333"/>
        </w:rPr>
        <w:t xml:space="preserve"> solid </w:t>
      </w:r>
      <w:r>
        <w:rPr>
          <w:rStyle w:val="hljs-number"/>
          <w:rFonts w:ascii="Consolas" w:hAnsi="Consolas" w:cs="Consolas"/>
          <w:color w:val="008080"/>
        </w:rPr>
        <w:t>#d73d32</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border-top</w:t>
      </w:r>
      <w:proofErr w:type="gramEnd"/>
      <w:r>
        <w:rPr>
          <w:rStyle w:val="HTML"/>
          <w:rFonts w:ascii="Consolas" w:hAnsi="Consolas" w:cs="Consolas"/>
          <w:color w:val="333333"/>
        </w:rPr>
        <w:t>: none;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border-right</w:t>
      </w:r>
      <w:proofErr w:type="gramEnd"/>
      <w:r>
        <w:rPr>
          <w:rStyle w:val="HTML"/>
          <w:rFonts w:ascii="Consolas" w:hAnsi="Consolas" w:cs="Consolas"/>
          <w:color w:val="333333"/>
        </w:rPr>
        <w:t>: none;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webkit-</w:t>
      </w:r>
      <w:proofErr w:type="gramEnd"/>
      <w:r>
        <w:rPr>
          <w:rStyle w:val="hljs-attribute"/>
          <w:rFonts w:ascii="Consolas" w:hAnsi="Consolas" w:cs="Consolas"/>
          <w:color w:val="000080"/>
        </w:rPr>
        <w:t>transform</w:t>
      </w:r>
      <w:r>
        <w:rPr>
          <w:rStyle w:val="HTML"/>
          <w:rFonts w:ascii="Consolas" w:hAnsi="Consolas" w:cs="Consolas"/>
          <w:color w:val="333333"/>
        </w:rPr>
        <w:t xml:space="preserve">: </w:t>
      </w:r>
      <w:r>
        <w:rPr>
          <w:rStyle w:val="hljs-builtin"/>
          <w:rFonts w:ascii="Consolas" w:hAnsi="Consolas" w:cs="Consolas"/>
          <w:color w:val="0086B3"/>
        </w:rPr>
        <w:t>rotate</w:t>
      </w:r>
      <w:r>
        <w:rPr>
          <w:rStyle w:val="HTML"/>
          <w:rFonts w:ascii="Consolas" w:hAnsi="Consolas" w:cs="Consolas"/>
          <w:color w:val="333333"/>
        </w:rPr>
        <w:t>(-45deg);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moz-</w:t>
      </w:r>
      <w:proofErr w:type="gramEnd"/>
      <w:r>
        <w:rPr>
          <w:rStyle w:val="hljs-attribute"/>
          <w:rFonts w:ascii="Consolas" w:hAnsi="Consolas" w:cs="Consolas"/>
          <w:color w:val="000080"/>
        </w:rPr>
        <w:t>transform</w:t>
      </w:r>
      <w:r>
        <w:rPr>
          <w:rStyle w:val="HTML"/>
          <w:rFonts w:ascii="Consolas" w:hAnsi="Consolas" w:cs="Consolas"/>
          <w:color w:val="333333"/>
        </w:rPr>
        <w:t xml:space="preserve">: </w:t>
      </w:r>
      <w:r>
        <w:rPr>
          <w:rStyle w:val="hljs-builtin"/>
          <w:rFonts w:ascii="Consolas" w:hAnsi="Consolas" w:cs="Consolas"/>
          <w:color w:val="0086B3"/>
        </w:rPr>
        <w:t>rotate</w:t>
      </w:r>
      <w:r>
        <w:rPr>
          <w:rStyle w:val="HTML"/>
          <w:rFonts w:ascii="Consolas" w:hAnsi="Consolas" w:cs="Consolas"/>
          <w:color w:val="333333"/>
        </w:rPr>
        <w:t>(-45deg);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-o-transform</w:t>
      </w:r>
      <w:r>
        <w:rPr>
          <w:rStyle w:val="HTML"/>
          <w:rFonts w:ascii="Consolas" w:hAnsi="Consolas" w:cs="Consolas"/>
          <w:color w:val="333333"/>
        </w:rPr>
        <w:t xml:space="preserve">: </w:t>
      </w:r>
      <w:proofErr w:type="gramStart"/>
      <w:r>
        <w:rPr>
          <w:rStyle w:val="hljs-builtin"/>
          <w:rFonts w:ascii="Consolas" w:hAnsi="Consolas" w:cs="Consolas"/>
          <w:color w:val="0086B3"/>
        </w:rPr>
        <w:t>rotate</w:t>
      </w:r>
      <w:r>
        <w:rPr>
          <w:rStyle w:val="HTML"/>
          <w:rFonts w:ascii="Consolas" w:hAnsi="Consolas" w:cs="Consolas"/>
          <w:color w:val="333333"/>
        </w:rPr>
        <w:t>(</w:t>
      </w:r>
      <w:proofErr w:type="gramEnd"/>
      <w:r>
        <w:rPr>
          <w:rStyle w:val="HTML"/>
          <w:rFonts w:ascii="Consolas" w:hAnsi="Consolas" w:cs="Consolas"/>
          <w:color w:val="333333"/>
        </w:rPr>
        <w:t>-45deg);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ms-</w:t>
      </w:r>
      <w:proofErr w:type="gramEnd"/>
      <w:r>
        <w:rPr>
          <w:rStyle w:val="hljs-attribute"/>
          <w:rFonts w:ascii="Consolas" w:hAnsi="Consolas" w:cs="Consolas"/>
          <w:color w:val="000080"/>
        </w:rPr>
        <w:t>transform</w:t>
      </w:r>
      <w:r>
        <w:rPr>
          <w:rStyle w:val="HTML"/>
          <w:rFonts w:ascii="Consolas" w:hAnsi="Consolas" w:cs="Consolas"/>
          <w:color w:val="333333"/>
        </w:rPr>
        <w:t xml:space="preserve">: </w:t>
      </w:r>
      <w:r>
        <w:rPr>
          <w:rStyle w:val="hljs-builtin"/>
          <w:rFonts w:ascii="Consolas" w:hAnsi="Consolas" w:cs="Consolas"/>
          <w:color w:val="0086B3"/>
        </w:rPr>
        <w:t>rotate</w:t>
      </w:r>
      <w:r>
        <w:rPr>
          <w:rStyle w:val="HTML"/>
          <w:rFonts w:ascii="Consolas" w:hAnsi="Consolas" w:cs="Consolas"/>
          <w:color w:val="333333"/>
        </w:rPr>
        <w:t>(-45deg);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transform</w:t>
      </w:r>
      <w:proofErr w:type="gramEnd"/>
      <w:r>
        <w:rPr>
          <w:rStyle w:val="HTML"/>
          <w:rFonts w:ascii="Consolas" w:hAnsi="Consolas" w:cs="Consolas"/>
          <w:color w:val="333333"/>
        </w:rPr>
        <w:t xml:space="preserve">: </w:t>
      </w:r>
      <w:r>
        <w:rPr>
          <w:rStyle w:val="hljs-builtin"/>
          <w:rFonts w:ascii="Consolas" w:hAnsi="Consolas" w:cs="Consolas"/>
          <w:color w:val="0086B3"/>
        </w:rPr>
        <w:t>rotate</w:t>
      </w:r>
      <w:r>
        <w:rPr>
          <w:rStyle w:val="HTML"/>
          <w:rFonts w:ascii="Consolas" w:hAnsi="Consolas" w:cs="Consolas"/>
          <w:color w:val="333333"/>
        </w:rPr>
        <w:t>(-45deg);</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注意：</w:t>
      </w:r>
      <w:r>
        <w:rPr>
          <w:rFonts w:ascii="Helvetica" w:hAnsi="Helvetica" w:cs="Helvetica"/>
          <w:color w:val="323232"/>
          <w:sz w:val="18"/>
          <w:szCs w:val="18"/>
        </w:rPr>
        <w:br/>
        <w:t>1.</w:t>
      </w:r>
      <w:proofErr w:type="gramStart"/>
      <w:r>
        <w:rPr>
          <w:rFonts w:ascii="Helvetica" w:hAnsi="Helvetica" w:cs="Helvetica"/>
          <w:color w:val="323232"/>
          <w:sz w:val="18"/>
          <w:szCs w:val="18"/>
        </w:rPr>
        <w:t>区分伪类和</w:t>
      </w:r>
      <w:proofErr w:type="gramEnd"/>
      <w:r>
        <w:rPr>
          <w:rFonts w:ascii="Helvetica" w:hAnsi="Helvetica" w:cs="Helvetica"/>
          <w:color w:val="323232"/>
          <w:sz w:val="18"/>
          <w:szCs w:val="18"/>
        </w:rPr>
        <w:t>伪元素</w:t>
      </w:r>
      <w:r>
        <w:rPr>
          <w:rFonts w:ascii="Helvetica" w:hAnsi="Helvetica" w:cs="Helvetica"/>
          <w:color w:val="323232"/>
          <w:sz w:val="18"/>
          <w:szCs w:val="18"/>
        </w:rPr>
        <w:br/>
      </w:r>
      <w:r>
        <w:rPr>
          <w:rFonts w:ascii="Helvetica" w:hAnsi="Helvetica" w:cs="Helvetica"/>
          <w:color w:val="323232"/>
          <w:sz w:val="18"/>
          <w:szCs w:val="18"/>
        </w:rPr>
        <w:t>伪类：存在的意义是为了通过选择</w:t>
      </w:r>
      <w:proofErr w:type="gramStart"/>
      <w:r>
        <w:rPr>
          <w:rFonts w:ascii="Helvetica" w:hAnsi="Helvetica" w:cs="Helvetica"/>
          <w:color w:val="323232"/>
          <w:sz w:val="18"/>
          <w:szCs w:val="18"/>
        </w:rPr>
        <w:t>器找到</w:t>
      </w:r>
      <w:proofErr w:type="gramEnd"/>
      <w:r>
        <w:rPr>
          <w:rFonts w:ascii="Helvetica" w:hAnsi="Helvetica" w:cs="Helvetica"/>
          <w:color w:val="323232"/>
          <w:sz w:val="18"/>
          <w:szCs w:val="18"/>
        </w:rPr>
        <w:t>那些不存在于</w:t>
      </w:r>
      <w:r>
        <w:rPr>
          <w:rFonts w:ascii="Helvetica" w:hAnsi="Helvetica" w:cs="Helvetica"/>
          <w:color w:val="323232"/>
          <w:sz w:val="18"/>
          <w:szCs w:val="18"/>
        </w:rPr>
        <w:t>DOM</w:t>
      </w:r>
      <w:r>
        <w:rPr>
          <w:rFonts w:ascii="Helvetica" w:hAnsi="Helvetica" w:cs="Helvetica"/>
          <w:color w:val="323232"/>
          <w:sz w:val="18"/>
          <w:szCs w:val="18"/>
        </w:rPr>
        <w:t>树中的信息以及不能被常规</w:t>
      </w:r>
      <w:r>
        <w:rPr>
          <w:rFonts w:ascii="Helvetica" w:hAnsi="Helvetica" w:cs="Helvetica"/>
          <w:color w:val="323232"/>
          <w:sz w:val="18"/>
          <w:szCs w:val="18"/>
        </w:rPr>
        <w:t>CSS</w:t>
      </w:r>
      <w:r>
        <w:rPr>
          <w:rFonts w:ascii="Helvetica" w:hAnsi="Helvetica" w:cs="Helvetica"/>
          <w:color w:val="323232"/>
          <w:sz w:val="18"/>
          <w:szCs w:val="18"/>
        </w:rPr>
        <w:t>选择器获取到的信息。</w:t>
      </w:r>
      <w:r>
        <w:rPr>
          <w:rFonts w:ascii="Helvetica" w:hAnsi="Helvetica" w:cs="Helvetica"/>
          <w:color w:val="323232"/>
          <w:sz w:val="18"/>
          <w:szCs w:val="18"/>
        </w:rPr>
        <w:br/>
      </w:r>
      <w:proofErr w:type="gramStart"/>
      <w:r>
        <w:rPr>
          <w:rFonts w:ascii="Helvetica" w:hAnsi="Helvetica" w:cs="Helvetica"/>
          <w:color w:val="323232"/>
          <w:sz w:val="18"/>
          <w:szCs w:val="18"/>
        </w:rPr>
        <w:t>伪类由</w:t>
      </w:r>
      <w:proofErr w:type="gramEnd"/>
      <w:r>
        <w:rPr>
          <w:rFonts w:ascii="Helvetica" w:hAnsi="Helvetica" w:cs="Helvetica"/>
          <w:color w:val="323232"/>
          <w:sz w:val="18"/>
          <w:szCs w:val="18"/>
        </w:rPr>
        <w:t>一个冒号</w:t>
      </w:r>
      <w:r>
        <w:rPr>
          <w:rFonts w:ascii="Helvetica" w:hAnsi="Helvetica" w:cs="Helvetica"/>
          <w:color w:val="323232"/>
          <w:sz w:val="18"/>
          <w:szCs w:val="18"/>
        </w:rPr>
        <w:t>:</w:t>
      </w:r>
      <w:r>
        <w:rPr>
          <w:rFonts w:ascii="Helvetica" w:hAnsi="Helvetica" w:cs="Helvetica"/>
          <w:color w:val="323232"/>
          <w:sz w:val="18"/>
          <w:szCs w:val="18"/>
        </w:rPr>
        <w:t>开头，冒号后面</w:t>
      </w:r>
      <w:proofErr w:type="gramStart"/>
      <w:r>
        <w:rPr>
          <w:rFonts w:ascii="Helvetica" w:hAnsi="Helvetica" w:cs="Helvetica"/>
          <w:color w:val="323232"/>
          <w:sz w:val="18"/>
          <w:szCs w:val="18"/>
        </w:rPr>
        <w:t>是伪类的</w:t>
      </w:r>
      <w:proofErr w:type="gramEnd"/>
      <w:r>
        <w:rPr>
          <w:rFonts w:ascii="Helvetica" w:hAnsi="Helvetica" w:cs="Helvetica"/>
          <w:color w:val="323232"/>
          <w:sz w:val="18"/>
          <w:szCs w:val="18"/>
        </w:rPr>
        <w:t>名称和包含在圆括号中的可选参数。</w:t>
      </w:r>
      <w:r>
        <w:rPr>
          <w:rFonts w:ascii="Helvetica" w:hAnsi="Helvetica" w:cs="Helvetica"/>
          <w:color w:val="323232"/>
          <w:sz w:val="18"/>
          <w:szCs w:val="18"/>
        </w:rPr>
        <w:br/>
      </w:r>
      <w:proofErr w:type="gramStart"/>
      <w:r>
        <w:rPr>
          <w:rFonts w:ascii="Helvetica" w:hAnsi="Helvetica" w:cs="Helvetica"/>
          <w:color w:val="323232"/>
          <w:sz w:val="18"/>
          <w:szCs w:val="18"/>
        </w:rPr>
        <w:t>常用伪类</w:t>
      </w:r>
      <w:proofErr w:type="gramEnd"/>
      <w:r>
        <w:rPr>
          <w:rFonts w:ascii="Helvetica" w:hAnsi="Helvetica" w:cs="Helvetica"/>
          <w:color w:val="323232"/>
          <w:sz w:val="18"/>
          <w:szCs w:val="1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lastRenderedPageBreak/>
        <w:t>:active</w:t>
      </w:r>
      <w:r>
        <w:rPr>
          <w:rStyle w:val="HTML"/>
          <w:rFonts w:ascii="Consolas" w:hAnsi="Consolas" w:cs="Consolas"/>
          <w:color w:val="333333"/>
        </w:rPr>
        <w:t xml:space="preserve">    </w:t>
      </w:r>
      <w:r>
        <w:rPr>
          <w:rStyle w:val="HTML"/>
          <w:rFonts w:ascii="Consolas" w:hAnsi="Consolas" w:cs="Consolas"/>
          <w:color w:val="333333"/>
        </w:rPr>
        <w:t>向被激活的元素添加样式。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:focus</w:t>
      </w:r>
      <w:r>
        <w:rPr>
          <w:rStyle w:val="HTML"/>
          <w:rFonts w:ascii="Consolas" w:hAnsi="Consolas" w:cs="Consolas"/>
          <w:color w:val="333333"/>
        </w:rPr>
        <w:t xml:space="preserve">    </w:t>
      </w:r>
      <w:r>
        <w:rPr>
          <w:rStyle w:val="HTML"/>
          <w:rFonts w:ascii="Consolas" w:hAnsi="Consolas" w:cs="Consolas"/>
          <w:color w:val="333333"/>
        </w:rPr>
        <w:t>向拥有键盘输入焦点的元素添加样式。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:hover</w:t>
      </w:r>
      <w:r>
        <w:rPr>
          <w:rStyle w:val="HTML"/>
          <w:rFonts w:ascii="Consolas" w:hAnsi="Consolas" w:cs="Consolas"/>
          <w:color w:val="333333"/>
        </w:rPr>
        <w:t xml:space="preserve">    </w:t>
      </w:r>
      <w:r>
        <w:rPr>
          <w:rStyle w:val="HTML"/>
          <w:rFonts w:ascii="Consolas" w:hAnsi="Consolas" w:cs="Consolas"/>
          <w:color w:val="333333"/>
        </w:rPr>
        <w:t>当鼠标悬浮在元素上方时，向元素添加样式。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:link</w:t>
      </w:r>
      <w:r>
        <w:rPr>
          <w:rStyle w:val="HTML"/>
          <w:rFonts w:ascii="Consolas" w:hAnsi="Consolas" w:cs="Consolas"/>
          <w:color w:val="333333"/>
        </w:rPr>
        <w:t xml:space="preserve">    </w:t>
      </w:r>
      <w:r>
        <w:rPr>
          <w:rStyle w:val="HTML"/>
          <w:rFonts w:ascii="Consolas" w:hAnsi="Consolas" w:cs="Consolas"/>
          <w:color w:val="333333"/>
        </w:rPr>
        <w:t>向未被访问的链接添加样式。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:visited</w:t>
      </w:r>
      <w:r>
        <w:rPr>
          <w:rStyle w:val="HTML"/>
          <w:rFonts w:ascii="Consolas" w:hAnsi="Consolas" w:cs="Consolas"/>
          <w:color w:val="333333"/>
        </w:rPr>
        <w:t xml:space="preserve">    </w:t>
      </w:r>
      <w:r>
        <w:rPr>
          <w:rStyle w:val="HTML"/>
          <w:rFonts w:ascii="Consolas" w:hAnsi="Consolas" w:cs="Consolas"/>
          <w:color w:val="333333"/>
        </w:rPr>
        <w:t>向已被访问的链接添加样式。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:first-child</w:t>
      </w:r>
      <w:r>
        <w:rPr>
          <w:rStyle w:val="HTML"/>
          <w:rFonts w:ascii="Consolas" w:hAnsi="Consolas" w:cs="Consolas"/>
          <w:color w:val="333333"/>
        </w:rPr>
        <w:t xml:space="preserve">    </w:t>
      </w:r>
      <w:r>
        <w:rPr>
          <w:rStyle w:val="HTML"/>
          <w:rFonts w:ascii="Consolas" w:hAnsi="Consolas" w:cs="Consolas"/>
          <w:color w:val="333333"/>
        </w:rPr>
        <w:t>向元素的第一个子元素添加样式。</w:t>
      </w: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ymbol"/>
          <w:rFonts w:ascii="Consolas" w:hAnsi="Consolas" w:cs="Consolas"/>
          <w:color w:val="990073"/>
        </w:rPr>
        <w:t>:checked</w:t>
      </w:r>
      <w:r>
        <w:rPr>
          <w:rStyle w:val="HTML"/>
          <w:rFonts w:ascii="Consolas" w:hAnsi="Consolas" w:cs="Consolas"/>
          <w:color w:val="333333"/>
        </w:rPr>
        <w:t xml:space="preserve"> </w:t>
      </w:r>
      <w:r>
        <w:rPr>
          <w:rStyle w:val="HTML"/>
          <w:rFonts w:ascii="Consolas" w:hAnsi="Consolas" w:cs="Consolas"/>
          <w:color w:val="333333"/>
        </w:rPr>
        <w:t>向选中的控件元素添加样式</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伪元素</w:t>
      </w:r>
      <w:r>
        <w:rPr>
          <w:rFonts w:ascii="Helvetica" w:hAnsi="Helvetica" w:cs="Helvetica"/>
          <w:color w:val="323232"/>
          <w:sz w:val="18"/>
          <w:szCs w:val="18"/>
        </w:rPr>
        <w:t>:</w:t>
      </w:r>
      <w:r>
        <w:rPr>
          <w:rFonts w:ascii="Helvetica" w:hAnsi="Helvetica" w:cs="Helvetica"/>
          <w:color w:val="323232"/>
          <w:sz w:val="18"/>
          <w:szCs w:val="18"/>
        </w:rPr>
        <w:t>伪元素在</w:t>
      </w:r>
      <w:r>
        <w:rPr>
          <w:rFonts w:ascii="Helvetica" w:hAnsi="Helvetica" w:cs="Helvetica"/>
          <w:color w:val="323232"/>
          <w:sz w:val="18"/>
          <w:szCs w:val="18"/>
        </w:rPr>
        <w:t>DOM</w:t>
      </w:r>
      <w:r>
        <w:rPr>
          <w:rFonts w:ascii="Helvetica" w:hAnsi="Helvetica" w:cs="Helvetica"/>
          <w:color w:val="323232"/>
          <w:sz w:val="18"/>
          <w:szCs w:val="18"/>
        </w:rPr>
        <w:t>树中创建了一些抽象元素，这些抽象元素是不存在于文档语言里的（可以理解为</w:t>
      </w:r>
      <w:r>
        <w:rPr>
          <w:rFonts w:ascii="Helvetica" w:hAnsi="Helvetica" w:cs="Helvetica"/>
          <w:color w:val="323232"/>
          <w:sz w:val="18"/>
          <w:szCs w:val="18"/>
        </w:rPr>
        <w:t>html</w:t>
      </w:r>
      <w:r>
        <w:rPr>
          <w:rFonts w:ascii="Helvetica" w:hAnsi="Helvetica" w:cs="Helvetica"/>
          <w:color w:val="323232"/>
          <w:sz w:val="18"/>
          <w:szCs w:val="18"/>
        </w:rPr>
        <w:t>源码）；</w:t>
      </w:r>
      <w:r>
        <w:rPr>
          <w:rFonts w:ascii="Helvetica" w:hAnsi="Helvetica" w:cs="Helvetica"/>
          <w:color w:val="323232"/>
          <w:sz w:val="18"/>
          <w:szCs w:val="18"/>
        </w:rPr>
        <w:br/>
      </w:r>
      <w:r>
        <w:rPr>
          <w:rFonts w:ascii="Helvetica" w:hAnsi="Helvetica" w:cs="Helvetica"/>
          <w:color w:val="323232"/>
          <w:sz w:val="18"/>
          <w:szCs w:val="18"/>
        </w:rPr>
        <w:t>注意</w:t>
      </w:r>
      <w:r>
        <w:rPr>
          <w:rFonts w:ascii="Helvetica" w:hAnsi="Helvetica" w:cs="Helvetica"/>
          <w:color w:val="323232"/>
          <w:sz w:val="18"/>
          <w:szCs w:val="18"/>
        </w:rPr>
        <w:t>: css3</w:t>
      </w:r>
      <w:r>
        <w:rPr>
          <w:rFonts w:ascii="Helvetica" w:hAnsi="Helvetica" w:cs="Helvetica"/>
          <w:color w:val="323232"/>
          <w:sz w:val="18"/>
          <w:szCs w:val="18"/>
        </w:rPr>
        <w:t>为了</w:t>
      </w:r>
      <w:proofErr w:type="gramStart"/>
      <w:r>
        <w:rPr>
          <w:rFonts w:ascii="Helvetica" w:hAnsi="Helvetica" w:cs="Helvetica"/>
          <w:color w:val="323232"/>
          <w:sz w:val="18"/>
          <w:szCs w:val="18"/>
        </w:rPr>
        <w:t>区分伪类和</w:t>
      </w:r>
      <w:proofErr w:type="gramEnd"/>
      <w:r>
        <w:rPr>
          <w:rFonts w:ascii="Helvetica" w:hAnsi="Helvetica" w:cs="Helvetica"/>
          <w:color w:val="323232"/>
          <w:sz w:val="18"/>
          <w:szCs w:val="18"/>
        </w:rPr>
        <w:t>伪元素，</w:t>
      </w:r>
      <w:proofErr w:type="gramStart"/>
      <w:r>
        <w:rPr>
          <w:rFonts w:ascii="Helvetica" w:hAnsi="Helvetica" w:cs="Helvetica"/>
          <w:color w:val="323232"/>
          <w:sz w:val="18"/>
          <w:szCs w:val="18"/>
        </w:rPr>
        <w:t>规定伪类前面</w:t>
      </w:r>
      <w:proofErr w:type="gramEnd"/>
      <w:r>
        <w:rPr>
          <w:rFonts w:ascii="Helvetica" w:hAnsi="Helvetica" w:cs="Helvetica"/>
          <w:color w:val="323232"/>
          <w:sz w:val="18"/>
          <w:szCs w:val="18"/>
        </w:rPr>
        <w:t>有一个冒号，伪元素前面有两个冒号</w:t>
      </w:r>
      <w:r>
        <w:rPr>
          <w:rFonts w:ascii="Helvetica" w:hAnsi="Helvetica" w:cs="Helvetica"/>
          <w:color w:val="323232"/>
          <w:sz w:val="18"/>
          <w:szCs w:val="18"/>
        </w:rPr>
        <w:br/>
      </w:r>
      <w:r>
        <w:rPr>
          <w:rFonts w:ascii="Helvetica" w:hAnsi="Helvetica" w:cs="Helvetica"/>
          <w:color w:val="323232"/>
          <w:sz w:val="18"/>
          <w:szCs w:val="18"/>
        </w:rPr>
        <w:t>常用伪元素</w:t>
      </w:r>
      <w:r>
        <w:rPr>
          <w:rFonts w:ascii="Helvetica" w:hAnsi="Helvetica" w:cs="Helvetica"/>
          <w:color w:val="323232"/>
          <w:sz w:val="18"/>
          <w:szCs w:val="18"/>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r>
        <w:rPr>
          <w:rStyle w:val="hljs-keyword"/>
          <w:rFonts w:ascii="Consolas" w:hAnsi="Consolas" w:cs="Consolas"/>
          <w:b/>
          <w:bCs/>
          <w:color w:val="333333"/>
        </w:rPr>
        <w:t>before</w:t>
      </w:r>
      <w:r>
        <w:rPr>
          <w:rStyle w:val="HTML"/>
          <w:rFonts w:ascii="Consolas" w:hAnsi="Consolas" w:cs="Consolas"/>
          <w:color w:val="333333"/>
        </w:rPr>
        <w:t xml:space="preserve"> </w:t>
      </w:r>
      <w:r>
        <w:rPr>
          <w:rStyle w:val="HTML"/>
          <w:rFonts w:ascii="Consolas" w:hAnsi="Consolas" w:cs="Consolas"/>
          <w:color w:val="333333"/>
        </w:rPr>
        <w:t>为作用元素的第一个子节点插入</w:t>
      </w:r>
      <w:r>
        <w:rPr>
          <w:rStyle w:val="HTML"/>
          <w:rFonts w:ascii="Consolas" w:hAnsi="Consolas" w:cs="Consolas"/>
          <w:color w:val="333333"/>
        </w:rPr>
        <w:t>dom</w:t>
      </w:r>
      <w:r>
        <w:rPr>
          <w:rStyle w:val="HTML"/>
          <w:rFonts w:ascii="Consolas" w:hAnsi="Consolas" w:cs="Consolas"/>
          <w:color w:val="333333"/>
        </w:rPr>
        <w:t>中</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r>
        <w:rPr>
          <w:rStyle w:val="hljs-keyword"/>
          <w:rFonts w:ascii="Consolas" w:hAnsi="Consolas" w:cs="Consolas"/>
          <w:b/>
          <w:bCs/>
          <w:color w:val="333333"/>
        </w:rPr>
        <w:t>after</w:t>
      </w:r>
      <w:r>
        <w:rPr>
          <w:rStyle w:val="HTML"/>
          <w:rFonts w:ascii="Consolas" w:hAnsi="Consolas" w:cs="Consolas"/>
          <w:color w:val="333333"/>
        </w:rPr>
        <w:t xml:space="preserve"> </w:t>
      </w:r>
      <w:r>
        <w:rPr>
          <w:rStyle w:val="HTML"/>
          <w:rFonts w:ascii="Consolas" w:hAnsi="Consolas" w:cs="Consolas"/>
          <w:color w:val="333333"/>
        </w:rPr>
        <w:t>为作用元素的最后</w:t>
      </w:r>
      <w:proofErr w:type="gramStart"/>
      <w:r>
        <w:rPr>
          <w:rStyle w:val="HTML"/>
          <w:rFonts w:ascii="Consolas" w:hAnsi="Consolas" w:cs="Consolas"/>
          <w:color w:val="333333"/>
        </w:rPr>
        <w:t>一</w:t>
      </w:r>
      <w:proofErr w:type="gramEnd"/>
      <w:r>
        <w:rPr>
          <w:rStyle w:val="HTML"/>
          <w:rFonts w:ascii="Consolas" w:hAnsi="Consolas" w:cs="Consolas"/>
          <w:color w:val="333333"/>
        </w:rPr>
        <w:t>个子节点插入</w:t>
      </w:r>
      <w:r>
        <w:rPr>
          <w:rStyle w:val="HTML"/>
          <w:rFonts w:ascii="Consolas" w:hAnsi="Consolas" w:cs="Consolas"/>
          <w:color w:val="333333"/>
        </w:rPr>
        <w:t>dom</w:t>
      </w:r>
      <w:r>
        <w:rPr>
          <w:rStyle w:val="HTML"/>
          <w:rFonts w:ascii="Consolas" w:hAnsi="Consolas" w:cs="Consolas"/>
          <w:color w:val="333333"/>
        </w:rPr>
        <w:t>中</w:t>
      </w:r>
    </w:p>
    <w:p w:rsidR="008B633A" w:rsidRDefault="008B633A" w:rsidP="008B633A">
      <w:pPr>
        <w:widowControl/>
        <w:numPr>
          <w:ilvl w:val="0"/>
          <w:numId w:val="1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同：都是通过选择器为元素添加样式</w:t>
      </w:r>
    </w:p>
    <w:p w:rsidR="008B633A" w:rsidRDefault="008B633A" w:rsidP="008B633A">
      <w:pPr>
        <w:widowControl/>
        <w:numPr>
          <w:ilvl w:val="0"/>
          <w:numId w:val="1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异：伪元素会创建一个元素，但不是真正的</w:t>
      </w:r>
      <w:r>
        <w:rPr>
          <w:rFonts w:ascii="Helvetica" w:hAnsi="Helvetica" w:cs="Helvetica"/>
          <w:color w:val="323232"/>
          <w:sz w:val="18"/>
          <w:szCs w:val="18"/>
        </w:rPr>
        <w:t>Html</w:t>
      </w:r>
      <w:r>
        <w:rPr>
          <w:rFonts w:ascii="Helvetica" w:hAnsi="Helvetica" w:cs="Helvetica"/>
          <w:color w:val="323232"/>
          <w:sz w:val="18"/>
          <w:szCs w:val="18"/>
        </w:rPr>
        <w:t>元素，</w:t>
      </w:r>
      <w:proofErr w:type="gramStart"/>
      <w:r>
        <w:rPr>
          <w:rFonts w:ascii="Helvetica" w:hAnsi="Helvetica" w:cs="Helvetica"/>
          <w:color w:val="323232"/>
          <w:sz w:val="18"/>
          <w:szCs w:val="18"/>
        </w:rPr>
        <w:t>伪类相当于</w:t>
      </w:r>
      <w:proofErr w:type="gramEnd"/>
      <w:r>
        <w:rPr>
          <w:rFonts w:ascii="Helvetica" w:hAnsi="Helvetica" w:cs="Helvetica"/>
          <w:color w:val="323232"/>
          <w:sz w:val="18"/>
          <w:szCs w:val="18"/>
        </w:rPr>
        <w:t>为一个元素创建一个</w:t>
      </w:r>
      <w:r>
        <w:rPr>
          <w:rFonts w:ascii="Helvetica" w:hAnsi="Helvetica" w:cs="Helvetica"/>
          <w:color w:val="323232"/>
          <w:sz w:val="18"/>
          <w:szCs w:val="18"/>
        </w:rPr>
        <w:t>class</w:t>
      </w:r>
      <w:r>
        <w:rPr>
          <w:rFonts w:ascii="Helvetica" w:hAnsi="Helvetica" w:cs="Helvetica"/>
          <w:color w:val="323232"/>
          <w:sz w:val="18"/>
          <w:szCs w:val="18"/>
        </w:rPr>
        <w:t>样式</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2."+" </w:t>
      </w:r>
      <w:r>
        <w:rPr>
          <w:rFonts w:ascii="Helvetica" w:hAnsi="Helvetica" w:cs="Helvetica"/>
          <w:color w:val="323232"/>
          <w:sz w:val="18"/>
          <w:szCs w:val="18"/>
        </w:rPr>
        <w:t>选择相邻兄弟</w:t>
      </w:r>
      <w:r>
        <w:rPr>
          <w:rFonts w:ascii="Helvetica" w:hAnsi="Helvetica" w:cs="Helvetica"/>
          <w:color w:val="323232"/>
          <w:sz w:val="18"/>
          <w:szCs w:val="18"/>
        </w:rPr>
        <w:br/>
      </w:r>
      <w:r>
        <w:rPr>
          <w:rFonts w:ascii="Helvetica" w:hAnsi="Helvetica" w:cs="Helvetica"/>
          <w:color w:val="323232"/>
          <w:sz w:val="18"/>
          <w:szCs w:val="18"/>
        </w:rPr>
        <w:t>例如，如果要增加紧接在</w:t>
      </w:r>
      <w:r>
        <w:rPr>
          <w:rFonts w:ascii="Helvetica" w:hAnsi="Helvetica" w:cs="Helvetica"/>
          <w:color w:val="323232"/>
          <w:sz w:val="18"/>
          <w:szCs w:val="18"/>
        </w:rPr>
        <w:t xml:space="preserve"> h1 </w:t>
      </w:r>
      <w:r>
        <w:rPr>
          <w:rFonts w:ascii="Helvetica" w:hAnsi="Helvetica" w:cs="Helvetica"/>
          <w:color w:val="323232"/>
          <w:sz w:val="18"/>
          <w:szCs w:val="18"/>
        </w:rPr>
        <w:t>元素后出现的段落的上边距，可以这样写：</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tag"/>
          <w:rFonts w:ascii="Consolas" w:hAnsi="Consolas" w:cs="Consolas"/>
          <w:b/>
          <w:bCs/>
          <w:color w:val="333333"/>
        </w:rPr>
        <w:t>h1</w:t>
      </w:r>
      <w:r>
        <w:rPr>
          <w:rStyle w:val="HTML"/>
          <w:rFonts w:ascii="Consolas" w:hAnsi="Consolas" w:cs="Consolas"/>
          <w:color w:val="333333"/>
        </w:rPr>
        <w:t xml:space="preserve"> + </w:t>
      </w:r>
      <w:r>
        <w:rPr>
          <w:rStyle w:val="hljs-selector-tag"/>
          <w:rFonts w:ascii="Consolas" w:hAnsi="Consolas" w:cs="Consolas"/>
          <w:b/>
          <w:bCs/>
          <w:color w:val="333333"/>
        </w:rPr>
        <w:t>p</w:t>
      </w:r>
      <w:r>
        <w:rPr>
          <w:rStyle w:val="HTML"/>
          <w:rFonts w:ascii="Consolas" w:hAnsi="Consolas" w:cs="Consolas"/>
          <w:color w:val="333333"/>
        </w:rPr>
        <w:t xml:space="preserve"> {</w:t>
      </w:r>
      <w:r>
        <w:rPr>
          <w:rStyle w:val="hljs-attribute"/>
          <w:rFonts w:ascii="Consolas" w:hAnsi="Consolas" w:cs="Consolas"/>
          <w:color w:val="000080"/>
        </w:rPr>
        <w:t>margin-top</w:t>
      </w:r>
      <w:proofErr w:type="gramStart"/>
      <w:r>
        <w:rPr>
          <w:rStyle w:val="HTML"/>
          <w:rFonts w:ascii="Consolas" w:hAnsi="Consolas" w:cs="Consolas"/>
          <w:color w:val="333333"/>
        </w:rPr>
        <w:t>:</w:t>
      </w:r>
      <w:r>
        <w:rPr>
          <w:rStyle w:val="hljs-number"/>
          <w:rFonts w:ascii="Consolas" w:hAnsi="Consolas" w:cs="Consolas"/>
          <w:color w:val="008080"/>
        </w:rPr>
        <w:t>50px</w:t>
      </w:r>
      <w:proofErr w:type="gramEnd"/>
      <w:r>
        <w:rPr>
          <w:rStyle w:val="HTML"/>
          <w:rFonts w:ascii="Consolas" w:hAnsi="Consolas" w:cs="Consolas"/>
          <w:color w:val="333333"/>
        </w:rPr>
        <w:t>;}</w:t>
      </w:r>
    </w:p>
    <w:p w:rsidR="008B633A" w:rsidRDefault="008B633A" w:rsidP="008B633A">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三、最后</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47" w:tgtFrame="_blank" w:history="1">
        <w:r>
          <w:rPr>
            <w:rStyle w:val="a4"/>
            <w:rFonts w:ascii="Helvetica" w:hAnsi="Helvetica" w:cs="Helvetica"/>
            <w:color w:val="38BA72"/>
            <w:sz w:val="18"/>
            <w:szCs w:val="18"/>
          </w:rPr>
          <w:t>效果展示</w:t>
        </w:r>
      </w:hyperlink>
      <w:r>
        <w:rPr>
          <w:rFonts w:ascii="Helvetica" w:hAnsi="Helvetica" w:cs="Helvetica"/>
          <w:color w:val="323232"/>
          <w:sz w:val="18"/>
          <w:szCs w:val="18"/>
        </w:rPr>
        <w:br/>
      </w:r>
      <w:hyperlink r:id="rId48" w:tgtFrame="_blank" w:history="1">
        <w:r>
          <w:rPr>
            <w:rStyle w:val="a4"/>
            <w:rFonts w:ascii="Helvetica" w:hAnsi="Helvetica" w:cs="Helvetica"/>
            <w:color w:val="38BA72"/>
            <w:sz w:val="18"/>
            <w:szCs w:val="18"/>
          </w:rPr>
          <w:t>源代码</w:t>
        </w:r>
      </w:hyperlink>
    </w:p>
    <w:p w:rsidR="008B633A" w:rsidRDefault="008B633A"/>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自定义</w:t>
      </w:r>
      <w:r>
        <w:rPr>
          <w:rFonts w:ascii="inherit" w:hAnsi="inherit" w:cs="Helvetica"/>
          <w:b w:val="0"/>
          <w:bCs w:val="0"/>
          <w:color w:val="323232"/>
          <w:sz w:val="54"/>
          <w:szCs w:val="54"/>
        </w:rPr>
        <w:t>checkbox</w:t>
      </w:r>
      <w:r>
        <w:rPr>
          <w:rFonts w:ascii="inherit" w:hAnsi="inherit" w:cs="Helvetica"/>
          <w:b w:val="0"/>
          <w:bCs w:val="0"/>
          <w:color w:val="323232"/>
          <w:sz w:val="54"/>
          <w:szCs w:val="54"/>
        </w:rPr>
        <w:t>，</w:t>
      </w:r>
      <w:r>
        <w:rPr>
          <w:rFonts w:ascii="inherit" w:hAnsi="inherit" w:cs="Helvetica"/>
          <w:b w:val="0"/>
          <w:bCs w:val="0"/>
          <w:color w:val="323232"/>
          <w:sz w:val="54"/>
          <w:szCs w:val="54"/>
        </w:rPr>
        <w:t xml:space="preserve"> radio</w:t>
      </w:r>
      <w:r>
        <w:rPr>
          <w:rFonts w:ascii="inherit" w:hAnsi="inherit" w:cs="Helvetica"/>
          <w:b w:val="0"/>
          <w:bCs w:val="0"/>
          <w:color w:val="323232"/>
          <w:sz w:val="54"/>
          <w:szCs w:val="54"/>
        </w:rPr>
        <w:t>样式</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从前还没有尝试过自定义元素的样式</w:t>
      </w:r>
      <w:r>
        <w:rPr>
          <w:rFonts w:ascii="Helvetica" w:hAnsi="Helvetica" w:cs="Helvetica"/>
          <w:color w:val="323232"/>
        </w:rPr>
        <w:t xml:space="preserve">, </w:t>
      </w:r>
      <w:r>
        <w:rPr>
          <w:rFonts w:ascii="Helvetica" w:hAnsi="Helvetica" w:cs="Helvetica"/>
          <w:color w:val="323232"/>
        </w:rPr>
        <w:t>趁着这一次的几乎就试一把实现自定义的按钮样式</w:t>
      </w:r>
      <w:r>
        <w:rPr>
          <w:rFonts w:ascii="Helvetica" w:hAnsi="Helvetica" w:cs="Helvetica"/>
          <w:color w:val="323232"/>
        </w:rPr>
        <w:t>.</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lastRenderedPageBreak/>
        <w:t>开始</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实现相应的效果需要先把原来的系统效果隐藏掉</w:t>
      </w:r>
      <w:r>
        <w:rPr>
          <w:rFonts w:ascii="Helvetica" w:hAnsi="Helvetica" w:cs="Helvetica"/>
          <w:color w:val="323232"/>
        </w:rPr>
        <w:t xml:space="preserve">. </w:t>
      </w:r>
      <w:r>
        <w:rPr>
          <w:rFonts w:ascii="Helvetica" w:hAnsi="Helvetica" w:cs="Helvetica"/>
          <w:color w:val="323232"/>
        </w:rPr>
        <w:t>这里找到的是</w:t>
      </w:r>
      <w:r>
        <w:rPr>
          <w:rStyle w:val="HTML"/>
          <w:rFonts w:ascii="Consolas" w:hAnsi="Consolas" w:cs="Consolas"/>
          <w:color w:val="C7254E"/>
          <w:sz w:val="18"/>
          <w:szCs w:val="18"/>
          <w:shd w:val="clear" w:color="auto" w:fill="F9F2F4"/>
        </w:rPr>
        <w:t>-webkit-appearance</w:t>
      </w:r>
      <w:r>
        <w:rPr>
          <w:rFonts w:ascii="Helvetica" w:hAnsi="Helvetica" w:cs="Helvetica"/>
          <w:color w:val="323232"/>
        </w:rPr>
        <w:t>这个属性</w:t>
      </w:r>
      <w:r>
        <w:rPr>
          <w:rFonts w:ascii="Helvetica" w:hAnsi="Helvetica" w:cs="Helvetica"/>
          <w:color w:val="323232"/>
        </w:rPr>
        <w:t xml:space="preserve">, </w:t>
      </w:r>
      <w:r>
        <w:rPr>
          <w:rFonts w:ascii="Helvetica" w:hAnsi="Helvetica" w:cs="Helvetica"/>
          <w:color w:val="323232"/>
        </w:rPr>
        <w:t>这个属性可将任意的元素转化成相应浏览器定义的元素的外观如</w:t>
      </w:r>
      <w:r>
        <w:rPr>
          <w:rFonts w:ascii="Helvetica" w:hAnsi="Helvetica" w:cs="Helvetica"/>
          <w:color w:val="323232"/>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style</w:t>
      </w:r>
      <w:proofErr w:type="gramEnd"/>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t>.radio-div</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r>
        <w:rPr>
          <w:rStyle w:val="hljs-attribute"/>
          <w:rFonts w:ascii="Consolas" w:hAnsi="Consolas" w:cs="Consolas"/>
          <w:color w:val="000080"/>
        </w:rPr>
        <w:t>-</w:t>
      </w:r>
      <w:proofErr w:type="gramStart"/>
      <w:r>
        <w:rPr>
          <w:rStyle w:val="hljs-attribute"/>
          <w:rFonts w:ascii="Consolas" w:hAnsi="Consolas" w:cs="Consolas"/>
          <w:color w:val="000080"/>
        </w:rPr>
        <w:t>webkit-</w:t>
      </w:r>
      <w:proofErr w:type="gramEnd"/>
      <w:r>
        <w:rPr>
          <w:rStyle w:val="hljs-attribute"/>
          <w:rFonts w:ascii="Consolas" w:hAnsi="Consolas" w:cs="Consolas"/>
          <w:color w:val="000080"/>
        </w:rPr>
        <w:t>appearance</w:t>
      </w:r>
      <w:r>
        <w:rPr>
          <w:rStyle w:val="css"/>
          <w:rFonts w:ascii="Consolas" w:hAnsi="Consolas" w:cs="Consolas"/>
          <w:color w:val="333333"/>
        </w:rPr>
        <w:t>: radio;</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style</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"radio-div"</w:t>
      </w:r>
      <w:r>
        <w:rPr>
          <w:rStyle w:val="hljs-tag"/>
          <w:rFonts w:ascii="Consolas" w:hAnsi="Consolas" w:cs="Consolas"/>
          <w:color w:val="000080"/>
        </w:rPr>
        <w:t>&gt;&lt;/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上面这样就可以将一个</w:t>
      </w:r>
      <w:r>
        <w:rPr>
          <w:rFonts w:ascii="Helvetica" w:hAnsi="Helvetica" w:cs="Helvetica"/>
          <w:color w:val="323232"/>
        </w:rPr>
        <w:t>div</w:t>
      </w:r>
      <w:r>
        <w:rPr>
          <w:rFonts w:ascii="Helvetica" w:hAnsi="Helvetica" w:cs="Helvetica"/>
          <w:color w:val="323232"/>
        </w:rPr>
        <w:t>改造成一个单选按钮的样子</w:t>
      </w:r>
      <w:r>
        <w:rPr>
          <w:rFonts w:ascii="Helvetica" w:hAnsi="Helvetica" w:cs="Helvetica"/>
          <w:color w:val="323232"/>
        </w:rPr>
        <w:t xml:space="preserve">, </w:t>
      </w:r>
      <w:r>
        <w:rPr>
          <w:rFonts w:ascii="Helvetica" w:hAnsi="Helvetica" w:cs="Helvetica"/>
          <w:color w:val="323232"/>
        </w:rPr>
        <w:t>当然只是有个样子而已</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我们这里用到的属性值为</w:t>
      </w:r>
      <w:r>
        <w:rPr>
          <w:rFonts w:ascii="Helvetica" w:hAnsi="Helvetica" w:cs="Helvetica"/>
          <w:color w:val="323232"/>
        </w:rPr>
        <w:t>:</w:t>
      </w:r>
      <w:r>
        <w:rPr>
          <w:rStyle w:val="apple-converted-space"/>
          <w:rFonts w:ascii="Helvetica" w:hAnsi="Helvetica" w:cs="Helvetica"/>
          <w:color w:val="323232"/>
        </w:rPr>
        <w:t> </w:t>
      </w:r>
      <w:r>
        <w:rPr>
          <w:rStyle w:val="HTML"/>
          <w:rFonts w:ascii="Consolas" w:hAnsi="Consolas" w:cs="Consolas"/>
          <w:color w:val="C7254E"/>
          <w:sz w:val="18"/>
          <w:szCs w:val="18"/>
          <w:shd w:val="clear" w:color="auto" w:fill="F9F2F4"/>
        </w:rPr>
        <w:t>none</w:t>
      </w:r>
      <w:r>
        <w:rPr>
          <w:rFonts w:ascii="Helvetica" w:hAnsi="Helvetica" w:cs="Helvetica"/>
          <w:color w:val="323232"/>
        </w:rPr>
        <w:t xml:space="preserve">, </w:t>
      </w:r>
      <w:r>
        <w:rPr>
          <w:rFonts w:ascii="Helvetica" w:hAnsi="Helvetica" w:cs="Helvetica"/>
          <w:color w:val="323232"/>
        </w:rPr>
        <w:t>这个值可以将原来的</w:t>
      </w:r>
      <w:r>
        <w:rPr>
          <w:rFonts w:ascii="Helvetica" w:hAnsi="Helvetica" w:cs="Helvetica"/>
          <w:color w:val="323232"/>
        </w:rPr>
        <w:t>input</w:t>
      </w:r>
      <w:r>
        <w:rPr>
          <w:rFonts w:ascii="Helvetica" w:hAnsi="Helvetica" w:cs="Helvetica"/>
          <w:color w:val="323232"/>
        </w:rPr>
        <w:t>的</w:t>
      </w:r>
      <w:proofErr w:type="gramStart"/>
      <w:r>
        <w:rPr>
          <w:rFonts w:ascii="Helvetica" w:hAnsi="Helvetica" w:cs="Helvetica"/>
          <w:color w:val="323232"/>
        </w:rPr>
        <w:t>的</w:t>
      </w:r>
      <w:proofErr w:type="gramEnd"/>
      <w:r>
        <w:rPr>
          <w:rFonts w:ascii="Helvetica" w:hAnsi="Helvetica" w:cs="Helvetica"/>
          <w:color w:val="323232"/>
        </w:rPr>
        <w:t>样子给隐藏掉</w:t>
      </w:r>
      <w:r>
        <w:rPr>
          <w:rFonts w:ascii="Helvetica" w:hAnsi="Helvetica" w:cs="Helvetica"/>
          <w:color w:val="323232"/>
        </w:rPr>
        <w:t xml:space="preserve">, </w:t>
      </w:r>
      <w:r>
        <w:rPr>
          <w:rFonts w:ascii="Helvetica" w:hAnsi="Helvetica" w:cs="Helvetica"/>
          <w:color w:val="323232"/>
        </w:rPr>
        <w:t>从而为后面的自定义外观流出空间</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这里需要注意的是</w:t>
      </w:r>
      <w:r>
        <w:rPr>
          <w:rFonts w:ascii="Helvetica" w:hAnsi="Helvetica" w:cs="Helvetica"/>
          <w:color w:val="323232"/>
        </w:rPr>
        <w:t xml:space="preserve">: </w:t>
      </w:r>
      <w:r>
        <w:rPr>
          <w:rFonts w:ascii="Helvetica" w:hAnsi="Helvetica" w:cs="Helvetica"/>
          <w:color w:val="323232"/>
        </w:rPr>
        <w:t>这个属性在现代浏览器上基本可以工作</w:t>
      </w:r>
      <w:r>
        <w:rPr>
          <w:rFonts w:ascii="Helvetica" w:hAnsi="Helvetica" w:cs="Helvetica"/>
          <w:color w:val="323232"/>
        </w:rPr>
        <w:t xml:space="preserve">. </w:t>
      </w:r>
      <w:r>
        <w:rPr>
          <w:rFonts w:ascii="Helvetica" w:hAnsi="Helvetica" w:cs="Helvetica"/>
          <w:color w:val="323232"/>
        </w:rPr>
        <w:t>旧版浏览器却是并不支持</w:t>
      </w:r>
      <w:r>
        <w:rPr>
          <w:rFonts w:ascii="Helvetica" w:hAnsi="Helvetica" w:cs="Helvetica"/>
          <w:color w:val="323232"/>
        </w:rPr>
        <w:t xml:space="preserve">. </w:t>
      </w:r>
      <w:r>
        <w:rPr>
          <w:rFonts w:ascii="Helvetica" w:hAnsi="Helvetica" w:cs="Helvetica"/>
          <w:color w:val="323232"/>
        </w:rPr>
        <w:t>具体的设置有很多如</w:t>
      </w:r>
      <w:r>
        <w:rPr>
          <w:rFonts w:ascii="Helvetica" w:hAnsi="Helvetica" w:cs="Helvetica"/>
          <w:color w:val="323232"/>
        </w:rPr>
        <w:t>:</w:t>
      </w:r>
    </w:p>
    <w:p w:rsidR="008B633A" w:rsidRDefault="008B633A" w:rsidP="008B633A">
      <w:pPr>
        <w:widowControl/>
        <w:numPr>
          <w:ilvl w:val="0"/>
          <w:numId w:val="18"/>
        </w:numPr>
        <w:spacing w:before="100" w:beforeAutospacing="1" w:after="100" w:afterAutospacing="1"/>
        <w:jc w:val="left"/>
        <w:rPr>
          <w:rFonts w:ascii="Helvetica" w:hAnsi="Helvetica" w:cs="Helvetica"/>
          <w:color w:val="323232"/>
        </w:rPr>
      </w:pPr>
      <w:r>
        <w:rPr>
          <w:rFonts w:ascii="Helvetica" w:hAnsi="Helvetica" w:cs="Helvetica"/>
          <w:color w:val="323232"/>
        </w:rPr>
        <w:t>checkbox</w:t>
      </w:r>
    </w:p>
    <w:p w:rsidR="008B633A" w:rsidRDefault="008B633A" w:rsidP="008B633A">
      <w:pPr>
        <w:widowControl/>
        <w:numPr>
          <w:ilvl w:val="0"/>
          <w:numId w:val="18"/>
        </w:numPr>
        <w:spacing w:before="100" w:beforeAutospacing="1" w:after="100" w:afterAutospacing="1"/>
        <w:jc w:val="left"/>
        <w:rPr>
          <w:rFonts w:ascii="Helvetica" w:hAnsi="Helvetica" w:cs="Helvetica"/>
          <w:color w:val="323232"/>
        </w:rPr>
      </w:pPr>
      <w:r>
        <w:rPr>
          <w:rFonts w:ascii="Helvetica" w:hAnsi="Helvetica" w:cs="Helvetica"/>
          <w:color w:val="323232"/>
        </w:rPr>
        <w:t>radio</w:t>
      </w:r>
    </w:p>
    <w:p w:rsidR="008B633A" w:rsidRDefault="008B633A" w:rsidP="008B633A">
      <w:pPr>
        <w:widowControl/>
        <w:numPr>
          <w:ilvl w:val="0"/>
          <w:numId w:val="18"/>
        </w:numPr>
        <w:spacing w:before="100" w:beforeAutospacing="1" w:after="100" w:afterAutospacing="1"/>
        <w:jc w:val="left"/>
        <w:rPr>
          <w:rFonts w:ascii="Helvetica" w:hAnsi="Helvetica" w:cs="Helvetica"/>
          <w:color w:val="323232"/>
        </w:rPr>
      </w:pPr>
      <w:r>
        <w:rPr>
          <w:rFonts w:ascii="Helvetica" w:hAnsi="Helvetica" w:cs="Helvetica"/>
          <w:color w:val="323232"/>
        </w:rPr>
        <w:t>button</w:t>
      </w:r>
    </w:p>
    <w:p w:rsidR="008B633A" w:rsidRDefault="008B633A" w:rsidP="008B633A">
      <w:pPr>
        <w:widowControl/>
        <w:numPr>
          <w:ilvl w:val="0"/>
          <w:numId w:val="18"/>
        </w:numPr>
        <w:spacing w:before="100" w:beforeAutospacing="1" w:after="100" w:afterAutospacing="1"/>
        <w:jc w:val="left"/>
        <w:rPr>
          <w:rFonts w:ascii="Helvetica" w:hAnsi="Helvetica" w:cs="Helvetica"/>
          <w:color w:val="323232"/>
        </w:rPr>
      </w:pPr>
      <w:r>
        <w:rPr>
          <w:rFonts w:ascii="Helvetica" w:hAnsi="Helvetica" w:cs="Helvetica"/>
          <w:color w:val="323232"/>
        </w:rPr>
        <w:t>caret</w:t>
      </w:r>
    </w:p>
    <w:p w:rsidR="008B633A" w:rsidRDefault="008B633A" w:rsidP="008B633A">
      <w:pPr>
        <w:widowControl/>
        <w:numPr>
          <w:ilvl w:val="0"/>
          <w:numId w:val="18"/>
        </w:numPr>
        <w:spacing w:before="100" w:beforeAutospacing="1" w:after="100" w:afterAutospacing="1"/>
        <w:jc w:val="left"/>
        <w:rPr>
          <w:rFonts w:ascii="Helvetica" w:hAnsi="Helvetica" w:cs="Helvetica"/>
          <w:color w:val="323232"/>
        </w:rPr>
      </w:pPr>
      <w:r>
        <w:rPr>
          <w:rFonts w:ascii="Helvetica" w:hAnsi="Helvetica" w:cs="Helvetica"/>
          <w:color w:val="323232"/>
        </w:rPr>
        <w:t>textarea</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上面只是列举了一些属性</w:t>
      </w:r>
      <w:r>
        <w:rPr>
          <w:rFonts w:ascii="Helvetica" w:hAnsi="Helvetica" w:cs="Helvetica"/>
          <w:color w:val="323232"/>
        </w:rPr>
        <w:t xml:space="preserve">, </w:t>
      </w:r>
      <w:r>
        <w:rPr>
          <w:rFonts w:ascii="Helvetica" w:hAnsi="Helvetica" w:cs="Helvetica"/>
          <w:color w:val="323232"/>
        </w:rPr>
        <w:t>这个不是关注的重点</w:t>
      </w:r>
      <w:r>
        <w:rPr>
          <w:rFonts w:ascii="Helvetica" w:hAnsi="Helvetica" w:cs="Helvetica"/>
          <w:color w:val="323232"/>
        </w:rPr>
        <w:t xml:space="preserve">. </w:t>
      </w:r>
      <w:r>
        <w:rPr>
          <w:rFonts w:ascii="Helvetica" w:hAnsi="Helvetica" w:cs="Helvetica"/>
          <w:color w:val="323232"/>
        </w:rPr>
        <w:t>这里首先实现效果</w:t>
      </w:r>
      <w:r>
        <w:rPr>
          <w:rFonts w:ascii="Helvetica" w:hAnsi="Helvetica" w:cs="Helvetica"/>
          <w:color w:val="323232"/>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fieldset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"form-group"</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legend</w:t>
      </w:r>
      <w:r>
        <w:rPr>
          <w:rStyle w:val="hljs-tag"/>
          <w:rFonts w:ascii="Consolas" w:hAnsi="Consolas" w:cs="Consolas"/>
          <w:color w:val="000080"/>
        </w:rPr>
        <w:t>&gt;</w:t>
      </w:r>
      <w:r>
        <w:rPr>
          <w:rStyle w:val="HTML"/>
          <w:rFonts w:ascii="Consolas" w:hAnsi="Consolas" w:cs="Consolas"/>
          <w:color w:val="333333"/>
        </w:rPr>
        <w:t>是男的吗</w:t>
      </w:r>
      <w:r>
        <w:rPr>
          <w:rStyle w:val="HTML"/>
          <w:rFonts w:ascii="Consolas" w:hAnsi="Consolas" w:cs="Consolas"/>
          <w:color w:val="333333"/>
        </w:rPr>
        <w:t>?</w:t>
      </w:r>
      <w:r>
        <w:rPr>
          <w:rStyle w:val="hljs-tag"/>
          <w:rFonts w:ascii="Consolas" w:hAnsi="Consolas" w:cs="Consolas"/>
          <w:color w:val="000080"/>
        </w:rPr>
        <w:t>&lt;/</w:t>
      </w:r>
      <w:r>
        <w:rPr>
          <w:rStyle w:val="hljs-name"/>
          <w:rFonts w:ascii="Consolas" w:hAnsi="Consolas" w:cs="Consolas"/>
          <w:color w:val="000080"/>
        </w:rPr>
        <w:t>legend</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"pseudoRadioIsMan"</w:t>
      </w:r>
      <w:r>
        <w:rPr>
          <w:rStyle w:val="hljs-tag"/>
          <w:rFonts w:ascii="Consolas" w:hAnsi="Consolas" w:cs="Consolas"/>
          <w:color w:val="000080"/>
        </w:rPr>
        <w:t>&gt;</w:t>
      </w:r>
      <w:r>
        <w:rPr>
          <w:rStyle w:val="HTML"/>
          <w:rFonts w:ascii="Consolas" w:hAnsi="Consolas" w:cs="Consolas"/>
          <w:color w:val="333333"/>
        </w:rPr>
        <w:t>是</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"pseudo-radio"</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"pseudoRadioIsMan"</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"man"</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"pseudoRadioNotMan"</w:t>
      </w:r>
      <w:r>
        <w:rPr>
          <w:rStyle w:val="hljs-tag"/>
          <w:rFonts w:ascii="Consolas" w:hAnsi="Consolas" w:cs="Consolas"/>
          <w:color w:val="000080"/>
        </w:rPr>
        <w:t>&gt;</w:t>
      </w:r>
      <w:r>
        <w:rPr>
          <w:rStyle w:val="HTML"/>
          <w:rFonts w:ascii="Consolas" w:hAnsi="Consolas" w:cs="Consolas"/>
          <w:color w:val="333333"/>
        </w:rPr>
        <w:t>不是</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"pseudo-radio"</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"pseudoRadioNotMan"</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"man"</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fieldset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style</w:t>
      </w:r>
      <w:proofErr w:type="gramEnd"/>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lastRenderedPageBreak/>
        <w:t>.pseudo-radio</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css"/>
          <w:rFonts w:ascii="Consolas" w:hAnsi="Consolas" w:cs="Consolas"/>
          <w:color w:val="333333"/>
        </w:rPr>
        <w:t>: relative;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css"/>
          <w:rFonts w:ascii="Consolas" w:hAnsi="Consolas" w:cs="Consolas"/>
          <w:color w:val="333333"/>
        </w:rPr>
        <w:t xml:space="preserve">: </w:t>
      </w:r>
      <w:r>
        <w:rPr>
          <w:rStyle w:val="hljs-number"/>
          <w:rFonts w:ascii="Consolas" w:hAnsi="Consolas" w:cs="Consolas"/>
          <w:color w:val="008080"/>
        </w:rPr>
        <w:t>16px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css"/>
          <w:rFonts w:ascii="Consolas" w:hAnsi="Consolas" w:cs="Consolas"/>
          <w:color w:val="333333"/>
        </w:rPr>
        <w:t xml:space="preserve">: </w:t>
      </w:r>
      <w:r>
        <w:rPr>
          <w:rStyle w:val="hljs-number"/>
          <w:rFonts w:ascii="Consolas" w:hAnsi="Consolas" w:cs="Consolas"/>
          <w:color w:val="008080"/>
        </w:rPr>
        <w:t>16px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css"/>
          <w:rFonts w:ascii="Consolas" w:hAnsi="Consolas" w:cs="Consolas"/>
          <w:color w:val="333333"/>
        </w:rPr>
        <w:t xml:space="preserve">: solid </w:t>
      </w:r>
      <w:r>
        <w:rPr>
          <w:rStyle w:val="hljs-number"/>
          <w:rFonts w:ascii="Consolas" w:hAnsi="Consolas" w:cs="Consolas"/>
          <w:color w:val="008080"/>
        </w:rPr>
        <w:t>1px</w:t>
      </w:r>
      <w:r>
        <w:rPr>
          <w:rStyle w:val="css"/>
          <w:rFonts w:ascii="Consolas" w:hAnsi="Consolas" w:cs="Consolas"/>
          <w:color w:val="333333"/>
        </w:rPr>
        <w:t xml:space="preserve"> </w:t>
      </w:r>
      <w:r>
        <w:rPr>
          <w:rStyle w:val="hljs-number"/>
          <w:rFonts w:ascii="Consolas" w:hAnsi="Consolas" w:cs="Consolas"/>
          <w:color w:val="008080"/>
        </w:rPr>
        <w:t>#ccc</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vertical-</w:t>
      </w:r>
      <w:proofErr w:type="gramEnd"/>
      <w:r>
        <w:rPr>
          <w:rStyle w:val="hljs-attribute"/>
          <w:rFonts w:ascii="Consolas" w:hAnsi="Consolas" w:cs="Consolas"/>
          <w:color w:val="000080"/>
        </w:rPr>
        <w:t>align</w:t>
      </w:r>
      <w:r>
        <w:rPr>
          <w:rStyle w:val="css"/>
          <w:rFonts w:ascii="Consolas" w:hAnsi="Consolas" w:cs="Consolas"/>
          <w:color w:val="333333"/>
        </w:rPr>
        <w:t>: middle;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t>.pseudo-radio</w:t>
      </w:r>
      <w:proofErr w:type="gramStart"/>
      <w:r>
        <w:rPr>
          <w:rStyle w:val="hljs-selector-pseudo"/>
          <w:rFonts w:ascii="Consolas" w:hAnsi="Consolas" w:cs="Consolas"/>
          <w:color w:val="333333"/>
        </w:rPr>
        <w:t>:checked</w:t>
      </w:r>
      <w:proofErr w:type="gramEnd"/>
      <w:r>
        <w:rPr>
          <w:rStyle w:val="hljs-selector-pseudo"/>
          <w:rFonts w:ascii="Consolas" w:hAnsi="Consolas" w:cs="Consolas"/>
          <w:color w:val="333333"/>
        </w:rPr>
        <w:t>::after</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css"/>
          <w:rFonts w:ascii="Consolas" w:hAnsi="Consolas" w:cs="Consolas"/>
          <w:color w:val="333333"/>
        </w:rPr>
        <w:t xml:space="preserve">: </w:t>
      </w:r>
      <w:r>
        <w:rPr>
          <w:rStyle w:val="hljs-string"/>
          <w:rFonts w:ascii="Consolas" w:hAnsi="Consolas" w:cs="Consolas"/>
          <w:color w:val="DD1144"/>
        </w:rPr>
        <w:t>''</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css"/>
          <w:rFonts w:ascii="Consolas" w:hAnsi="Consolas" w:cs="Consolas"/>
          <w:color w:val="333333"/>
        </w:rPr>
        <w:t>: absolute;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top</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left</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css"/>
          <w:rFonts w:ascii="Consolas" w:hAnsi="Consolas" w:cs="Consolas"/>
          <w:color w:val="333333"/>
        </w:rPr>
        <w:t>: .</w:t>
      </w:r>
      <w:r>
        <w:rPr>
          <w:rStyle w:val="hljs-number"/>
          <w:rFonts w:ascii="Consolas" w:hAnsi="Consolas" w:cs="Consolas"/>
          <w:color w:val="008080"/>
        </w:rPr>
        <w:t>5rem</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css"/>
          <w:rFonts w:ascii="Consolas" w:hAnsi="Consolas" w:cs="Consolas"/>
          <w:color w:val="333333"/>
        </w:rPr>
        <w:t>: .</w:t>
      </w:r>
      <w:r>
        <w:rPr>
          <w:rStyle w:val="hljs-number"/>
          <w:rFonts w:ascii="Consolas" w:hAnsi="Consolas" w:cs="Consolas"/>
          <w:color w:val="008080"/>
        </w:rPr>
        <w:t>5rem</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margin-top</w:t>
      </w:r>
      <w:proofErr w:type="gramEnd"/>
      <w:r>
        <w:rPr>
          <w:rStyle w:val="css"/>
          <w:rFonts w:ascii="Consolas" w:hAnsi="Consolas" w:cs="Consolas"/>
          <w:color w:val="333333"/>
        </w:rPr>
        <w:t>: -.</w:t>
      </w:r>
      <w:r>
        <w:rPr>
          <w:rStyle w:val="hljs-number"/>
          <w:rFonts w:ascii="Consolas" w:hAnsi="Consolas" w:cs="Consolas"/>
          <w:color w:val="008080"/>
        </w:rPr>
        <w:t>25rem</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margin-left</w:t>
      </w:r>
      <w:proofErr w:type="gramEnd"/>
      <w:r>
        <w:rPr>
          <w:rStyle w:val="css"/>
          <w:rFonts w:ascii="Consolas" w:hAnsi="Consolas" w:cs="Consolas"/>
          <w:color w:val="333333"/>
        </w:rPr>
        <w:t>: -.</w:t>
      </w:r>
      <w:r>
        <w:rPr>
          <w:rStyle w:val="hljs-number"/>
          <w:rFonts w:ascii="Consolas" w:hAnsi="Consolas" w:cs="Consolas"/>
          <w:color w:val="008080"/>
        </w:rPr>
        <w:t>25rem</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background-color</w:t>
      </w:r>
      <w:proofErr w:type="gramEnd"/>
      <w:r>
        <w:rPr>
          <w:rStyle w:val="css"/>
          <w:rFonts w:ascii="Consolas" w:hAnsi="Consolas" w:cs="Consolas"/>
          <w:color w:val="333333"/>
        </w:rPr>
        <w:t>: pink;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t>.pseudo-radio</w:t>
      </w:r>
      <w:proofErr w:type="gramStart"/>
      <w:r>
        <w:rPr>
          <w:rStyle w:val="hljs-selector-pseudo"/>
          <w:rFonts w:ascii="Consolas" w:hAnsi="Consolas" w:cs="Consolas"/>
          <w:color w:val="333333"/>
        </w:rPr>
        <w:t>:checked</w:t>
      </w:r>
      <w:proofErr w:type="gramEnd"/>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border-color</w:t>
      </w:r>
      <w:proofErr w:type="gramEnd"/>
      <w:r>
        <w:rPr>
          <w:rStyle w:val="css"/>
          <w:rFonts w:ascii="Consolas" w:hAnsi="Consolas" w:cs="Consolas"/>
          <w:color w:val="333333"/>
        </w:rPr>
        <w:t>: pink;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style</w:t>
      </w:r>
      <w:r>
        <w:rPr>
          <w:rStyle w:val="hljs-tag"/>
          <w:rFonts w:ascii="Consolas" w:hAnsi="Consolas" w:cs="Consolas"/>
          <w:color w:val="000080"/>
        </w:rPr>
        <w:t>&gt;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这里通过判断</w:t>
      </w:r>
      <w:r>
        <w:rPr>
          <w:rFonts w:ascii="Helvetica" w:hAnsi="Helvetica" w:cs="Helvetica"/>
          <w:color w:val="323232"/>
        </w:rPr>
        <w:t>radio</w:t>
      </w:r>
      <w:r>
        <w:rPr>
          <w:rFonts w:ascii="Helvetica" w:hAnsi="Helvetica" w:cs="Helvetica"/>
          <w:color w:val="323232"/>
        </w:rPr>
        <w:t>是否选择来在其内部添加一个</w:t>
      </w:r>
      <w:r>
        <w:rPr>
          <w:rFonts w:ascii="Helvetica" w:hAnsi="Helvetica" w:cs="Helvetica"/>
          <w:color w:val="323232"/>
        </w:rPr>
        <w:t>after</w:t>
      </w:r>
      <w:r>
        <w:rPr>
          <w:rFonts w:ascii="Helvetica" w:hAnsi="Helvetica" w:cs="Helvetica"/>
          <w:color w:val="323232"/>
        </w:rPr>
        <w:t>伪元素来展示需要的外观</w:t>
      </w:r>
      <w:r>
        <w:rPr>
          <w:rFonts w:ascii="Helvetica" w:hAnsi="Helvetica" w:cs="Helvetica"/>
          <w:color w:val="323232"/>
        </w:rPr>
        <w:t xml:space="preserve">. </w:t>
      </w:r>
      <w:r>
        <w:rPr>
          <w:rFonts w:ascii="Helvetica" w:hAnsi="Helvetica" w:cs="Helvetica"/>
          <w:color w:val="323232"/>
        </w:rPr>
        <w:t>不过这里的实现其实并不好</w:t>
      </w:r>
      <w:r>
        <w:rPr>
          <w:rFonts w:ascii="Helvetica" w:hAnsi="Helvetica" w:cs="Helvetica"/>
          <w:color w:val="323232"/>
        </w:rPr>
        <w:t xml:space="preserve">, </w:t>
      </w:r>
      <w:r>
        <w:rPr>
          <w:rFonts w:ascii="Helvetica" w:hAnsi="Helvetica" w:cs="Helvetica"/>
          <w:color w:val="323232"/>
        </w:rPr>
        <w:t>因为</w:t>
      </w:r>
      <w:r>
        <w:rPr>
          <w:rFonts w:ascii="Helvetica" w:hAnsi="Helvetica" w:cs="Helvetica"/>
          <w:color w:val="323232"/>
        </w:rPr>
        <w:t>input</w:t>
      </w:r>
      <w:r>
        <w:rPr>
          <w:rFonts w:ascii="Helvetica" w:hAnsi="Helvetica" w:cs="Helvetica"/>
          <w:color w:val="323232"/>
        </w:rPr>
        <w:t>元素不是一个容器</w:t>
      </w:r>
      <w:r>
        <w:rPr>
          <w:rFonts w:ascii="Helvetica" w:hAnsi="Helvetica" w:cs="Helvetica"/>
          <w:color w:val="323232"/>
        </w:rPr>
        <w:t xml:space="preserve">. </w:t>
      </w:r>
      <w:r>
        <w:rPr>
          <w:rFonts w:ascii="Helvetica" w:hAnsi="Helvetica" w:cs="Helvetica"/>
          <w:color w:val="323232"/>
        </w:rPr>
        <w:t>其余的实现如</w:t>
      </w:r>
      <w:r>
        <w:rPr>
          <w:rFonts w:ascii="Helvetica" w:hAnsi="Helvetica" w:cs="Helvetica"/>
          <w:color w:val="323232"/>
        </w:rPr>
        <w:t>checkbox</w:t>
      </w:r>
      <w:r>
        <w:rPr>
          <w:rFonts w:ascii="Helvetica" w:hAnsi="Helvetica" w:cs="Helvetica"/>
          <w:color w:val="323232"/>
        </w:rPr>
        <w:t>等的原理也是一样</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从这里可以知道</w:t>
      </w:r>
      <w:r>
        <w:rPr>
          <w:rFonts w:ascii="Helvetica" w:hAnsi="Helvetica" w:cs="Helvetica"/>
          <w:color w:val="323232"/>
        </w:rPr>
        <w:t>:</w:t>
      </w:r>
    </w:p>
    <w:p w:rsidR="008B633A" w:rsidRDefault="008B633A" w:rsidP="008B633A">
      <w:pPr>
        <w:widowControl/>
        <w:numPr>
          <w:ilvl w:val="0"/>
          <w:numId w:val="19"/>
        </w:numPr>
        <w:spacing w:before="100" w:beforeAutospacing="1" w:after="100" w:afterAutospacing="1"/>
        <w:jc w:val="left"/>
        <w:rPr>
          <w:rFonts w:ascii="Helvetica" w:hAnsi="Helvetica" w:cs="Helvetica"/>
          <w:color w:val="323232"/>
        </w:rPr>
      </w:pPr>
      <w:r>
        <w:rPr>
          <w:rFonts w:ascii="Helvetica" w:hAnsi="Helvetica" w:cs="Helvetica"/>
          <w:color w:val="323232"/>
        </w:rPr>
        <w:t>这个实现并不能兼容旧有浏览器</w:t>
      </w:r>
      <w:r>
        <w:rPr>
          <w:rFonts w:ascii="Helvetica" w:hAnsi="Helvetica" w:cs="Helvetica"/>
          <w:color w:val="323232"/>
        </w:rPr>
        <w:t xml:space="preserve">, </w:t>
      </w:r>
      <w:r>
        <w:rPr>
          <w:rFonts w:ascii="Helvetica" w:hAnsi="Helvetica" w:cs="Helvetica"/>
          <w:color w:val="323232"/>
        </w:rPr>
        <w:t>在不支持</w:t>
      </w:r>
      <w:r>
        <w:rPr>
          <w:rStyle w:val="HTML"/>
          <w:rFonts w:ascii="Consolas" w:hAnsi="Consolas" w:cs="Consolas"/>
          <w:color w:val="C7254E"/>
          <w:sz w:val="18"/>
          <w:szCs w:val="18"/>
          <w:shd w:val="clear" w:color="auto" w:fill="F9F2F4"/>
        </w:rPr>
        <w:t>appearance</w:t>
      </w:r>
      <w:r>
        <w:rPr>
          <w:rFonts w:ascii="Helvetica" w:hAnsi="Helvetica" w:cs="Helvetica"/>
          <w:color w:val="323232"/>
        </w:rPr>
        <w:t>的浏览器中</w:t>
      </w:r>
      <w:r>
        <w:rPr>
          <w:rFonts w:ascii="Helvetica" w:hAnsi="Helvetica" w:cs="Helvetica"/>
          <w:color w:val="323232"/>
        </w:rPr>
        <w:t xml:space="preserve">, </w:t>
      </w:r>
      <w:r>
        <w:rPr>
          <w:rFonts w:ascii="Helvetica" w:hAnsi="Helvetica" w:cs="Helvetica"/>
          <w:color w:val="323232"/>
        </w:rPr>
        <w:t>原有的按钮外观还在</w:t>
      </w:r>
      <w:r>
        <w:rPr>
          <w:rFonts w:ascii="Helvetica" w:hAnsi="Helvetica" w:cs="Helvetica"/>
          <w:color w:val="323232"/>
        </w:rPr>
        <w:t xml:space="preserve">, </w:t>
      </w:r>
      <w:r>
        <w:rPr>
          <w:rFonts w:ascii="Helvetica" w:hAnsi="Helvetica" w:cs="Helvetica"/>
          <w:color w:val="323232"/>
        </w:rPr>
        <w:t>甚至还会出现两个按钮同时存在的情况</w:t>
      </w:r>
      <w:r>
        <w:rPr>
          <w:rFonts w:ascii="Helvetica" w:hAnsi="Helvetica" w:cs="Helvetica"/>
          <w:color w:val="323232"/>
        </w:rPr>
        <w:t>,</w:t>
      </w:r>
    </w:p>
    <w:p w:rsidR="008B633A" w:rsidRDefault="008B633A" w:rsidP="008B633A">
      <w:pPr>
        <w:widowControl/>
        <w:numPr>
          <w:ilvl w:val="0"/>
          <w:numId w:val="19"/>
        </w:numPr>
        <w:spacing w:before="100" w:beforeAutospacing="1" w:after="100" w:afterAutospacing="1"/>
        <w:jc w:val="left"/>
        <w:rPr>
          <w:rFonts w:ascii="Helvetica" w:hAnsi="Helvetica" w:cs="Helvetica"/>
          <w:color w:val="323232"/>
        </w:rPr>
      </w:pPr>
      <w:r>
        <w:rPr>
          <w:rFonts w:ascii="Helvetica" w:hAnsi="Helvetica" w:cs="Helvetica"/>
          <w:color w:val="323232"/>
        </w:rPr>
        <w:lastRenderedPageBreak/>
        <w:t>input</w:t>
      </w:r>
      <w:r>
        <w:rPr>
          <w:rFonts w:ascii="Helvetica" w:hAnsi="Helvetica" w:cs="Helvetica"/>
          <w:color w:val="323232"/>
        </w:rPr>
        <w:t>并不是一个容器</w:t>
      </w:r>
      <w:r>
        <w:rPr>
          <w:rFonts w:ascii="Helvetica" w:hAnsi="Helvetica" w:cs="Helvetica"/>
          <w:color w:val="323232"/>
        </w:rPr>
        <w:t xml:space="preserve">, </w:t>
      </w:r>
      <w:r>
        <w:rPr>
          <w:rFonts w:ascii="Helvetica" w:hAnsi="Helvetica" w:cs="Helvetica"/>
          <w:color w:val="323232"/>
        </w:rPr>
        <w:t>不适合在其内使用伪元素</w:t>
      </w:r>
    </w:p>
    <w:p w:rsidR="008B633A" w:rsidRDefault="008B633A" w:rsidP="008B633A">
      <w:pPr>
        <w:widowControl/>
        <w:numPr>
          <w:ilvl w:val="0"/>
          <w:numId w:val="19"/>
        </w:numPr>
        <w:spacing w:before="100" w:beforeAutospacing="1" w:after="100" w:afterAutospacing="1"/>
        <w:jc w:val="left"/>
        <w:rPr>
          <w:rFonts w:ascii="Helvetica" w:hAnsi="Helvetica" w:cs="Helvetica"/>
          <w:color w:val="323232"/>
        </w:rPr>
      </w:pPr>
      <w:r>
        <w:rPr>
          <w:rFonts w:ascii="Helvetica" w:hAnsi="Helvetica" w:cs="Helvetica"/>
          <w:color w:val="323232"/>
        </w:rPr>
        <w:t>rem</w:t>
      </w:r>
      <w:r>
        <w:rPr>
          <w:rFonts w:ascii="Helvetica" w:hAnsi="Helvetica" w:cs="Helvetica"/>
          <w:color w:val="323232"/>
        </w:rPr>
        <w:t>也不要在这里用了</w:t>
      </w:r>
      <w:r>
        <w:rPr>
          <w:rFonts w:ascii="Helvetica" w:hAnsi="Helvetica" w:cs="Helvetica"/>
          <w:color w:val="323232"/>
        </w:rPr>
        <w:t>.</w:t>
      </w:r>
    </w:p>
    <w:p w:rsidR="008B633A" w:rsidRDefault="008B633A" w:rsidP="008B633A">
      <w:pPr>
        <w:pStyle w:val="a3"/>
        <w:numPr>
          <w:ilvl w:val="0"/>
          <w:numId w:val="19"/>
        </w:numPr>
        <w:wordWrap w:val="0"/>
        <w:spacing w:before="0" w:beforeAutospacing="0" w:after="150" w:afterAutospacing="0"/>
        <w:rPr>
          <w:rFonts w:ascii="Helvetica" w:hAnsi="Helvetica" w:cs="Helvetica"/>
          <w:color w:val="323232"/>
        </w:rPr>
      </w:pPr>
      <w:r>
        <w:rPr>
          <w:rStyle w:val="HTML"/>
          <w:rFonts w:ascii="Consolas" w:hAnsi="Consolas" w:cs="Consolas"/>
          <w:color w:val="C7254E"/>
          <w:sz w:val="18"/>
          <w:szCs w:val="18"/>
          <w:shd w:val="clear" w:color="auto" w:fill="F9F2F4"/>
        </w:rPr>
        <w:t>border-radius</w:t>
      </w:r>
      <w:r>
        <w:rPr>
          <w:rFonts w:ascii="Helvetica" w:hAnsi="Helvetica" w:cs="Helvetica"/>
          <w:color w:val="323232"/>
        </w:rPr>
        <w:t>在</w:t>
      </w:r>
      <w:r>
        <w:rPr>
          <w:rFonts w:ascii="Helvetica" w:hAnsi="Helvetica" w:cs="Helvetica"/>
          <w:color w:val="323232"/>
        </w:rPr>
        <w:t>IE8</w:t>
      </w:r>
      <w:r>
        <w:rPr>
          <w:rFonts w:ascii="Helvetica" w:hAnsi="Helvetica" w:cs="Helvetica"/>
          <w:color w:val="323232"/>
        </w:rPr>
        <w:t>下也用不了</w:t>
      </w:r>
    </w:p>
    <w:p w:rsidR="008B633A" w:rsidRDefault="008B633A" w:rsidP="008B633A">
      <w:pPr>
        <w:pStyle w:val="a3"/>
        <w:numPr>
          <w:ilvl w:val="0"/>
          <w:numId w:val="19"/>
        </w:numPr>
        <w:wordWrap w:val="0"/>
        <w:spacing w:before="0" w:beforeAutospacing="0" w:after="150" w:afterAutospacing="0"/>
        <w:rPr>
          <w:rFonts w:ascii="Helvetica" w:hAnsi="Helvetica" w:cs="Helvetica"/>
          <w:color w:val="323232"/>
        </w:rPr>
      </w:pPr>
      <w:r>
        <w:rPr>
          <w:rFonts w:ascii="Helvetica" w:hAnsi="Helvetica" w:cs="Helvetica"/>
          <w:color w:val="323232"/>
        </w:rPr>
        <w:t>解决</w:t>
      </w:r>
      <w:r>
        <w:rPr>
          <w:rFonts w:ascii="Helvetica" w:hAnsi="Helvetica" w:cs="Helvetica"/>
          <w:color w:val="323232"/>
        </w:rPr>
        <w:t xml:space="preserve">1, </w:t>
      </w:r>
      <w:r>
        <w:rPr>
          <w:rFonts w:ascii="Helvetica" w:hAnsi="Helvetica" w:cs="Helvetica"/>
          <w:color w:val="323232"/>
        </w:rPr>
        <w:t>我们这里就直接将</w:t>
      </w:r>
      <w:r>
        <w:rPr>
          <w:rFonts w:ascii="Helvetica" w:hAnsi="Helvetica" w:cs="Helvetica"/>
          <w:color w:val="323232"/>
        </w:rPr>
        <w:t>input</w:t>
      </w:r>
      <w:r>
        <w:rPr>
          <w:rFonts w:ascii="Helvetica" w:hAnsi="Helvetica" w:cs="Helvetica"/>
          <w:color w:val="323232"/>
        </w:rPr>
        <w:t>给隐藏掉</w:t>
      </w:r>
      <w:r>
        <w:rPr>
          <w:rStyle w:val="HTML"/>
          <w:rFonts w:ascii="Consolas" w:hAnsi="Consolas" w:cs="Consolas"/>
          <w:color w:val="C7254E"/>
          <w:sz w:val="18"/>
          <w:szCs w:val="18"/>
          <w:shd w:val="clear" w:color="auto" w:fill="F9F2F4"/>
        </w:rPr>
        <w:t>display: none;</w:t>
      </w:r>
      <w:r>
        <w:rPr>
          <w:rFonts w:ascii="Helvetica" w:hAnsi="Helvetica" w:cs="Helvetica"/>
          <w:color w:val="323232"/>
        </w:rPr>
        <w:t>,</w:t>
      </w:r>
    </w:p>
    <w:p w:rsidR="008B633A" w:rsidRDefault="008B633A" w:rsidP="008B633A">
      <w:pPr>
        <w:widowControl/>
        <w:numPr>
          <w:ilvl w:val="0"/>
          <w:numId w:val="19"/>
        </w:numPr>
        <w:spacing w:before="100" w:beforeAutospacing="1" w:after="100" w:afterAutospacing="1"/>
        <w:jc w:val="left"/>
        <w:rPr>
          <w:rFonts w:ascii="Helvetica" w:hAnsi="Helvetica" w:cs="Helvetica"/>
          <w:color w:val="323232"/>
        </w:rPr>
      </w:pPr>
      <w:r>
        <w:rPr>
          <w:rFonts w:ascii="Helvetica" w:hAnsi="Helvetica" w:cs="Helvetica"/>
          <w:color w:val="323232"/>
        </w:rPr>
        <w:t>解决</w:t>
      </w:r>
      <w:r>
        <w:rPr>
          <w:rFonts w:ascii="Helvetica" w:hAnsi="Helvetica" w:cs="Helvetica"/>
          <w:color w:val="323232"/>
        </w:rPr>
        <w:t xml:space="preserve">2, </w:t>
      </w:r>
      <w:r>
        <w:rPr>
          <w:rFonts w:ascii="Helvetica" w:hAnsi="Helvetica" w:cs="Helvetica"/>
          <w:color w:val="323232"/>
        </w:rPr>
        <w:t>需要用一个元素来替代</w:t>
      </w:r>
      <w:r>
        <w:rPr>
          <w:rFonts w:ascii="Helvetica" w:hAnsi="Helvetica" w:cs="Helvetica"/>
          <w:color w:val="323232"/>
        </w:rPr>
        <w:t xml:space="preserve">input, </w:t>
      </w:r>
      <w:r>
        <w:rPr>
          <w:rFonts w:ascii="Helvetica" w:hAnsi="Helvetica" w:cs="Helvetica"/>
          <w:color w:val="323232"/>
        </w:rPr>
        <w:t>而且能够通过</w:t>
      </w:r>
      <w:r>
        <w:rPr>
          <w:rFonts w:ascii="Helvetica" w:hAnsi="Helvetica" w:cs="Helvetica"/>
          <w:color w:val="323232"/>
        </w:rPr>
        <w:t>input</w:t>
      </w:r>
      <w:r>
        <w:rPr>
          <w:rFonts w:ascii="Helvetica" w:hAnsi="Helvetica" w:cs="Helvetica"/>
          <w:color w:val="323232"/>
        </w:rPr>
        <w:t>来选择到</w:t>
      </w:r>
      <w:r>
        <w:rPr>
          <w:rFonts w:ascii="Helvetica" w:hAnsi="Helvetica" w:cs="Helvetica"/>
          <w:color w:val="323232"/>
        </w:rPr>
        <w:t xml:space="preserve">, </w:t>
      </w:r>
      <w:r>
        <w:rPr>
          <w:rFonts w:ascii="Helvetica" w:hAnsi="Helvetica" w:cs="Helvetica"/>
          <w:color w:val="323232"/>
        </w:rPr>
        <w:t>这个时候就可以使用相邻元素选择</w:t>
      </w:r>
      <w:r>
        <w:rPr>
          <w:rFonts w:ascii="Helvetica" w:hAnsi="Helvetica" w:cs="Helvetica"/>
          <w:color w:val="323232"/>
        </w:rPr>
        <w:t xml:space="preserve">, </w:t>
      </w:r>
      <w:r>
        <w:rPr>
          <w:rFonts w:ascii="Helvetica" w:hAnsi="Helvetica" w:cs="Helvetica"/>
          <w:color w:val="323232"/>
        </w:rPr>
        <w:t>替代的元素可以用任何喜欢的元素</w:t>
      </w:r>
      <w:r>
        <w:rPr>
          <w:rFonts w:ascii="Helvetica" w:hAnsi="Helvetica" w:cs="Helvetica"/>
          <w:color w:val="323232"/>
        </w:rPr>
        <w:t xml:space="preserve">, </w:t>
      </w:r>
      <w:r>
        <w:rPr>
          <w:rFonts w:ascii="Helvetica" w:hAnsi="Helvetica" w:cs="Helvetica"/>
          <w:color w:val="323232"/>
        </w:rPr>
        <w:t>这里我倾向于使用</w:t>
      </w:r>
      <w:r>
        <w:rPr>
          <w:rStyle w:val="HTML"/>
          <w:rFonts w:ascii="Consolas" w:hAnsi="Consolas" w:cs="Consolas"/>
          <w:color w:val="C7254E"/>
          <w:sz w:val="18"/>
          <w:szCs w:val="18"/>
          <w:shd w:val="clear" w:color="auto" w:fill="F9F2F4"/>
        </w:rPr>
        <w:t>label</w:t>
      </w:r>
      <w:r>
        <w:rPr>
          <w:rFonts w:ascii="Helvetica" w:hAnsi="Helvetica" w:cs="Helvetica"/>
          <w:color w:val="323232"/>
        </w:rPr>
        <w:t>,</w:t>
      </w:r>
      <w:r>
        <w:rPr>
          <w:rStyle w:val="apple-converted-space"/>
          <w:rFonts w:ascii="Helvetica" w:hAnsi="Helvetica" w:cs="Helvetica"/>
          <w:color w:val="323232"/>
        </w:rPr>
        <w:t> </w:t>
      </w:r>
      <w:r>
        <w:rPr>
          <w:rStyle w:val="a7"/>
          <w:rFonts w:ascii="Helvetica" w:hAnsi="Helvetica" w:cs="Helvetica"/>
          <w:color w:val="323232"/>
        </w:rPr>
        <w:t>多个</w:t>
      </w:r>
      <w:r>
        <w:rPr>
          <w:rStyle w:val="a7"/>
          <w:rFonts w:ascii="Helvetica" w:hAnsi="Helvetica" w:cs="Helvetica"/>
          <w:color w:val="323232"/>
        </w:rPr>
        <w:t>label</w:t>
      </w:r>
      <w:r>
        <w:rPr>
          <w:rStyle w:val="a7"/>
          <w:rFonts w:ascii="Helvetica" w:hAnsi="Helvetica" w:cs="Helvetica"/>
          <w:color w:val="323232"/>
        </w:rPr>
        <w:t>可以对应一个</w:t>
      </w:r>
      <w:r>
        <w:rPr>
          <w:rStyle w:val="a7"/>
          <w:rFonts w:ascii="Helvetica" w:hAnsi="Helvetica" w:cs="Helvetica"/>
          <w:color w:val="323232"/>
        </w:rPr>
        <w:t>input</w:t>
      </w:r>
      <w:r>
        <w:rPr>
          <w:rFonts w:ascii="Helvetica" w:hAnsi="Helvetica" w:cs="Helvetica"/>
          <w:color w:val="323232"/>
        </w:rPr>
        <w:t xml:space="preserve">, </w:t>
      </w:r>
      <w:r>
        <w:rPr>
          <w:rFonts w:ascii="Helvetica" w:hAnsi="Helvetica" w:cs="Helvetica"/>
          <w:color w:val="323232"/>
        </w:rPr>
        <w:t>这样也不会造成理解上的困难</w:t>
      </w:r>
      <w:r>
        <w:rPr>
          <w:rFonts w:ascii="Helvetica" w:hAnsi="Helvetica" w:cs="Helvetica"/>
          <w:color w:val="323232"/>
        </w:rPr>
        <w:t>.</w:t>
      </w:r>
    </w:p>
    <w:p w:rsidR="008B633A" w:rsidRDefault="008B633A" w:rsidP="008B633A">
      <w:pPr>
        <w:widowControl/>
        <w:numPr>
          <w:ilvl w:val="0"/>
          <w:numId w:val="19"/>
        </w:numPr>
        <w:spacing w:before="100" w:beforeAutospacing="1" w:after="100" w:afterAutospacing="1"/>
        <w:jc w:val="left"/>
        <w:rPr>
          <w:rFonts w:ascii="Helvetica" w:hAnsi="Helvetica" w:cs="Helvetica"/>
          <w:color w:val="323232"/>
        </w:rPr>
      </w:pPr>
      <w:r>
        <w:rPr>
          <w:rFonts w:ascii="Helvetica" w:hAnsi="Helvetica" w:cs="Helvetica"/>
          <w:color w:val="323232"/>
        </w:rPr>
        <w:t>解决</w:t>
      </w:r>
      <w:r>
        <w:rPr>
          <w:rFonts w:ascii="Helvetica" w:hAnsi="Helvetica" w:cs="Helvetica"/>
          <w:color w:val="323232"/>
        </w:rPr>
        <w:t xml:space="preserve">3, </w:t>
      </w:r>
      <w:r>
        <w:rPr>
          <w:rFonts w:ascii="Helvetica" w:hAnsi="Helvetica" w:cs="Helvetica"/>
          <w:color w:val="323232"/>
        </w:rPr>
        <w:t>换个单位</w:t>
      </w:r>
      <w:r>
        <w:rPr>
          <w:rFonts w:ascii="Helvetica" w:hAnsi="Helvetica" w:cs="Helvetica"/>
          <w:color w:val="323232"/>
        </w:rPr>
        <w:t>.</w:t>
      </w:r>
    </w:p>
    <w:p w:rsidR="008B633A" w:rsidRDefault="008B633A" w:rsidP="008B633A">
      <w:pPr>
        <w:widowControl/>
        <w:numPr>
          <w:ilvl w:val="0"/>
          <w:numId w:val="19"/>
        </w:numPr>
        <w:spacing w:before="100" w:beforeAutospacing="1" w:after="100" w:afterAutospacing="1"/>
        <w:jc w:val="left"/>
        <w:rPr>
          <w:rFonts w:ascii="Helvetica" w:hAnsi="Helvetica" w:cs="Helvetica"/>
          <w:color w:val="323232"/>
        </w:rPr>
      </w:pPr>
      <w:r>
        <w:rPr>
          <w:rFonts w:ascii="Helvetica" w:hAnsi="Helvetica" w:cs="Helvetica"/>
          <w:color w:val="323232"/>
        </w:rPr>
        <w:t>解决</w:t>
      </w:r>
      <w:r>
        <w:rPr>
          <w:rFonts w:ascii="Helvetica" w:hAnsi="Helvetica" w:cs="Helvetica"/>
          <w:color w:val="323232"/>
        </w:rPr>
        <w:t xml:space="preserve">4, </w:t>
      </w:r>
      <w:r>
        <w:rPr>
          <w:rFonts w:ascii="Helvetica" w:hAnsi="Helvetica" w:cs="Helvetica"/>
          <w:color w:val="323232"/>
        </w:rPr>
        <w:t>好像没有比较好的办法</w:t>
      </w:r>
      <w:r>
        <w:rPr>
          <w:rFonts w:ascii="Helvetica" w:hAnsi="Helvetica" w:cs="Helvetica"/>
          <w:color w:val="323232"/>
        </w:rPr>
        <w:t xml:space="preserve">, </w:t>
      </w:r>
      <w:r>
        <w:rPr>
          <w:rFonts w:ascii="Helvetica" w:hAnsi="Helvetica" w:cs="Helvetica"/>
          <w:color w:val="323232"/>
        </w:rPr>
        <w:t>有看到这里而且有比较好的办法的烦请告知一下</w:t>
      </w:r>
      <w:r>
        <w:rPr>
          <w:rFonts w:ascii="Helvetica" w:hAnsi="Helvetica" w:cs="Helvetica"/>
          <w:color w:val="323232"/>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fieldset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"form-group"</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legend</w:t>
      </w:r>
      <w:r>
        <w:rPr>
          <w:rStyle w:val="hljs-tag"/>
          <w:rFonts w:ascii="Consolas" w:hAnsi="Consolas" w:cs="Consolas"/>
          <w:color w:val="000080"/>
        </w:rPr>
        <w:t>&gt;</w:t>
      </w:r>
      <w:r>
        <w:rPr>
          <w:rStyle w:val="HTML"/>
          <w:rFonts w:ascii="Consolas" w:hAnsi="Consolas" w:cs="Consolas"/>
          <w:color w:val="333333"/>
        </w:rPr>
        <w:t>是男的吗</w:t>
      </w:r>
      <w:r>
        <w:rPr>
          <w:rStyle w:val="HTML"/>
          <w:rFonts w:ascii="Consolas" w:hAnsi="Consolas" w:cs="Consolas"/>
          <w:color w:val="333333"/>
        </w:rPr>
        <w:t>?</w:t>
      </w:r>
      <w:r>
        <w:rPr>
          <w:rStyle w:val="hljs-tag"/>
          <w:rFonts w:ascii="Consolas" w:hAnsi="Consolas" w:cs="Consolas"/>
          <w:color w:val="000080"/>
        </w:rPr>
        <w:t>&lt;/</w:t>
      </w:r>
      <w:r>
        <w:rPr>
          <w:rStyle w:val="hljs-name"/>
          <w:rFonts w:ascii="Consolas" w:hAnsi="Consolas" w:cs="Consolas"/>
          <w:color w:val="000080"/>
        </w:rPr>
        <w:t>legend</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"pseudoRadioIsMan-v2"</w:t>
      </w:r>
      <w:r>
        <w:rPr>
          <w:rStyle w:val="hljs-tag"/>
          <w:rFonts w:ascii="Consolas" w:hAnsi="Consolas" w:cs="Consolas"/>
          <w:color w:val="000080"/>
        </w:rPr>
        <w:t>&gt;</w:t>
      </w:r>
      <w:r>
        <w:rPr>
          <w:rStyle w:val="HTML"/>
          <w:rFonts w:ascii="Consolas" w:hAnsi="Consolas" w:cs="Consolas"/>
          <w:color w:val="333333"/>
        </w:rPr>
        <w:t>是</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"pseudo-radio-v2"</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"pseudoRadioIsMan-v2"</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"man"</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"pseudoRadioIsMan-v2"</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"pseudoRadioNotMan-v2"</w:t>
      </w:r>
      <w:r>
        <w:rPr>
          <w:rStyle w:val="hljs-tag"/>
          <w:rFonts w:ascii="Consolas" w:hAnsi="Consolas" w:cs="Consolas"/>
          <w:color w:val="000080"/>
        </w:rPr>
        <w:t>&gt;</w:t>
      </w:r>
      <w:r>
        <w:rPr>
          <w:rStyle w:val="HTML"/>
          <w:rFonts w:ascii="Consolas" w:hAnsi="Consolas" w:cs="Consolas"/>
          <w:color w:val="333333"/>
        </w:rPr>
        <w:t>不是</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input</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"pseudo-radio-v2"</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"pseudoRadioNotMan-v2"</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"radio"</w:t>
      </w:r>
      <w:r>
        <w:rPr>
          <w:rStyle w:val="hljs-tag"/>
          <w:rFonts w:ascii="Consolas" w:hAnsi="Consolas" w:cs="Consolas"/>
          <w:color w:val="000080"/>
        </w:rPr>
        <w:t xml:space="preserve"> </w:t>
      </w:r>
      <w:r>
        <w:rPr>
          <w:rStyle w:val="hljs-attr"/>
          <w:rFonts w:ascii="Consolas" w:hAnsi="Consolas" w:cs="Consolas"/>
          <w:color w:val="008080"/>
        </w:rPr>
        <w:t>name</w:t>
      </w:r>
      <w:r>
        <w:rPr>
          <w:rStyle w:val="hljs-tag"/>
          <w:rFonts w:ascii="Consolas" w:hAnsi="Consolas" w:cs="Consolas"/>
          <w:color w:val="000080"/>
        </w:rPr>
        <w:t>=</w:t>
      </w:r>
      <w:r>
        <w:rPr>
          <w:rStyle w:val="hljs-string"/>
          <w:rFonts w:ascii="Consolas" w:hAnsi="Consolas" w:cs="Consolas"/>
          <w:color w:val="DD1144"/>
        </w:rPr>
        <w:t>"man"</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 xml:space="preserve"> </w:t>
      </w:r>
      <w:r>
        <w:rPr>
          <w:rStyle w:val="hljs-attr"/>
          <w:rFonts w:ascii="Consolas" w:hAnsi="Consolas" w:cs="Consolas"/>
          <w:color w:val="008080"/>
        </w:rPr>
        <w:t>for</w:t>
      </w:r>
      <w:r>
        <w:rPr>
          <w:rStyle w:val="hljs-tag"/>
          <w:rFonts w:ascii="Consolas" w:hAnsi="Consolas" w:cs="Consolas"/>
          <w:color w:val="000080"/>
        </w:rPr>
        <w:t>=</w:t>
      </w:r>
      <w:r>
        <w:rPr>
          <w:rStyle w:val="hljs-string"/>
          <w:rFonts w:ascii="Consolas" w:hAnsi="Consolas" w:cs="Consolas"/>
          <w:color w:val="DD1144"/>
        </w:rPr>
        <w:t>"pseudoRadioNotMan-v2"</w:t>
      </w:r>
      <w:r>
        <w:rPr>
          <w:rStyle w:val="hljs-tag"/>
          <w:rFonts w:ascii="Consolas" w:hAnsi="Consolas" w:cs="Consolas"/>
          <w:color w:val="000080"/>
        </w:rPr>
        <w:t>&gt;&lt;/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label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fieldset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style</w:t>
      </w:r>
      <w:proofErr w:type="gramEnd"/>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id"/>
          <w:rFonts w:ascii="Consolas" w:hAnsi="Consolas" w:cs="Consolas"/>
          <w:b/>
          <w:bCs/>
          <w:color w:val="990000"/>
        </w:rPr>
        <w:t>#pseudoFormV2</w:t>
      </w:r>
      <w:r>
        <w:rPr>
          <w:rStyle w:val="css"/>
          <w:rFonts w:ascii="Consolas" w:hAnsi="Consolas" w:cs="Consolas"/>
          <w:color w:val="333333"/>
        </w:rPr>
        <w:t xml:space="preserve"> </w:t>
      </w:r>
      <w:r>
        <w:rPr>
          <w:rStyle w:val="hljs-selector-tag"/>
          <w:rFonts w:ascii="Consolas" w:hAnsi="Consolas" w:cs="Consolas"/>
          <w:b/>
          <w:bCs/>
          <w:color w:val="333333"/>
        </w:rPr>
        <w:t>input</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display</w:t>
      </w:r>
      <w:proofErr w:type="gramEnd"/>
      <w:r>
        <w:rPr>
          <w:rStyle w:val="css"/>
          <w:rFonts w:ascii="Consolas" w:hAnsi="Consolas" w:cs="Consolas"/>
          <w:color w:val="333333"/>
        </w:rPr>
        <w:t>: none;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t>.pseudo-radio-v2</w:t>
      </w:r>
      <w:r>
        <w:rPr>
          <w:rStyle w:val="css"/>
          <w:rFonts w:ascii="Consolas" w:hAnsi="Consolas" w:cs="Consolas"/>
          <w:color w:val="333333"/>
        </w:rPr>
        <w:t xml:space="preserve"> + </w:t>
      </w:r>
      <w:r>
        <w:rPr>
          <w:rStyle w:val="hljs-selector-tag"/>
          <w:rFonts w:ascii="Consolas" w:hAnsi="Consolas" w:cs="Consolas"/>
          <w:b/>
          <w:bCs/>
          <w:color w:val="333333"/>
        </w:rPr>
        <w:t>label</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display</w:t>
      </w:r>
      <w:proofErr w:type="gramEnd"/>
      <w:r>
        <w:rPr>
          <w:rStyle w:val="css"/>
          <w:rFonts w:ascii="Consolas" w:hAnsi="Consolas" w:cs="Consolas"/>
          <w:color w:val="333333"/>
        </w:rPr>
        <w:t>: inline-block;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css"/>
          <w:rFonts w:ascii="Consolas" w:hAnsi="Consolas" w:cs="Consolas"/>
          <w:color w:val="333333"/>
        </w:rPr>
        <w:t>: relative;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css"/>
          <w:rFonts w:ascii="Consolas" w:hAnsi="Consolas" w:cs="Consolas"/>
          <w:color w:val="333333"/>
        </w:rPr>
        <w:t xml:space="preserve">: </w:t>
      </w:r>
      <w:r>
        <w:rPr>
          <w:rStyle w:val="hljs-number"/>
          <w:rFonts w:ascii="Consolas" w:hAnsi="Consolas" w:cs="Consolas"/>
          <w:color w:val="008080"/>
        </w:rPr>
        <w:t>16px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css"/>
          <w:rFonts w:ascii="Consolas" w:hAnsi="Consolas" w:cs="Consolas"/>
          <w:color w:val="333333"/>
        </w:rPr>
        <w:t xml:space="preserve">: </w:t>
      </w:r>
      <w:r>
        <w:rPr>
          <w:rStyle w:val="hljs-number"/>
          <w:rFonts w:ascii="Consolas" w:hAnsi="Consolas" w:cs="Consolas"/>
          <w:color w:val="008080"/>
        </w:rPr>
        <w:t>16px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lastRenderedPageBreak/>
        <w:t xml:space="preserve">    </w:t>
      </w:r>
      <w:proofErr w:type="gramStart"/>
      <w:r>
        <w:rPr>
          <w:rStyle w:val="hljs-attribute"/>
          <w:rFonts w:ascii="Consolas" w:hAnsi="Consolas" w:cs="Consolas"/>
          <w:color w:val="000080"/>
        </w:rPr>
        <w:t>border-radius</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css"/>
          <w:rFonts w:ascii="Consolas" w:hAnsi="Consolas" w:cs="Consolas"/>
          <w:color w:val="333333"/>
        </w:rPr>
        <w:t xml:space="preserve">: solid </w:t>
      </w:r>
      <w:r>
        <w:rPr>
          <w:rStyle w:val="hljs-number"/>
          <w:rFonts w:ascii="Consolas" w:hAnsi="Consolas" w:cs="Consolas"/>
          <w:color w:val="008080"/>
        </w:rPr>
        <w:t>1px</w:t>
      </w:r>
      <w:r>
        <w:rPr>
          <w:rStyle w:val="css"/>
          <w:rFonts w:ascii="Consolas" w:hAnsi="Consolas" w:cs="Consolas"/>
          <w:color w:val="333333"/>
        </w:rPr>
        <w:t xml:space="preserve"> </w:t>
      </w:r>
      <w:r>
        <w:rPr>
          <w:rStyle w:val="hljs-number"/>
          <w:rFonts w:ascii="Consolas" w:hAnsi="Consolas" w:cs="Consolas"/>
          <w:color w:val="008080"/>
        </w:rPr>
        <w:t>#ccc</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vertical-</w:t>
      </w:r>
      <w:proofErr w:type="gramEnd"/>
      <w:r>
        <w:rPr>
          <w:rStyle w:val="hljs-attribute"/>
          <w:rFonts w:ascii="Consolas" w:hAnsi="Consolas" w:cs="Consolas"/>
          <w:color w:val="000080"/>
        </w:rPr>
        <w:t>align</w:t>
      </w:r>
      <w:r>
        <w:rPr>
          <w:rStyle w:val="css"/>
          <w:rFonts w:ascii="Consolas" w:hAnsi="Consolas" w:cs="Consolas"/>
          <w:color w:val="333333"/>
        </w:rPr>
        <w:t>: middle;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t>.pseudo-radio-v2</w:t>
      </w:r>
      <w:proofErr w:type="gramStart"/>
      <w:r>
        <w:rPr>
          <w:rStyle w:val="hljs-selector-pseudo"/>
          <w:rFonts w:ascii="Consolas" w:hAnsi="Consolas" w:cs="Consolas"/>
          <w:color w:val="333333"/>
        </w:rPr>
        <w:t>:checked</w:t>
      </w:r>
      <w:proofErr w:type="gramEnd"/>
      <w:r>
        <w:rPr>
          <w:rStyle w:val="css"/>
          <w:rFonts w:ascii="Consolas" w:hAnsi="Consolas" w:cs="Consolas"/>
          <w:color w:val="333333"/>
        </w:rPr>
        <w:t xml:space="preserve"> + </w:t>
      </w:r>
      <w:r>
        <w:rPr>
          <w:rStyle w:val="hljs-selector-tag"/>
          <w:rFonts w:ascii="Consolas" w:hAnsi="Consolas" w:cs="Consolas"/>
          <w:b/>
          <w:bCs/>
          <w:color w:val="333333"/>
        </w:rPr>
        <w:t>label</w:t>
      </w:r>
      <w:r>
        <w:rPr>
          <w:rStyle w:val="hljs-selector-pseudo"/>
          <w:rFonts w:ascii="Consolas" w:hAnsi="Consolas" w:cs="Consolas"/>
          <w:color w:val="333333"/>
        </w:rPr>
        <w:t>::after</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content</w:t>
      </w:r>
      <w:proofErr w:type="gramEnd"/>
      <w:r>
        <w:rPr>
          <w:rStyle w:val="css"/>
          <w:rFonts w:ascii="Consolas" w:hAnsi="Consolas" w:cs="Consolas"/>
          <w:color w:val="333333"/>
        </w:rPr>
        <w:t xml:space="preserve">: </w:t>
      </w:r>
      <w:r>
        <w:rPr>
          <w:rStyle w:val="hljs-string"/>
          <w:rFonts w:ascii="Consolas" w:hAnsi="Consolas" w:cs="Consolas"/>
          <w:color w:val="DD1144"/>
        </w:rPr>
        <w:t>''</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position</w:t>
      </w:r>
      <w:proofErr w:type="gramEnd"/>
      <w:r>
        <w:rPr>
          <w:rStyle w:val="css"/>
          <w:rFonts w:ascii="Consolas" w:hAnsi="Consolas" w:cs="Consolas"/>
          <w:color w:val="333333"/>
        </w:rPr>
        <w:t>: absolute;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top</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left</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css"/>
          <w:rFonts w:ascii="Consolas" w:hAnsi="Consolas" w:cs="Consolas"/>
          <w:color w:val="333333"/>
        </w:rPr>
        <w:t xml:space="preserve">: </w:t>
      </w:r>
      <w:r>
        <w:rPr>
          <w:rStyle w:val="hljs-number"/>
          <w:rFonts w:ascii="Consolas" w:hAnsi="Consolas" w:cs="Consolas"/>
          <w:color w:val="008080"/>
        </w:rPr>
        <w:t>8px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css"/>
          <w:rFonts w:ascii="Consolas" w:hAnsi="Consolas" w:cs="Consolas"/>
          <w:color w:val="333333"/>
        </w:rPr>
        <w:t xml:space="preserve">: </w:t>
      </w:r>
      <w:r>
        <w:rPr>
          <w:rStyle w:val="hljs-number"/>
          <w:rFonts w:ascii="Consolas" w:hAnsi="Consolas" w:cs="Consolas"/>
          <w:color w:val="008080"/>
        </w:rPr>
        <w:t>8px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margin-top</w:t>
      </w:r>
      <w:proofErr w:type="gramEnd"/>
      <w:r>
        <w:rPr>
          <w:rStyle w:val="css"/>
          <w:rFonts w:ascii="Consolas" w:hAnsi="Consolas" w:cs="Consolas"/>
          <w:color w:val="333333"/>
        </w:rPr>
        <w:t>: -</w:t>
      </w:r>
      <w:r>
        <w:rPr>
          <w:rStyle w:val="hljs-number"/>
          <w:rFonts w:ascii="Consolas" w:hAnsi="Consolas" w:cs="Consolas"/>
          <w:color w:val="008080"/>
        </w:rPr>
        <w:t>4px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margin-left</w:t>
      </w:r>
      <w:proofErr w:type="gramEnd"/>
      <w:r>
        <w:rPr>
          <w:rStyle w:val="css"/>
          <w:rFonts w:ascii="Consolas" w:hAnsi="Consolas" w:cs="Consolas"/>
          <w:color w:val="333333"/>
        </w:rPr>
        <w:t>: -</w:t>
      </w:r>
      <w:r>
        <w:rPr>
          <w:rStyle w:val="hljs-number"/>
          <w:rFonts w:ascii="Consolas" w:hAnsi="Consolas" w:cs="Consolas"/>
          <w:color w:val="008080"/>
        </w:rPr>
        <w:t>4px</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css"/>
          <w:rFonts w:ascii="Consolas" w:hAnsi="Consolas" w:cs="Consolas"/>
          <w:color w:val="333333"/>
        </w:rPr>
        <w:t xml:space="preserve">: </w:t>
      </w:r>
      <w:r>
        <w:rPr>
          <w:rStyle w:val="hljs-number"/>
          <w:rFonts w:ascii="Consolas" w:hAnsi="Consolas" w:cs="Consolas"/>
          <w:color w:val="008080"/>
        </w:rPr>
        <w:t>50%</w:t>
      </w: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background-color</w:t>
      </w:r>
      <w:proofErr w:type="gramEnd"/>
      <w:r>
        <w:rPr>
          <w:rStyle w:val="css"/>
          <w:rFonts w:ascii="Consolas" w:hAnsi="Consolas" w:cs="Consolas"/>
          <w:color w:val="333333"/>
        </w:rPr>
        <w:t>: pink;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hljs-selector-class"/>
          <w:rFonts w:ascii="Consolas" w:hAnsi="Consolas" w:cs="Consolas"/>
          <w:color w:val="333333"/>
        </w:rPr>
        <w:t>.pseudo-radio-v2</w:t>
      </w:r>
      <w:proofErr w:type="gramStart"/>
      <w:r>
        <w:rPr>
          <w:rStyle w:val="hljs-selector-pseudo"/>
          <w:rFonts w:ascii="Consolas" w:hAnsi="Consolas" w:cs="Consolas"/>
          <w:color w:val="333333"/>
        </w:rPr>
        <w:t>:checked</w:t>
      </w:r>
      <w:proofErr w:type="gramEnd"/>
      <w:r>
        <w:rPr>
          <w:rStyle w:val="css"/>
          <w:rFonts w:ascii="Consolas" w:hAnsi="Consolas" w:cs="Consolas"/>
          <w:color w:val="333333"/>
        </w:rPr>
        <w:t xml:space="preserve"> + </w:t>
      </w:r>
      <w:r>
        <w:rPr>
          <w:rStyle w:val="hljs-selector-tag"/>
          <w:rFonts w:ascii="Consolas" w:hAnsi="Consolas" w:cs="Consolas"/>
          <w:b/>
          <w:bCs/>
          <w:color w:val="333333"/>
        </w:rPr>
        <w:t>label</w:t>
      </w:r>
      <w:r>
        <w:rPr>
          <w:rStyle w:val="css"/>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 xml:space="preserve">    </w:t>
      </w:r>
      <w:proofErr w:type="gramStart"/>
      <w:r>
        <w:rPr>
          <w:rStyle w:val="hljs-attribute"/>
          <w:rFonts w:ascii="Consolas" w:hAnsi="Consolas" w:cs="Consolas"/>
          <w:color w:val="000080"/>
        </w:rPr>
        <w:t>border-color</w:t>
      </w:r>
      <w:proofErr w:type="gramEnd"/>
      <w:r>
        <w:rPr>
          <w:rStyle w:val="css"/>
          <w:rFonts w:ascii="Consolas" w:hAnsi="Consolas" w:cs="Consolas"/>
          <w:color w:val="333333"/>
        </w:rPr>
        <w:t>: pink;</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css"/>
          <w:rFonts w:ascii="Consolas" w:hAnsi="Consolas" w:cs="Consolas"/>
          <w:color w:val="333333"/>
        </w:rPr>
      </w:pPr>
      <w:r>
        <w:rPr>
          <w:rStyle w:val="css"/>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style</w:t>
      </w:r>
      <w:r>
        <w:rPr>
          <w:rStyle w:val="hljs-tag"/>
          <w:rFonts w:ascii="Consolas" w:hAnsi="Consolas" w:cs="Consolas"/>
          <w:color w:val="000080"/>
        </w:rPr>
        <w:t>&gt;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使用</w:t>
      </w:r>
      <w:proofErr w:type="gramStart"/>
      <w:r>
        <w:rPr>
          <w:rFonts w:ascii="Helvetica" w:hAnsi="Helvetica" w:cs="Helvetica"/>
          <w:color w:val="323232"/>
        </w:rPr>
        <w:t>雪碧图</w:t>
      </w:r>
      <w:proofErr w:type="gramEnd"/>
      <w:r>
        <w:rPr>
          <w:rFonts w:ascii="Helvetica" w:hAnsi="Helvetica" w:cs="Helvetica"/>
          <w:color w:val="323232"/>
        </w:rPr>
        <w:t>的实现也是差不多</w:t>
      </w:r>
      <w:r>
        <w:rPr>
          <w:rFonts w:ascii="Helvetica" w:hAnsi="Helvetica" w:cs="Helvetica"/>
          <w:color w:val="323232"/>
        </w:rPr>
        <w:t xml:space="preserve">, </w:t>
      </w:r>
      <w:r>
        <w:rPr>
          <w:rFonts w:ascii="Helvetica" w:hAnsi="Helvetica" w:cs="Helvetica"/>
          <w:color w:val="323232"/>
        </w:rPr>
        <w:t>只是原来由伪元素显示的样式改由</w:t>
      </w:r>
      <w:r>
        <w:rPr>
          <w:rFonts w:ascii="Helvetica" w:hAnsi="Helvetica" w:cs="Helvetica"/>
          <w:color w:val="323232"/>
        </w:rPr>
        <w:t>label</w:t>
      </w:r>
      <w:r>
        <w:rPr>
          <w:rFonts w:ascii="Helvetica" w:hAnsi="Helvetica" w:cs="Helvetica"/>
          <w:color w:val="323232"/>
        </w:rPr>
        <w:t>本身来体现</w:t>
      </w:r>
      <w:r>
        <w:rPr>
          <w:rFonts w:ascii="Helvetica" w:hAnsi="Helvetica" w:cs="Helvetica"/>
          <w:color w:val="323232"/>
        </w:rPr>
        <w:t xml:space="preserve">, </w:t>
      </w:r>
      <w:r>
        <w:rPr>
          <w:rFonts w:ascii="Helvetica" w:hAnsi="Helvetica" w:cs="Helvetica"/>
          <w:color w:val="323232"/>
        </w:rPr>
        <w:t>将背景设定到相应的位置可以</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作为对比的是</w:t>
      </w:r>
      <w:r>
        <w:rPr>
          <w:rFonts w:ascii="Helvetica" w:hAnsi="Helvetica" w:cs="Helvetica"/>
          <w:color w:val="323232"/>
        </w:rPr>
        <w:t xml:space="preserve">, </w:t>
      </w:r>
      <w:proofErr w:type="gramStart"/>
      <w:r>
        <w:rPr>
          <w:rFonts w:ascii="Helvetica" w:hAnsi="Helvetica" w:cs="Helvetica"/>
          <w:color w:val="323232"/>
        </w:rPr>
        <w:t>雪碧图需要</w:t>
      </w:r>
      <w:proofErr w:type="gramEnd"/>
      <w:r>
        <w:rPr>
          <w:rFonts w:ascii="Helvetica" w:hAnsi="Helvetica" w:cs="Helvetica"/>
          <w:color w:val="323232"/>
        </w:rPr>
        <w:t>进行的设置相应会少一些</w:t>
      </w:r>
      <w:r>
        <w:rPr>
          <w:rFonts w:ascii="Helvetica" w:hAnsi="Helvetica" w:cs="Helvetica"/>
          <w:color w:val="323232"/>
        </w:rPr>
        <w:t xml:space="preserve">, </w:t>
      </w:r>
      <w:r>
        <w:rPr>
          <w:rFonts w:ascii="Helvetica" w:hAnsi="Helvetica" w:cs="Helvetica"/>
          <w:color w:val="323232"/>
        </w:rPr>
        <w:t>而且兼容性比伪元素要好</w:t>
      </w:r>
      <w:r>
        <w:rPr>
          <w:rFonts w:ascii="Helvetica" w:hAnsi="Helvetica" w:cs="Helvetica"/>
          <w:color w:val="323232"/>
        </w:rPr>
        <w:t xml:space="preserve">, </w:t>
      </w:r>
      <w:r>
        <w:rPr>
          <w:rFonts w:ascii="Helvetica" w:hAnsi="Helvetica" w:cs="Helvetica"/>
          <w:color w:val="323232"/>
        </w:rPr>
        <w:t>但是灵活性则较低</w:t>
      </w:r>
      <w:r>
        <w:rPr>
          <w:rFonts w:ascii="Helvetica" w:hAnsi="Helvetica" w:cs="Helvetica"/>
          <w:color w:val="323232"/>
        </w:rPr>
        <w:t xml:space="preserve">, </w:t>
      </w:r>
      <w:r>
        <w:rPr>
          <w:rFonts w:ascii="Helvetica" w:hAnsi="Helvetica" w:cs="Helvetica"/>
          <w:color w:val="323232"/>
        </w:rPr>
        <w:t>伪元素修改几个地方就能够实现不同的效果</w:t>
      </w:r>
      <w:r>
        <w:rPr>
          <w:rFonts w:ascii="Helvetica" w:hAnsi="Helvetica" w:cs="Helvetica"/>
          <w:color w:val="323232"/>
        </w:rPr>
        <w:t xml:space="preserve">, </w:t>
      </w:r>
      <w:r>
        <w:rPr>
          <w:rFonts w:ascii="Helvetica" w:hAnsi="Helvetica" w:cs="Helvetica"/>
          <w:color w:val="323232"/>
        </w:rPr>
        <w:t>而</w:t>
      </w:r>
      <w:proofErr w:type="gramStart"/>
      <w:r>
        <w:rPr>
          <w:rFonts w:ascii="Helvetica" w:hAnsi="Helvetica" w:cs="Helvetica"/>
          <w:color w:val="323232"/>
        </w:rPr>
        <w:t>雪碧图</w:t>
      </w:r>
      <w:proofErr w:type="gramEnd"/>
      <w:r>
        <w:rPr>
          <w:rFonts w:ascii="Helvetica" w:hAnsi="Helvetica" w:cs="Helvetica"/>
          <w:color w:val="323232"/>
        </w:rPr>
        <w:t>则需要重新制作一个图</w:t>
      </w:r>
      <w:r>
        <w:rPr>
          <w:rFonts w:ascii="Helvetica" w:hAnsi="Helvetica" w:cs="Helvetica"/>
          <w:color w:val="323232"/>
        </w:rPr>
        <w:t xml:space="preserve">. </w:t>
      </w:r>
      <w:r>
        <w:rPr>
          <w:rFonts w:ascii="Helvetica" w:hAnsi="Helvetica" w:cs="Helvetica"/>
          <w:color w:val="323232"/>
        </w:rPr>
        <w:t>不过相应地</w:t>
      </w:r>
      <w:r>
        <w:rPr>
          <w:rFonts w:ascii="Helvetica" w:hAnsi="Helvetica" w:cs="Helvetica"/>
          <w:color w:val="323232"/>
        </w:rPr>
        <w:t xml:space="preserve">, </w:t>
      </w:r>
      <w:proofErr w:type="gramStart"/>
      <w:r>
        <w:rPr>
          <w:rFonts w:ascii="Helvetica" w:hAnsi="Helvetica" w:cs="Helvetica"/>
          <w:color w:val="323232"/>
        </w:rPr>
        <w:t>雪碧图</w:t>
      </w:r>
      <w:proofErr w:type="gramEnd"/>
      <w:r>
        <w:rPr>
          <w:rFonts w:ascii="Helvetica" w:hAnsi="Helvetica" w:cs="Helvetica"/>
          <w:color w:val="323232"/>
        </w:rPr>
        <w:t>的实现具有更好的兼容性</w:t>
      </w:r>
      <w:r>
        <w:rPr>
          <w:rFonts w:ascii="Helvetica" w:hAnsi="Helvetica" w:cs="Helvetica"/>
          <w:color w:val="323232"/>
        </w:rPr>
        <w:t xml:space="preserve">, </w:t>
      </w:r>
      <w:r>
        <w:rPr>
          <w:rFonts w:ascii="Helvetica" w:hAnsi="Helvetica" w:cs="Helvetica"/>
          <w:color w:val="323232"/>
        </w:rPr>
        <w:t>不用考虑属性在各个浏览器上的兼容性</w:t>
      </w:r>
      <w:r>
        <w:rPr>
          <w:rFonts w:ascii="Helvetica" w:hAnsi="Helvetica" w:cs="Helvetica"/>
          <w:color w:val="323232"/>
        </w:rPr>
        <w:t xml:space="preserve">. </w:t>
      </w:r>
      <w:r>
        <w:rPr>
          <w:rFonts w:ascii="Helvetica" w:hAnsi="Helvetica" w:cs="Helvetica"/>
          <w:color w:val="323232"/>
        </w:rPr>
        <w:t>个人还是倾向于使用属性的实现</w:t>
      </w:r>
      <w:r>
        <w:rPr>
          <w:rFonts w:ascii="Helvetica" w:hAnsi="Helvetica" w:cs="Helvetica"/>
          <w:color w:val="323232"/>
        </w:rPr>
        <w:t xml:space="preserve">. </w:t>
      </w:r>
      <w:r>
        <w:rPr>
          <w:rFonts w:ascii="Helvetica" w:hAnsi="Helvetica" w:cs="Helvetica"/>
          <w:color w:val="323232"/>
        </w:rPr>
        <w:t>毕竟</w:t>
      </w:r>
      <w:r>
        <w:rPr>
          <w:rFonts w:ascii="Helvetica" w:hAnsi="Helvetica" w:cs="Helvetica"/>
          <w:color w:val="323232"/>
        </w:rPr>
        <w:t xml:space="preserve">, </w:t>
      </w:r>
      <w:r>
        <w:rPr>
          <w:rFonts w:ascii="Helvetica" w:hAnsi="Helvetica" w:cs="Helvetica"/>
          <w:color w:val="323232"/>
        </w:rPr>
        <w:t>就算是不兼容的浏览器最多只是看到一个方形的单选按钮</w:t>
      </w:r>
      <w:r>
        <w:rPr>
          <w:rFonts w:ascii="Helvetica" w:hAnsi="Helvetica" w:cs="Helvetica"/>
          <w:color w:val="323232"/>
        </w:rPr>
        <w:t xml:space="preserve">, </w:t>
      </w:r>
      <w:r>
        <w:rPr>
          <w:rFonts w:ascii="Helvetica" w:hAnsi="Helvetica" w:cs="Helvetica"/>
          <w:color w:val="323232"/>
        </w:rPr>
        <w:t>虽然会有些误导</w:t>
      </w:r>
      <w:r>
        <w:rPr>
          <w:rFonts w:ascii="Helvetica" w:hAnsi="Helvetica" w:cs="Helvetica"/>
          <w:color w:val="323232"/>
        </w:rPr>
        <w:t xml:space="preserve">, </w:t>
      </w:r>
      <w:r>
        <w:rPr>
          <w:rFonts w:ascii="Helvetica" w:hAnsi="Helvetica" w:cs="Helvetica"/>
          <w:color w:val="323232"/>
        </w:rPr>
        <w:t>但影响其实不大</w:t>
      </w:r>
      <w:r>
        <w:rPr>
          <w:rFonts w:ascii="Helvetica" w:hAnsi="Helvetica" w:cs="Helvetica"/>
          <w:color w:val="323232"/>
        </w:rPr>
        <w:t xml:space="preserve">. </w:t>
      </w:r>
      <w:r>
        <w:rPr>
          <w:rFonts w:ascii="Helvetica" w:hAnsi="Helvetica" w:cs="Helvetica"/>
          <w:color w:val="323232"/>
        </w:rPr>
        <w:t>毕竟选两下就知道了</w:t>
      </w:r>
      <w:r>
        <w:rPr>
          <w:rFonts w:ascii="Helvetica" w:hAnsi="Helvetica" w:cs="Helvetica"/>
          <w:color w:val="323232"/>
        </w:rPr>
        <w: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 xml:space="preserve">------------------------------------------------- </w:t>
      </w:r>
      <w:r>
        <w:rPr>
          <w:rFonts w:ascii="Helvetica" w:hAnsi="Helvetica" w:cs="Helvetica"/>
          <w:color w:val="323232"/>
        </w:rPr>
        <w:t>我是分割线</w:t>
      </w:r>
      <w:r>
        <w:rPr>
          <w:rFonts w:ascii="Helvetica" w:hAnsi="Helvetica" w:cs="Helvetica"/>
          <w:color w:val="323232"/>
        </w:rPr>
        <w:t xml:space="preserve"> -------------------------------------------------</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有同学提到代码效果实现里面出现了行内元素的对齐问题</w:t>
      </w:r>
      <w:r>
        <w:rPr>
          <w:rFonts w:ascii="Helvetica" w:hAnsi="Helvetica" w:cs="Helvetica"/>
          <w:color w:val="323232"/>
        </w:rPr>
        <w:t xml:space="preserve">, </w:t>
      </w:r>
      <w:r>
        <w:rPr>
          <w:rFonts w:ascii="Helvetica" w:hAnsi="Helvetica" w:cs="Helvetica"/>
          <w:color w:val="323232"/>
        </w:rPr>
        <w:t>这个问题是因为我对所有的</w:t>
      </w:r>
      <w:r>
        <w:rPr>
          <w:rFonts w:ascii="Helvetica" w:hAnsi="Helvetica" w:cs="Helvetica"/>
          <w:color w:val="323232"/>
        </w:rPr>
        <w:t>label</w:t>
      </w:r>
      <w:r>
        <w:rPr>
          <w:rFonts w:ascii="Helvetica" w:hAnsi="Helvetica" w:cs="Helvetica"/>
          <w:color w:val="323232"/>
        </w:rPr>
        <w:t>标签添加了</w:t>
      </w:r>
      <w:r>
        <w:rPr>
          <w:rStyle w:val="HTML"/>
          <w:rFonts w:ascii="Consolas" w:hAnsi="Consolas" w:cs="Consolas"/>
          <w:color w:val="C7254E"/>
          <w:sz w:val="18"/>
          <w:szCs w:val="18"/>
          <w:shd w:val="clear" w:color="auto" w:fill="F9F2F4"/>
        </w:rPr>
        <w:t>vertical-align: middle</w:t>
      </w:r>
      <w:r>
        <w:rPr>
          <w:rFonts w:ascii="Helvetica" w:hAnsi="Helvetica" w:cs="Helvetica"/>
          <w:color w:val="323232"/>
        </w:rPr>
        <w:t>属性</w:t>
      </w:r>
      <w:r>
        <w:rPr>
          <w:rFonts w:ascii="Helvetica" w:hAnsi="Helvetica" w:cs="Helvetica"/>
          <w:color w:val="323232"/>
        </w:rPr>
        <w:t xml:space="preserve">, </w:t>
      </w:r>
      <w:r>
        <w:rPr>
          <w:rFonts w:ascii="Helvetica" w:hAnsi="Helvetica" w:cs="Helvetica"/>
          <w:color w:val="323232"/>
        </w:rPr>
        <w:t>而在上面的实现中</w:t>
      </w:r>
      <w:r>
        <w:rPr>
          <w:rFonts w:ascii="Helvetica" w:hAnsi="Helvetica" w:cs="Helvetica"/>
          <w:color w:val="323232"/>
        </w:rPr>
        <w:t>label</w:t>
      </w:r>
      <w:r>
        <w:rPr>
          <w:rFonts w:ascii="Helvetica" w:hAnsi="Helvetica" w:cs="Helvetica"/>
          <w:color w:val="323232"/>
        </w:rPr>
        <w:lastRenderedPageBreak/>
        <w:t>标签是两层嵌套的形式</w:t>
      </w:r>
      <w:r>
        <w:rPr>
          <w:rFonts w:ascii="Helvetica" w:hAnsi="Helvetica" w:cs="Helvetica"/>
          <w:color w:val="323232"/>
        </w:rPr>
        <w:t xml:space="preserve">. </w:t>
      </w:r>
      <w:r>
        <w:rPr>
          <w:rFonts w:ascii="Helvetica" w:hAnsi="Helvetica" w:cs="Helvetica"/>
          <w:color w:val="323232"/>
        </w:rPr>
        <w:t>由于</w:t>
      </w:r>
      <w:r>
        <w:rPr>
          <w:rStyle w:val="HTML"/>
          <w:rFonts w:ascii="Consolas" w:hAnsi="Consolas" w:cs="Consolas"/>
          <w:color w:val="C7254E"/>
          <w:sz w:val="18"/>
          <w:szCs w:val="18"/>
          <w:shd w:val="clear" w:color="auto" w:fill="F9F2F4"/>
        </w:rPr>
        <w:t>vertical-middle</w:t>
      </w:r>
      <w:r>
        <w:rPr>
          <w:rFonts w:ascii="Helvetica" w:hAnsi="Helvetica" w:cs="Helvetica"/>
          <w:color w:val="323232"/>
        </w:rPr>
        <w:t>的对齐特性</w:t>
      </w:r>
      <w:r>
        <w:rPr>
          <w:rFonts w:ascii="Helvetica" w:hAnsi="Helvetica" w:cs="Helvetica"/>
          <w:color w:val="323232"/>
        </w:rPr>
        <w:t>, label</w:t>
      </w:r>
      <w:r>
        <w:rPr>
          <w:rFonts w:ascii="Helvetica" w:hAnsi="Helvetica" w:cs="Helvetica"/>
          <w:color w:val="323232"/>
        </w:rPr>
        <w:t>内部的文字等元素的位置</w:t>
      </w:r>
      <w:r>
        <w:rPr>
          <w:rFonts w:ascii="Helvetica" w:hAnsi="Helvetica" w:cs="Helvetica"/>
          <w:color w:val="323232"/>
        </w:rPr>
        <w:t xml:space="preserve">, </w:t>
      </w:r>
      <w:r>
        <w:rPr>
          <w:rFonts w:ascii="Helvetica" w:hAnsi="Helvetica" w:cs="Helvetica"/>
          <w:color w:val="323232"/>
        </w:rPr>
        <w:t>就跟外部的文字等无法正确对应</w:t>
      </w:r>
      <w:r>
        <w:rPr>
          <w:rFonts w:ascii="Helvetica" w:hAnsi="Helvetica" w:cs="Helvetica"/>
          <w:color w:val="323232"/>
        </w:rPr>
        <w:t xml:space="preserve">. </w:t>
      </w:r>
      <w:r>
        <w:rPr>
          <w:rFonts w:ascii="Helvetica" w:hAnsi="Helvetica" w:cs="Helvetica"/>
          <w:color w:val="323232"/>
        </w:rPr>
        <w:t>对于</w:t>
      </w:r>
      <w:r>
        <w:rPr>
          <w:rStyle w:val="HTML"/>
          <w:rFonts w:ascii="Consolas" w:hAnsi="Consolas" w:cs="Consolas"/>
          <w:color w:val="C7254E"/>
          <w:sz w:val="18"/>
          <w:szCs w:val="18"/>
          <w:shd w:val="clear" w:color="auto" w:fill="F9F2F4"/>
        </w:rPr>
        <w:t>vertical-align</w:t>
      </w:r>
      <w:r>
        <w:rPr>
          <w:rFonts w:ascii="Helvetica" w:hAnsi="Helvetica" w:cs="Helvetica"/>
          <w:color w:val="323232"/>
        </w:rPr>
        <w:t>的详细解释可以看</w:t>
      </w:r>
      <w:hyperlink r:id="rId49" w:tgtFrame="_blank" w:history="1">
        <w:r>
          <w:rPr>
            <w:rStyle w:val="a4"/>
            <w:rFonts w:ascii="Helvetica" w:hAnsi="Helvetica" w:cs="Helvetica"/>
            <w:color w:val="38BA72"/>
          </w:rPr>
          <w:t>这里</w:t>
        </w:r>
      </w:hyperlink>
    </w:p>
    <w:p w:rsidR="008B633A" w:rsidRDefault="008B633A" w:rsidP="008B633A">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0</w:t>
      </w:r>
    </w:p>
    <w:p w:rsidR="008B633A" w:rsidRDefault="008B633A"/>
    <w:p w:rsidR="008B633A" w:rsidRPr="008B633A" w:rsidRDefault="008B633A" w:rsidP="008B633A">
      <w:pPr>
        <w:pStyle w:val="2"/>
        <w:shd w:val="clear" w:color="auto" w:fill="FFFFFF"/>
        <w:spacing w:before="300" w:beforeAutospacing="0" w:after="0" w:afterAutospacing="0"/>
        <w:rPr>
          <w:rFonts w:ascii="Helvetica" w:hAnsi="Helvetica" w:cs="Helvetica"/>
          <w:bCs w:val="0"/>
          <w:color w:val="262626"/>
        </w:rPr>
      </w:pPr>
      <w:r w:rsidRPr="008B633A">
        <w:rPr>
          <w:rFonts w:ascii="Helvetica" w:hAnsi="Helvetica" w:cs="Helvetica"/>
          <w:bCs w:val="0"/>
          <w:color w:val="262626"/>
          <w:highlight w:val="yellow"/>
        </w:rPr>
        <w:t>自定义网页右键菜单</w:t>
      </w:r>
    </w:p>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00X1 contextmenu</w:t>
      </w:r>
      <w:r>
        <w:rPr>
          <w:rFonts w:ascii="inherit" w:hAnsi="inherit" w:cs="Helvetica"/>
          <w:b w:val="0"/>
          <w:bCs w:val="0"/>
          <w:color w:val="323232"/>
          <w:sz w:val="54"/>
          <w:szCs w:val="54"/>
        </w:rPr>
        <w:t>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contextmenu</w:t>
      </w:r>
      <w:r>
        <w:rPr>
          <w:rStyle w:val="hljs-tag"/>
          <w:rFonts w:ascii="Consolas" w:hAnsi="Consolas" w:cs="Consolas"/>
          <w:color w:val="000080"/>
        </w:rPr>
        <w:t>=</w:t>
      </w:r>
      <w:r>
        <w:rPr>
          <w:rStyle w:val="hljs-string"/>
          <w:rFonts w:ascii="Consolas" w:hAnsi="Consolas" w:cs="Consolas"/>
          <w:color w:val="DD1144"/>
        </w:rPr>
        <w:t>"mymenu"</w:t>
      </w:r>
      <w:r>
        <w:rPr>
          <w:rStyle w:val="hljs-tag"/>
          <w:rFonts w:ascii="Consolas" w:hAnsi="Consolas" w:cs="Consolas"/>
          <w:color w:val="000080"/>
        </w:rPr>
        <w:t xml:space="preserve"> &gt;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"context"</w:t>
      </w:r>
      <w:r>
        <w:rPr>
          <w:rStyle w:val="hljs-tag"/>
          <w:rFonts w:ascii="Consolas" w:hAnsi="Consolas" w:cs="Consolas"/>
          <w:color w:val="000080"/>
        </w:rPr>
        <w:t>&gt;</w:t>
      </w:r>
      <w:r>
        <w:rPr>
          <w:rStyle w:val="HTML"/>
          <w:rFonts w:ascii="Consolas" w:hAnsi="Consolas" w:cs="Consolas"/>
          <w:color w:val="333333"/>
        </w:rPr>
        <w:t>这里有一个菜单</w:t>
      </w:r>
      <w:r>
        <w:rPr>
          <w:rStyle w:val="HTML"/>
          <w:rFonts w:ascii="Consolas" w:hAnsi="Consolas" w:cs="Consolas"/>
          <w:color w:val="333333"/>
        </w:rPr>
        <w:t>,</w:t>
      </w:r>
      <w:r>
        <w:rPr>
          <w:rStyle w:val="HTML"/>
          <w:rFonts w:ascii="Consolas" w:hAnsi="Consolas" w:cs="Consolas"/>
          <w:color w:val="333333"/>
        </w:rPr>
        <w:t>请在</w:t>
      </w:r>
      <w:r>
        <w:rPr>
          <w:rStyle w:val="HTML"/>
          <w:rFonts w:ascii="Consolas" w:hAnsi="Consolas" w:cs="Consolas"/>
          <w:color w:val="333333"/>
        </w:rPr>
        <w:t>firefox</w:t>
      </w:r>
      <w:r>
        <w:rPr>
          <w:rStyle w:val="HTML"/>
          <w:rFonts w:ascii="Consolas" w:hAnsi="Consolas" w:cs="Consolas"/>
          <w:color w:val="333333"/>
        </w:rPr>
        <w:t>打开哟</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"mymenu"</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"context"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menuitem</w:t>
      </w:r>
      <w:r>
        <w:rPr>
          <w:rStyle w:val="hljs-tag"/>
          <w:rFonts w:ascii="Consolas" w:hAnsi="Consolas" w:cs="Consolas"/>
          <w:color w:val="000080"/>
        </w:rPr>
        <w:t xml:space="preserve"> </w:t>
      </w:r>
      <w:r>
        <w:rPr>
          <w:rStyle w:val="hljs-attr"/>
          <w:rFonts w:ascii="Consolas" w:hAnsi="Consolas" w:cs="Consolas"/>
          <w:color w:val="008080"/>
        </w:rPr>
        <w:t>label</w:t>
      </w:r>
      <w:r>
        <w:rPr>
          <w:rStyle w:val="hljs-tag"/>
          <w:rFonts w:ascii="Consolas" w:hAnsi="Consolas" w:cs="Consolas"/>
          <w:color w:val="000080"/>
        </w:rPr>
        <w:t>=</w:t>
      </w:r>
      <w:r>
        <w:rPr>
          <w:rStyle w:val="hljs-string"/>
          <w:rFonts w:ascii="Consolas" w:hAnsi="Consolas" w:cs="Consolas"/>
          <w:color w:val="DD1144"/>
        </w:rPr>
        <w:t>"</w:t>
      </w:r>
      <w:r>
        <w:rPr>
          <w:rStyle w:val="hljs-string"/>
          <w:rFonts w:ascii="Consolas" w:hAnsi="Consolas" w:cs="Consolas"/>
          <w:color w:val="DD1144"/>
        </w:rPr>
        <w:t>呼呼</w:t>
      </w:r>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icon</w:t>
      </w:r>
      <w:r>
        <w:rPr>
          <w:rStyle w:val="hljs-tag"/>
          <w:rFonts w:ascii="Consolas" w:hAnsi="Consolas" w:cs="Consolas"/>
          <w:color w:val="000080"/>
        </w:rPr>
        <w:t>=</w:t>
      </w:r>
      <w:r>
        <w:rPr>
          <w:rStyle w:val="hljs-string"/>
          <w:rFonts w:ascii="Consolas" w:hAnsi="Consolas" w:cs="Consolas"/>
          <w:color w:val="DD1144"/>
        </w:rPr>
        <w:t>"1.</w:t>
      </w:r>
      <w:proofErr w:type="gramStart"/>
      <w:r>
        <w:rPr>
          <w:rStyle w:val="hljs-string"/>
          <w:rFonts w:ascii="Consolas" w:hAnsi="Consolas" w:cs="Consolas"/>
          <w:color w:val="DD1144"/>
        </w:rPr>
        <w:t>jpg</w:t>
      </w:r>
      <w:proofErr w:type="gramEnd"/>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onclick</w:t>
      </w:r>
      <w:r>
        <w:rPr>
          <w:rStyle w:val="hljs-tag"/>
          <w:rFonts w:ascii="Consolas" w:hAnsi="Consolas" w:cs="Consolas"/>
          <w:color w:val="000080"/>
        </w:rPr>
        <w:t>=</w:t>
      </w:r>
      <w:r>
        <w:rPr>
          <w:rStyle w:val="hljs-string"/>
          <w:rFonts w:ascii="Consolas" w:hAnsi="Consolas" w:cs="Consolas"/>
          <w:color w:val="DD1144"/>
        </w:rPr>
        <w:t>"doSomething()"</w:t>
      </w:r>
      <w:r>
        <w:rPr>
          <w:rStyle w:val="hljs-tag"/>
          <w:rFonts w:ascii="Consolas" w:hAnsi="Consolas" w:cs="Consolas"/>
          <w:color w:val="000080"/>
        </w:rPr>
        <w:t>&gt;&lt;/</w:t>
      </w:r>
      <w:r>
        <w:rPr>
          <w:rStyle w:val="hljs-name"/>
          <w:rFonts w:ascii="Consolas" w:hAnsi="Consolas" w:cs="Consolas"/>
          <w:color w:val="000080"/>
        </w:rPr>
        <w:t>menuitem</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menuitem</w:t>
      </w:r>
      <w:r>
        <w:rPr>
          <w:rStyle w:val="hljs-tag"/>
          <w:rFonts w:ascii="Consolas" w:hAnsi="Consolas" w:cs="Consolas"/>
          <w:color w:val="000080"/>
        </w:rPr>
        <w:t xml:space="preserve"> </w:t>
      </w:r>
      <w:r>
        <w:rPr>
          <w:rStyle w:val="hljs-attr"/>
          <w:rFonts w:ascii="Consolas" w:hAnsi="Consolas" w:cs="Consolas"/>
          <w:color w:val="008080"/>
        </w:rPr>
        <w:t>label</w:t>
      </w:r>
      <w:r>
        <w:rPr>
          <w:rStyle w:val="hljs-tag"/>
          <w:rFonts w:ascii="Consolas" w:hAnsi="Consolas" w:cs="Consolas"/>
          <w:color w:val="000080"/>
        </w:rPr>
        <w:t>=</w:t>
      </w:r>
      <w:r>
        <w:rPr>
          <w:rStyle w:val="hljs-string"/>
          <w:rFonts w:ascii="Consolas" w:hAnsi="Consolas" w:cs="Consolas"/>
          <w:color w:val="DD1144"/>
        </w:rPr>
        <w:t>"</w:t>
      </w:r>
      <w:r>
        <w:rPr>
          <w:rStyle w:val="hljs-string"/>
          <w:rFonts w:ascii="Consolas" w:hAnsi="Consolas" w:cs="Consolas"/>
          <w:color w:val="DD1144"/>
        </w:rPr>
        <w:t>嘻嘻</w:t>
      </w:r>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icon</w:t>
      </w:r>
      <w:r>
        <w:rPr>
          <w:rStyle w:val="hljs-tag"/>
          <w:rFonts w:ascii="Consolas" w:hAnsi="Consolas" w:cs="Consolas"/>
          <w:color w:val="000080"/>
        </w:rPr>
        <w:t>=</w:t>
      </w:r>
      <w:r>
        <w:rPr>
          <w:rStyle w:val="hljs-string"/>
          <w:rFonts w:ascii="Consolas" w:hAnsi="Consolas" w:cs="Consolas"/>
          <w:color w:val="DD1144"/>
        </w:rPr>
        <w:t>"2.</w:t>
      </w:r>
      <w:proofErr w:type="gramStart"/>
      <w:r>
        <w:rPr>
          <w:rStyle w:val="hljs-string"/>
          <w:rFonts w:ascii="Consolas" w:hAnsi="Consolas" w:cs="Consolas"/>
          <w:color w:val="DD1144"/>
        </w:rPr>
        <w:t>jpg</w:t>
      </w:r>
      <w:proofErr w:type="gramEnd"/>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onclick</w:t>
      </w:r>
      <w:r>
        <w:rPr>
          <w:rStyle w:val="hljs-tag"/>
          <w:rFonts w:ascii="Consolas" w:hAnsi="Consolas" w:cs="Consolas"/>
          <w:color w:val="000080"/>
        </w:rPr>
        <w:t>=</w:t>
      </w:r>
      <w:r>
        <w:rPr>
          <w:rStyle w:val="hljs-string"/>
          <w:rFonts w:ascii="Consolas" w:hAnsi="Consolas" w:cs="Consolas"/>
          <w:color w:val="DD1144"/>
        </w:rPr>
        <w:t>"doSomethingElse()"</w:t>
      </w:r>
      <w:r>
        <w:rPr>
          <w:rStyle w:val="hljs-tag"/>
          <w:rFonts w:ascii="Consolas" w:hAnsi="Consolas" w:cs="Consolas"/>
          <w:color w:val="000080"/>
        </w:rPr>
        <w:t>&gt;&lt;/</w:t>
      </w:r>
      <w:r>
        <w:rPr>
          <w:rStyle w:val="hljs-name"/>
          <w:rFonts w:ascii="Consolas" w:hAnsi="Consolas" w:cs="Consolas"/>
          <w:color w:val="000080"/>
        </w:rPr>
        <w:t>menuitem</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w:t>
      </w:r>
      <w:r>
        <w:rPr>
          <w:rStyle w:val="hljs-tag"/>
          <w:rFonts w:ascii="Consolas" w:hAnsi="Consolas" w:cs="Consolas"/>
          <w:color w:val="000080"/>
        </w:rPr>
        <w:t xml:space="preserve"> </w:t>
      </w:r>
      <w:r>
        <w:rPr>
          <w:rStyle w:val="hljs-attr"/>
          <w:rFonts w:ascii="Consolas" w:hAnsi="Consolas" w:cs="Consolas"/>
          <w:color w:val="008080"/>
        </w:rPr>
        <w:t>label</w:t>
      </w:r>
      <w:r>
        <w:rPr>
          <w:rStyle w:val="hljs-tag"/>
          <w:rFonts w:ascii="Consolas" w:hAnsi="Consolas" w:cs="Consolas"/>
          <w:color w:val="000080"/>
        </w:rPr>
        <w:t>=</w:t>
      </w:r>
      <w:r>
        <w:rPr>
          <w:rStyle w:val="hljs-string"/>
          <w:rFonts w:ascii="Consolas" w:hAnsi="Consolas" w:cs="Consolas"/>
          <w:color w:val="DD1144"/>
        </w:rPr>
        <w:t>"</w:t>
      </w:r>
      <w:r>
        <w:rPr>
          <w:rStyle w:val="hljs-string"/>
          <w:rFonts w:ascii="Consolas" w:hAnsi="Consolas" w:cs="Consolas"/>
          <w:color w:val="DD1144"/>
        </w:rPr>
        <w:t>哈哈</w:t>
      </w:r>
      <w:r>
        <w:rPr>
          <w:rStyle w:val="hljs-string"/>
          <w:rFonts w:ascii="Consolas" w:hAnsi="Consolas" w:cs="Consolas"/>
          <w:color w:val="DD1144"/>
        </w:rPr>
        <w: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menuitem</w:t>
      </w:r>
      <w:r>
        <w:rPr>
          <w:rStyle w:val="hljs-tag"/>
          <w:rFonts w:ascii="Consolas" w:hAnsi="Consolas" w:cs="Consolas"/>
          <w:color w:val="000080"/>
        </w:rPr>
        <w:t xml:space="preserve"> </w:t>
      </w:r>
      <w:r>
        <w:rPr>
          <w:rStyle w:val="hljs-attr"/>
          <w:rFonts w:ascii="Consolas" w:hAnsi="Consolas" w:cs="Consolas"/>
          <w:color w:val="008080"/>
        </w:rPr>
        <w:t>label</w:t>
      </w:r>
      <w:r>
        <w:rPr>
          <w:rStyle w:val="hljs-tag"/>
          <w:rFonts w:ascii="Consolas" w:hAnsi="Consolas" w:cs="Consolas"/>
          <w:color w:val="000080"/>
        </w:rPr>
        <w:t>=</w:t>
      </w:r>
      <w:r>
        <w:rPr>
          <w:rStyle w:val="hljs-string"/>
          <w:rFonts w:ascii="Consolas" w:hAnsi="Consolas" w:cs="Consolas"/>
          <w:color w:val="DD1144"/>
        </w:rPr>
        <w:t>"</w:t>
      </w:r>
      <w:r>
        <w:rPr>
          <w:rStyle w:val="hljs-string"/>
          <w:rFonts w:ascii="Consolas" w:hAnsi="Consolas" w:cs="Consolas"/>
          <w:color w:val="DD1144"/>
        </w:rPr>
        <w:t>呼呼</w:t>
      </w:r>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icon</w:t>
      </w:r>
      <w:r>
        <w:rPr>
          <w:rStyle w:val="hljs-tag"/>
          <w:rFonts w:ascii="Consolas" w:hAnsi="Consolas" w:cs="Consolas"/>
          <w:color w:val="000080"/>
        </w:rPr>
        <w:t>=</w:t>
      </w:r>
      <w:r>
        <w:rPr>
          <w:rStyle w:val="hljs-string"/>
          <w:rFonts w:ascii="Consolas" w:hAnsi="Consolas" w:cs="Consolas"/>
          <w:color w:val="DD1144"/>
        </w:rPr>
        <w:t>"1.</w:t>
      </w:r>
      <w:proofErr w:type="gramStart"/>
      <w:r>
        <w:rPr>
          <w:rStyle w:val="hljs-string"/>
          <w:rFonts w:ascii="Consolas" w:hAnsi="Consolas" w:cs="Consolas"/>
          <w:color w:val="DD1144"/>
        </w:rPr>
        <w:t>jpg</w:t>
      </w:r>
      <w:proofErr w:type="gramEnd"/>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onclick</w:t>
      </w:r>
      <w:r>
        <w:rPr>
          <w:rStyle w:val="hljs-tag"/>
          <w:rFonts w:ascii="Consolas" w:hAnsi="Consolas" w:cs="Consolas"/>
          <w:color w:val="000080"/>
        </w:rPr>
        <w:t>=</w:t>
      </w:r>
      <w:r>
        <w:rPr>
          <w:rStyle w:val="hljs-string"/>
          <w:rFonts w:ascii="Consolas" w:hAnsi="Consolas" w:cs="Consolas"/>
          <w:color w:val="DD1144"/>
        </w:rPr>
        <w:t>"doSomething()"</w:t>
      </w:r>
      <w:r>
        <w:rPr>
          <w:rStyle w:val="hljs-tag"/>
          <w:rFonts w:ascii="Consolas" w:hAnsi="Consolas" w:cs="Consolas"/>
          <w:color w:val="000080"/>
        </w:rPr>
        <w:t>&gt;&lt;/</w:t>
      </w:r>
      <w:r>
        <w:rPr>
          <w:rStyle w:val="hljs-name"/>
          <w:rFonts w:ascii="Consolas" w:hAnsi="Consolas" w:cs="Consolas"/>
          <w:color w:val="000080"/>
        </w:rPr>
        <w:t>menuitem</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menuitem</w:t>
      </w:r>
      <w:r>
        <w:rPr>
          <w:rStyle w:val="hljs-tag"/>
          <w:rFonts w:ascii="Consolas" w:hAnsi="Consolas" w:cs="Consolas"/>
          <w:color w:val="000080"/>
        </w:rPr>
        <w:t xml:space="preserve"> </w:t>
      </w:r>
      <w:r>
        <w:rPr>
          <w:rStyle w:val="hljs-attr"/>
          <w:rFonts w:ascii="Consolas" w:hAnsi="Consolas" w:cs="Consolas"/>
          <w:color w:val="008080"/>
        </w:rPr>
        <w:t>label</w:t>
      </w:r>
      <w:r>
        <w:rPr>
          <w:rStyle w:val="hljs-tag"/>
          <w:rFonts w:ascii="Consolas" w:hAnsi="Consolas" w:cs="Consolas"/>
          <w:color w:val="000080"/>
        </w:rPr>
        <w:t>=</w:t>
      </w:r>
      <w:r>
        <w:rPr>
          <w:rStyle w:val="hljs-string"/>
          <w:rFonts w:ascii="Consolas" w:hAnsi="Consolas" w:cs="Consolas"/>
          <w:color w:val="DD1144"/>
        </w:rPr>
        <w:t>"</w:t>
      </w:r>
      <w:r>
        <w:rPr>
          <w:rStyle w:val="hljs-string"/>
          <w:rFonts w:ascii="Consolas" w:hAnsi="Consolas" w:cs="Consolas"/>
          <w:color w:val="DD1144"/>
        </w:rPr>
        <w:t>嘻嘻</w:t>
      </w:r>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icon</w:t>
      </w:r>
      <w:r>
        <w:rPr>
          <w:rStyle w:val="hljs-tag"/>
          <w:rFonts w:ascii="Consolas" w:hAnsi="Consolas" w:cs="Consolas"/>
          <w:color w:val="000080"/>
        </w:rPr>
        <w:t>=</w:t>
      </w:r>
      <w:r>
        <w:rPr>
          <w:rStyle w:val="hljs-string"/>
          <w:rFonts w:ascii="Consolas" w:hAnsi="Consolas" w:cs="Consolas"/>
          <w:color w:val="DD1144"/>
        </w:rPr>
        <w:t>"2.</w:t>
      </w:r>
      <w:proofErr w:type="gramStart"/>
      <w:r>
        <w:rPr>
          <w:rStyle w:val="hljs-string"/>
          <w:rFonts w:ascii="Consolas" w:hAnsi="Consolas" w:cs="Consolas"/>
          <w:color w:val="DD1144"/>
        </w:rPr>
        <w:t>jpg</w:t>
      </w:r>
      <w:proofErr w:type="gramEnd"/>
      <w:r>
        <w:rPr>
          <w:rStyle w:val="hljs-string"/>
          <w:rFonts w:ascii="Consolas" w:hAnsi="Consolas" w:cs="Consolas"/>
          <w:color w:val="DD1144"/>
        </w:rPr>
        <w:t>"</w:t>
      </w:r>
      <w:r>
        <w:rPr>
          <w:rStyle w:val="hljs-tag"/>
          <w:rFonts w:ascii="Consolas" w:hAnsi="Consolas" w:cs="Consolas"/>
          <w:color w:val="000080"/>
        </w:rPr>
        <w:t xml:space="preserve"> </w:t>
      </w:r>
      <w:r>
        <w:rPr>
          <w:rStyle w:val="hljs-attr"/>
          <w:rFonts w:ascii="Consolas" w:hAnsi="Consolas" w:cs="Consolas"/>
          <w:color w:val="008080"/>
        </w:rPr>
        <w:t>onclick</w:t>
      </w:r>
      <w:r>
        <w:rPr>
          <w:rStyle w:val="hljs-tag"/>
          <w:rFonts w:ascii="Consolas" w:hAnsi="Consolas" w:cs="Consolas"/>
          <w:color w:val="000080"/>
        </w:rPr>
        <w:t>=</w:t>
      </w:r>
      <w:r>
        <w:rPr>
          <w:rStyle w:val="hljs-string"/>
          <w:rFonts w:ascii="Consolas" w:hAnsi="Consolas" w:cs="Consolas"/>
          <w:color w:val="DD1144"/>
        </w:rPr>
        <w:t>"doSomethingElse()"</w:t>
      </w:r>
      <w:r>
        <w:rPr>
          <w:rStyle w:val="hljs-tag"/>
          <w:rFonts w:ascii="Consolas" w:hAnsi="Consolas" w:cs="Consolas"/>
          <w:color w:val="000080"/>
        </w:rPr>
        <w:t>&gt;&lt;/</w:t>
      </w:r>
      <w:r>
        <w:rPr>
          <w:rStyle w:val="hljs-name"/>
          <w:rFonts w:ascii="Consolas" w:hAnsi="Consolas" w:cs="Consolas"/>
          <w:color w:val="000080"/>
        </w:rPr>
        <w:t>menuitem</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menu</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使用小</w:t>
      </w:r>
      <w:r>
        <w:rPr>
          <w:rFonts w:ascii="Helvetica" w:hAnsi="Helvetica" w:cs="Helvetica"/>
          <w:color w:val="323232"/>
        </w:rPr>
        <w:t>TIP</w:t>
      </w:r>
    </w:p>
    <w:p w:rsidR="008B633A" w:rsidRDefault="008B633A" w:rsidP="008B633A">
      <w:pPr>
        <w:widowControl/>
        <w:numPr>
          <w:ilvl w:val="0"/>
          <w:numId w:val="20"/>
        </w:numPr>
        <w:spacing w:before="100" w:beforeAutospacing="1" w:after="100" w:afterAutospacing="1"/>
        <w:jc w:val="left"/>
        <w:rPr>
          <w:rFonts w:ascii="Helvetica" w:hAnsi="Helvetica" w:cs="Helvetica"/>
          <w:color w:val="323232"/>
        </w:rPr>
      </w:pPr>
      <w:r>
        <w:rPr>
          <w:rFonts w:ascii="Helvetica" w:hAnsi="Helvetica" w:cs="Helvetica"/>
          <w:color w:val="323232"/>
        </w:rPr>
        <w:t>该属性仅在</w:t>
      </w:r>
      <w:r>
        <w:rPr>
          <w:rFonts w:ascii="Helvetica" w:hAnsi="Helvetica" w:cs="Helvetica"/>
          <w:color w:val="323232"/>
        </w:rPr>
        <w:t>firefox</w:t>
      </w:r>
      <w:r>
        <w:rPr>
          <w:rFonts w:ascii="Helvetica" w:hAnsi="Helvetica" w:cs="Helvetica"/>
          <w:color w:val="323232"/>
        </w:rPr>
        <w:t>浏览器有效，测试请在</w:t>
      </w:r>
      <w:r>
        <w:rPr>
          <w:rFonts w:ascii="Helvetica" w:hAnsi="Helvetica" w:cs="Helvetica"/>
          <w:color w:val="323232"/>
        </w:rPr>
        <w:t>firefox</w:t>
      </w:r>
      <w:r>
        <w:rPr>
          <w:rFonts w:ascii="Helvetica" w:hAnsi="Helvetica" w:cs="Helvetica"/>
          <w:color w:val="323232"/>
        </w:rPr>
        <w:t>下，所以局限性比较强</w:t>
      </w:r>
    </w:p>
    <w:p w:rsidR="008B633A" w:rsidRDefault="008B633A" w:rsidP="008B633A">
      <w:pPr>
        <w:widowControl/>
        <w:numPr>
          <w:ilvl w:val="0"/>
          <w:numId w:val="20"/>
        </w:numPr>
        <w:spacing w:before="100" w:beforeAutospacing="1" w:after="100" w:afterAutospacing="1"/>
        <w:jc w:val="left"/>
        <w:rPr>
          <w:rFonts w:ascii="Helvetica" w:hAnsi="Helvetica" w:cs="Helvetica"/>
          <w:color w:val="323232"/>
        </w:rPr>
      </w:pPr>
      <w:r>
        <w:rPr>
          <w:rFonts w:ascii="Helvetica" w:hAnsi="Helvetica" w:cs="Helvetica"/>
          <w:color w:val="323232"/>
        </w:rPr>
        <w:t>属性</w:t>
      </w:r>
      <w:r>
        <w:rPr>
          <w:rFonts w:ascii="Helvetica" w:hAnsi="Helvetica" w:cs="Helvetica"/>
          <w:color w:val="323232"/>
        </w:rPr>
        <w:t>contextmenu</w:t>
      </w:r>
      <w:r>
        <w:rPr>
          <w:rFonts w:ascii="Helvetica" w:hAnsi="Helvetica" w:cs="Helvetica"/>
          <w:color w:val="323232"/>
        </w:rPr>
        <w:t>的值与</w:t>
      </w:r>
      <w:r>
        <w:rPr>
          <w:rFonts w:ascii="Helvetica" w:hAnsi="Helvetica" w:cs="Helvetica"/>
          <w:color w:val="323232"/>
        </w:rPr>
        <w:t>menu</w:t>
      </w:r>
      <w:r>
        <w:rPr>
          <w:rFonts w:ascii="Helvetica" w:hAnsi="Helvetica" w:cs="Helvetica"/>
          <w:color w:val="323232"/>
        </w:rPr>
        <w:t>标签</w:t>
      </w:r>
      <w:r>
        <w:rPr>
          <w:rFonts w:ascii="Helvetica" w:hAnsi="Helvetica" w:cs="Helvetica"/>
          <w:color w:val="323232"/>
        </w:rPr>
        <w:t>id</w:t>
      </w:r>
      <w:r>
        <w:rPr>
          <w:rFonts w:ascii="Helvetica" w:hAnsi="Helvetica" w:cs="Helvetica"/>
          <w:color w:val="323232"/>
        </w:rPr>
        <w:t>的值对应；</w:t>
      </w:r>
    </w:p>
    <w:p w:rsidR="008B633A" w:rsidRDefault="008B633A" w:rsidP="008B633A">
      <w:pPr>
        <w:widowControl/>
        <w:numPr>
          <w:ilvl w:val="0"/>
          <w:numId w:val="20"/>
        </w:numPr>
        <w:spacing w:before="100" w:beforeAutospacing="1" w:after="100" w:afterAutospacing="1"/>
        <w:jc w:val="left"/>
        <w:rPr>
          <w:rFonts w:ascii="Helvetica" w:hAnsi="Helvetica" w:cs="Helvetica"/>
          <w:color w:val="323232"/>
        </w:rPr>
      </w:pPr>
      <w:r>
        <w:rPr>
          <w:rFonts w:ascii="Helvetica" w:hAnsi="Helvetica" w:cs="Helvetica"/>
          <w:color w:val="323232"/>
        </w:rPr>
        <w:t>添加</w:t>
      </w:r>
      <w:r>
        <w:rPr>
          <w:rFonts w:ascii="Helvetica" w:hAnsi="Helvetica" w:cs="Helvetica"/>
          <w:color w:val="323232"/>
        </w:rPr>
        <w:t>menu</w:t>
      </w:r>
      <w:r>
        <w:rPr>
          <w:rFonts w:ascii="Helvetica" w:hAnsi="Helvetica" w:cs="Helvetica"/>
          <w:color w:val="323232"/>
        </w:rPr>
        <w:t>标签时，要加上</w:t>
      </w:r>
      <w:r>
        <w:rPr>
          <w:rStyle w:val="a7"/>
          <w:rFonts w:ascii="Helvetica" w:hAnsi="Helvetica" w:cs="Helvetica"/>
          <w:color w:val="323232"/>
        </w:rPr>
        <w:t>type="context"</w:t>
      </w:r>
      <w:r>
        <w:rPr>
          <w:rStyle w:val="apple-converted-space"/>
          <w:rFonts w:ascii="Helvetica" w:hAnsi="Helvetica" w:cs="Helvetica"/>
          <w:color w:val="323232"/>
        </w:rPr>
        <w:t> </w:t>
      </w:r>
      <w:r>
        <w:rPr>
          <w:rFonts w:ascii="Helvetica" w:hAnsi="Helvetica" w:cs="Helvetica"/>
          <w:color w:val="323232"/>
        </w:rPr>
        <w:t>这个属性，要不然不灵</w:t>
      </w:r>
    </w:p>
    <w:p w:rsidR="008B633A" w:rsidRDefault="008B633A" w:rsidP="008B633A">
      <w:pPr>
        <w:widowControl/>
        <w:numPr>
          <w:ilvl w:val="0"/>
          <w:numId w:val="20"/>
        </w:numPr>
        <w:spacing w:before="100" w:beforeAutospacing="1" w:after="100" w:afterAutospacing="1"/>
        <w:jc w:val="left"/>
        <w:rPr>
          <w:rFonts w:ascii="Helvetica" w:hAnsi="Helvetica" w:cs="Helvetica"/>
          <w:color w:val="323232"/>
        </w:rPr>
      </w:pPr>
      <w:r>
        <w:rPr>
          <w:rFonts w:ascii="Helvetica" w:hAnsi="Helvetica" w:cs="Helvetica"/>
          <w:color w:val="323232"/>
        </w:rPr>
        <w:t>在标签里添加上</w:t>
      </w:r>
      <w:r>
        <w:rPr>
          <w:rFonts w:ascii="Helvetica" w:hAnsi="Helvetica" w:cs="Helvetica"/>
          <w:color w:val="323232"/>
        </w:rPr>
        <w:t>icon</w:t>
      </w:r>
      <w:r>
        <w:rPr>
          <w:rFonts w:ascii="Helvetica" w:hAnsi="Helvetica" w:cs="Helvetica"/>
          <w:color w:val="323232"/>
        </w:rPr>
        <w:t>属性，可以添加小图标</w:t>
      </w:r>
    </w:p>
    <w:p w:rsidR="008B633A" w:rsidRDefault="008B633A" w:rsidP="008B633A">
      <w:pPr>
        <w:widowControl/>
        <w:numPr>
          <w:ilvl w:val="0"/>
          <w:numId w:val="20"/>
        </w:numPr>
        <w:spacing w:before="100" w:beforeAutospacing="1" w:after="100" w:afterAutospacing="1"/>
        <w:jc w:val="left"/>
        <w:rPr>
          <w:rFonts w:ascii="Helvetica" w:hAnsi="Helvetica" w:cs="Helvetica"/>
          <w:color w:val="323232"/>
        </w:rPr>
      </w:pPr>
      <w:r>
        <w:rPr>
          <w:rFonts w:ascii="Helvetica" w:hAnsi="Helvetica" w:cs="Helvetica"/>
          <w:color w:val="323232"/>
        </w:rPr>
        <w:t>想要子菜单的效果，直接在</w:t>
      </w:r>
      <w:r>
        <w:rPr>
          <w:rFonts w:ascii="Helvetica" w:hAnsi="Helvetica" w:cs="Helvetica"/>
          <w:color w:val="323232"/>
        </w:rPr>
        <w:t>menu</w:t>
      </w:r>
      <w:r>
        <w:rPr>
          <w:rFonts w:ascii="Helvetica" w:hAnsi="Helvetica" w:cs="Helvetica"/>
          <w:color w:val="323232"/>
        </w:rPr>
        <w:t>标签中再增加</w:t>
      </w:r>
      <w:r>
        <w:rPr>
          <w:rFonts w:ascii="Helvetica" w:hAnsi="Helvetica" w:cs="Helvetica"/>
          <w:color w:val="323232"/>
        </w:rPr>
        <w:t>menu</w:t>
      </w:r>
      <w:r>
        <w:rPr>
          <w:rFonts w:ascii="Helvetica" w:hAnsi="Helvetica" w:cs="Helvetica"/>
          <w:color w:val="323232"/>
        </w:rPr>
        <w:t>标签，看上事例即可明白；</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素</w:t>
      </w:r>
      <w:proofErr w:type="gramStart"/>
      <w:r>
        <w:rPr>
          <w:rFonts w:ascii="Helvetica" w:hAnsi="Helvetica" w:cs="Helvetica"/>
          <w:color w:val="323232"/>
        </w:rPr>
        <w:t>不</w:t>
      </w:r>
      <w:proofErr w:type="gramEnd"/>
      <w:r>
        <w:rPr>
          <w:rFonts w:ascii="Helvetica" w:hAnsi="Helvetica" w:cs="Helvetica"/>
          <w:color w:val="323232"/>
        </w:rPr>
        <w:t>素</w:t>
      </w:r>
      <w:r>
        <w:rPr>
          <w:rFonts w:ascii="Helvetica" w:hAnsi="Helvetica" w:cs="Helvetica"/>
          <w:color w:val="323232"/>
        </w:rPr>
        <w:t>hin</w:t>
      </w:r>
      <w:r>
        <w:rPr>
          <w:rFonts w:ascii="Helvetica" w:hAnsi="Helvetica" w:cs="Helvetica"/>
          <w:color w:val="323232"/>
        </w:rPr>
        <w:t>简单</w:t>
      </w:r>
      <w:r>
        <w:rPr>
          <w:rFonts w:ascii="Helvetica" w:hAnsi="Helvetica" w:cs="Helvetica"/>
          <w:color w:val="323232"/>
        </w:rPr>
        <w:t>~~~</w:t>
      </w:r>
    </w:p>
    <w:p w:rsidR="008B633A" w:rsidRDefault="008B633A" w:rsidP="008B633A">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lastRenderedPageBreak/>
        <w:t>00X2 JS</w:t>
      </w:r>
      <w:r>
        <w:rPr>
          <w:rFonts w:ascii="inherit" w:hAnsi="inherit" w:cs="Helvetica"/>
          <w:b w:val="0"/>
          <w:bCs w:val="0"/>
          <w:color w:val="323232"/>
          <w:sz w:val="54"/>
          <w:szCs w:val="54"/>
        </w:rPr>
        <w:t>纯手工打造法</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用</w:t>
      </w:r>
      <w:r>
        <w:rPr>
          <w:rFonts w:ascii="Helvetica" w:hAnsi="Helvetica" w:cs="Helvetica"/>
          <w:color w:val="323232"/>
        </w:rPr>
        <w:t>contextmenu</w:t>
      </w:r>
      <w:r>
        <w:rPr>
          <w:rFonts w:ascii="Helvetica" w:hAnsi="Helvetica" w:cs="Helvetica"/>
          <w:color w:val="323232"/>
        </w:rPr>
        <w:t>只能在</w:t>
      </w:r>
      <w:r>
        <w:rPr>
          <w:rFonts w:ascii="Helvetica" w:hAnsi="Helvetica" w:cs="Helvetica"/>
          <w:color w:val="323232"/>
        </w:rPr>
        <w:t>firefox</w:t>
      </w:r>
      <w:r>
        <w:rPr>
          <w:rFonts w:ascii="Helvetica" w:hAnsi="Helvetica" w:cs="Helvetica"/>
          <w:color w:val="323232"/>
        </w:rPr>
        <w:t>下使用，且只能在原有的菜单上新增菜单键，所以呢，下面用</w:t>
      </w:r>
      <w:r>
        <w:rPr>
          <w:rFonts w:ascii="Helvetica" w:hAnsi="Helvetica" w:cs="Helvetica"/>
          <w:color w:val="323232"/>
        </w:rPr>
        <w:t>js</w:t>
      </w:r>
      <w:proofErr w:type="gramStart"/>
      <w:r>
        <w:rPr>
          <w:rFonts w:ascii="Helvetica" w:hAnsi="Helvetica" w:cs="Helvetica"/>
          <w:color w:val="323232"/>
        </w:rPr>
        <w:t>来纯手工</w:t>
      </w:r>
      <w:proofErr w:type="gramEnd"/>
      <w:r>
        <w:rPr>
          <w:rFonts w:ascii="Helvetica" w:hAnsi="Helvetica" w:cs="Helvetica"/>
          <w:color w:val="323232"/>
        </w:rPr>
        <w:t>打造，原理呢大概就是点击某个特定的区域之后，获取该点的位置，在该处添加一个菜单列表，比如用</w:t>
      </w:r>
      <w:r>
        <w:rPr>
          <w:rFonts w:ascii="Helvetica" w:hAnsi="Helvetica" w:cs="Helvetica"/>
          <w:color w:val="323232"/>
        </w:rPr>
        <w:t>ul</w:t>
      </w:r>
      <w:r>
        <w:rPr>
          <w:rFonts w:ascii="Helvetica" w:hAnsi="Helvetica" w:cs="Helvetica"/>
          <w:color w:val="323232"/>
        </w:rPr>
        <w:t>来做，恩！想想也是简单的呢，代码如下，该注释的都注释了。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"menu context"</w:t>
      </w:r>
      <w:r>
        <w:rPr>
          <w:rStyle w:val="hljs-tag"/>
          <w:rFonts w:ascii="Consolas" w:hAnsi="Consolas" w:cs="Consolas"/>
          <w:color w:val="000080"/>
        </w:rPr>
        <w:t>&gt;</w:t>
      </w:r>
      <w:r>
        <w:rPr>
          <w:rStyle w:val="HTML"/>
          <w:rFonts w:ascii="Consolas" w:hAnsi="Consolas" w:cs="Consolas"/>
          <w:color w:val="333333"/>
        </w:rPr>
        <w:t>这里还有一个菜单</w:t>
      </w:r>
      <w:r>
        <w:rPr>
          <w:rStyle w:val="HTML"/>
          <w:rFonts w:ascii="Consolas" w:hAnsi="Consolas" w:cs="Consolas"/>
          <w:color w:val="333333"/>
        </w:rPr>
        <w:t>,</w:t>
      </w:r>
      <w:r>
        <w:rPr>
          <w:rStyle w:val="HTML"/>
          <w:rFonts w:ascii="Consolas" w:hAnsi="Consolas" w:cs="Consolas"/>
          <w:color w:val="333333"/>
        </w:rPr>
        <w:t>呼呼</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"menu context"</w:t>
      </w:r>
      <w:r>
        <w:rPr>
          <w:rStyle w:val="hljs-tag"/>
          <w:rFonts w:ascii="Consolas" w:hAnsi="Consolas" w:cs="Consolas"/>
          <w:color w:val="000080"/>
        </w:rPr>
        <w:t>&gt;</w:t>
      </w:r>
      <w:r>
        <w:rPr>
          <w:rStyle w:val="HTML"/>
          <w:rFonts w:ascii="Consolas" w:hAnsi="Consolas" w:cs="Consolas"/>
          <w:color w:val="333333"/>
        </w:rPr>
        <w:t>这里还有一个菜单</w:t>
      </w:r>
      <w:r>
        <w:rPr>
          <w:rStyle w:val="HTML"/>
          <w:rFonts w:ascii="Consolas" w:hAnsi="Consolas" w:cs="Consolas"/>
          <w:color w:val="333333"/>
        </w:rPr>
        <w:t>,</w:t>
      </w:r>
      <w:r>
        <w:rPr>
          <w:rStyle w:val="HTML"/>
          <w:rFonts w:ascii="Consolas" w:hAnsi="Consolas" w:cs="Consolas"/>
          <w:color w:val="333333"/>
        </w:rPr>
        <w:t>嘻嘻</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class</w:t>
      </w:r>
      <w:r>
        <w:rPr>
          <w:rStyle w:val="hljs-tag"/>
          <w:rFonts w:ascii="Consolas" w:hAnsi="Consolas" w:cs="Consolas"/>
          <w:color w:val="000080"/>
        </w:rPr>
        <w:t>=</w:t>
      </w:r>
      <w:r>
        <w:rPr>
          <w:rStyle w:val="hljs-string"/>
          <w:rFonts w:ascii="Consolas" w:hAnsi="Consolas" w:cs="Consolas"/>
          <w:color w:val="DD1144"/>
        </w:rPr>
        <w:t>"menu context"</w:t>
      </w:r>
      <w:r>
        <w:rPr>
          <w:rStyle w:val="hljs-tag"/>
          <w:rFonts w:ascii="Consolas" w:hAnsi="Consolas" w:cs="Consolas"/>
          <w:color w:val="000080"/>
        </w:rPr>
        <w:t>&gt;</w:t>
      </w:r>
      <w:r>
        <w:rPr>
          <w:rStyle w:val="HTML"/>
          <w:rFonts w:ascii="Consolas" w:hAnsi="Consolas" w:cs="Consolas"/>
          <w:color w:val="333333"/>
        </w:rPr>
        <w:t>这里还有一个菜单</w:t>
      </w:r>
      <w:r>
        <w:rPr>
          <w:rStyle w:val="HTML"/>
          <w:rFonts w:ascii="Consolas" w:hAnsi="Consolas" w:cs="Consolas"/>
          <w:color w:val="333333"/>
        </w:rPr>
        <w:t>,</w:t>
      </w:r>
      <w:r>
        <w:rPr>
          <w:rStyle w:val="HTML"/>
          <w:rFonts w:ascii="Consolas" w:hAnsi="Consolas" w:cs="Consolas"/>
          <w:color w:val="333333"/>
        </w:rPr>
        <w:t>哟</w:t>
      </w:r>
      <w:proofErr w:type="gramStart"/>
      <w:r>
        <w:rPr>
          <w:rStyle w:val="HTML"/>
          <w:rFonts w:ascii="Consolas" w:hAnsi="Consolas" w:cs="Consolas"/>
          <w:color w:val="333333"/>
        </w:rPr>
        <w:t>哟</w:t>
      </w:r>
      <w:proofErr w:type="gramEnd"/>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"supermenu"</w:t>
      </w:r>
      <w:r>
        <w:rPr>
          <w:rStyle w:val="hljs-tag"/>
          <w:rFonts w:ascii="Consolas" w:hAnsi="Consolas" w:cs="Consolas"/>
          <w:color w:val="000080"/>
        </w:rPr>
        <w:t xml:space="preserve"> </w:t>
      </w:r>
      <w:r>
        <w:rPr>
          <w:rStyle w:val="hljs-attr"/>
          <w:rFonts w:ascii="Consolas" w:hAnsi="Consolas" w:cs="Consolas"/>
          <w:color w:val="008080"/>
        </w:rPr>
        <w:t>style</w:t>
      </w:r>
      <w:r>
        <w:rPr>
          <w:rStyle w:val="hljs-tag"/>
          <w:rFonts w:ascii="Consolas" w:hAnsi="Consolas" w:cs="Consolas"/>
          <w:color w:val="000080"/>
        </w:rPr>
        <w:t>=</w:t>
      </w:r>
      <w:r>
        <w:rPr>
          <w:rStyle w:val="hljs-string"/>
          <w:rFonts w:ascii="Consolas" w:hAnsi="Consolas" w:cs="Consolas"/>
          <w:color w:val="DD1144"/>
        </w:rPr>
        <w:t xml:space="preserve">"display: </w:t>
      </w:r>
      <w:proofErr w:type="gramStart"/>
      <w:r>
        <w:rPr>
          <w:rStyle w:val="hljs-string"/>
          <w:rFonts w:ascii="Consolas" w:hAnsi="Consolas" w:cs="Consolas"/>
          <w:color w:val="DD1144"/>
        </w:rPr>
        <w:t>none;</w:t>
      </w:r>
      <w:proofErr w:type="gramEnd"/>
      <w:r>
        <w:rPr>
          <w:rStyle w:val="hljs-string"/>
          <w:rFonts w:ascii="Consolas" w:hAnsi="Consolas" w:cs="Consolas"/>
          <w:color w:val="DD1144"/>
        </w:rPr>
        <w: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proofErr w:type="gramStart"/>
      <w:r>
        <w:rPr>
          <w:rStyle w:val="hljs-name"/>
          <w:rFonts w:ascii="Consolas" w:hAnsi="Consolas" w:cs="Consolas"/>
          <w:color w:val="000080"/>
        </w:rPr>
        <w:t>ul</w:t>
      </w:r>
      <w:proofErr w:type="gramEnd"/>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proofErr w:type="gramStart"/>
      <w:r>
        <w:rPr>
          <w:rStyle w:val="hljs-name"/>
          <w:rFonts w:ascii="Consolas" w:hAnsi="Consolas" w:cs="Consolas"/>
          <w:color w:val="000080"/>
        </w:rPr>
        <w:t>li</w:t>
      </w:r>
      <w:proofErr w:type="gramEnd"/>
      <w:r>
        <w:rPr>
          <w:rStyle w:val="hljs-tag"/>
          <w:rFonts w:ascii="Consolas" w:hAnsi="Consolas" w:cs="Consolas"/>
          <w:color w:val="000080"/>
        </w:rPr>
        <w:t>&gt;&lt;</w:t>
      </w:r>
      <w:r>
        <w:rPr>
          <w:rStyle w:val="hljs-name"/>
          <w:rFonts w:ascii="Consolas" w:hAnsi="Consolas" w:cs="Consolas"/>
          <w:color w:val="000080"/>
        </w:rPr>
        <w:t>a</w:t>
      </w:r>
      <w:r>
        <w:rPr>
          <w:rStyle w:val="hljs-tag"/>
          <w:rFonts w:ascii="Consolas" w:hAnsi="Consolas" w:cs="Consolas"/>
          <w:color w:val="000080"/>
        </w:rPr>
        <w:t xml:space="preserve"> </w:t>
      </w:r>
      <w:r>
        <w:rPr>
          <w:rStyle w:val="hljs-attr"/>
          <w:rFonts w:ascii="Consolas" w:hAnsi="Consolas" w:cs="Consolas"/>
          <w:color w:val="008080"/>
        </w:rPr>
        <w:t>href</w:t>
      </w:r>
      <w:r>
        <w:rPr>
          <w:rStyle w:val="hljs-tag"/>
          <w:rFonts w:ascii="Consolas" w:hAnsi="Consolas" w:cs="Consolas"/>
          <w:color w:val="000080"/>
        </w:rPr>
        <w:t>=</w:t>
      </w:r>
      <w:r>
        <w:rPr>
          <w:rStyle w:val="hljs-string"/>
          <w:rFonts w:ascii="Consolas" w:hAnsi="Consolas" w:cs="Consolas"/>
          <w:color w:val="DD1144"/>
        </w:rPr>
        <w:t>"#"</w:t>
      </w:r>
      <w:r>
        <w:rPr>
          <w:rStyle w:val="hljs-tag"/>
          <w:rFonts w:ascii="Consolas" w:hAnsi="Consolas" w:cs="Consolas"/>
          <w:color w:val="000080"/>
        </w:rPr>
        <w:t>&gt;</w:t>
      </w:r>
      <w:r>
        <w:rPr>
          <w:rStyle w:val="HTML"/>
          <w:rFonts w:ascii="Consolas" w:hAnsi="Consolas" w:cs="Consolas"/>
          <w:color w:val="333333"/>
        </w:rPr>
        <w:t>menu1</w:t>
      </w:r>
      <w:r>
        <w:rPr>
          <w:rStyle w:val="hljs-tag"/>
          <w:rFonts w:ascii="Consolas" w:hAnsi="Consolas" w:cs="Consolas"/>
          <w:color w:val="000080"/>
        </w:rPr>
        <w:t>&lt;/</w:t>
      </w:r>
      <w:r>
        <w:rPr>
          <w:rStyle w:val="hljs-name"/>
          <w:rFonts w:ascii="Consolas" w:hAnsi="Consolas" w:cs="Consolas"/>
          <w:color w:val="000080"/>
        </w:rPr>
        <w:t>a</w:t>
      </w:r>
      <w:r>
        <w:rPr>
          <w:rStyle w:val="hljs-tag"/>
          <w:rFonts w:ascii="Consolas" w:hAnsi="Consolas" w:cs="Consolas"/>
          <w:color w:val="000080"/>
        </w:rPr>
        <w:t>&gt;&lt;/</w:t>
      </w:r>
      <w:r>
        <w:rPr>
          <w:rStyle w:val="hljs-name"/>
          <w:rFonts w:ascii="Consolas" w:hAnsi="Consolas" w:cs="Consolas"/>
          <w:color w:val="000080"/>
        </w:rPr>
        <w:t>li</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proofErr w:type="gramStart"/>
      <w:r>
        <w:rPr>
          <w:rStyle w:val="hljs-name"/>
          <w:rFonts w:ascii="Consolas" w:hAnsi="Consolas" w:cs="Consolas"/>
          <w:color w:val="000080"/>
        </w:rPr>
        <w:t>li</w:t>
      </w:r>
      <w:proofErr w:type="gramEnd"/>
      <w:r>
        <w:rPr>
          <w:rStyle w:val="hljs-tag"/>
          <w:rFonts w:ascii="Consolas" w:hAnsi="Consolas" w:cs="Consolas"/>
          <w:color w:val="000080"/>
        </w:rPr>
        <w:t>&gt;&lt;</w:t>
      </w:r>
      <w:r>
        <w:rPr>
          <w:rStyle w:val="hljs-name"/>
          <w:rFonts w:ascii="Consolas" w:hAnsi="Consolas" w:cs="Consolas"/>
          <w:color w:val="000080"/>
        </w:rPr>
        <w:t>a</w:t>
      </w:r>
      <w:r>
        <w:rPr>
          <w:rStyle w:val="hljs-tag"/>
          <w:rFonts w:ascii="Consolas" w:hAnsi="Consolas" w:cs="Consolas"/>
          <w:color w:val="000080"/>
        </w:rPr>
        <w:t xml:space="preserve"> </w:t>
      </w:r>
      <w:r>
        <w:rPr>
          <w:rStyle w:val="hljs-attr"/>
          <w:rFonts w:ascii="Consolas" w:hAnsi="Consolas" w:cs="Consolas"/>
          <w:color w:val="008080"/>
        </w:rPr>
        <w:t>href</w:t>
      </w:r>
      <w:r>
        <w:rPr>
          <w:rStyle w:val="hljs-tag"/>
          <w:rFonts w:ascii="Consolas" w:hAnsi="Consolas" w:cs="Consolas"/>
          <w:color w:val="000080"/>
        </w:rPr>
        <w:t>=</w:t>
      </w:r>
      <w:r>
        <w:rPr>
          <w:rStyle w:val="hljs-string"/>
          <w:rFonts w:ascii="Consolas" w:hAnsi="Consolas" w:cs="Consolas"/>
          <w:color w:val="DD1144"/>
        </w:rPr>
        <w:t>"#"</w:t>
      </w:r>
      <w:r>
        <w:rPr>
          <w:rStyle w:val="hljs-tag"/>
          <w:rFonts w:ascii="Consolas" w:hAnsi="Consolas" w:cs="Consolas"/>
          <w:color w:val="000080"/>
        </w:rPr>
        <w:t>&gt;</w:t>
      </w:r>
      <w:r>
        <w:rPr>
          <w:rStyle w:val="HTML"/>
          <w:rFonts w:ascii="Consolas" w:hAnsi="Consolas" w:cs="Consolas"/>
          <w:color w:val="333333"/>
        </w:rPr>
        <w:t>menu2</w:t>
      </w:r>
      <w:r>
        <w:rPr>
          <w:rStyle w:val="hljs-tag"/>
          <w:rFonts w:ascii="Consolas" w:hAnsi="Consolas" w:cs="Consolas"/>
          <w:color w:val="000080"/>
        </w:rPr>
        <w:t>&lt;/</w:t>
      </w:r>
      <w:r>
        <w:rPr>
          <w:rStyle w:val="hljs-name"/>
          <w:rFonts w:ascii="Consolas" w:hAnsi="Consolas" w:cs="Consolas"/>
          <w:color w:val="000080"/>
        </w:rPr>
        <w:t>a</w:t>
      </w:r>
      <w:r>
        <w:rPr>
          <w:rStyle w:val="hljs-tag"/>
          <w:rFonts w:ascii="Consolas" w:hAnsi="Consolas" w:cs="Consolas"/>
          <w:color w:val="000080"/>
        </w:rPr>
        <w:t>&gt;&lt;/</w:t>
      </w:r>
      <w:r>
        <w:rPr>
          <w:rStyle w:val="hljs-name"/>
          <w:rFonts w:ascii="Consolas" w:hAnsi="Consolas" w:cs="Consolas"/>
          <w:color w:val="000080"/>
        </w:rPr>
        <w:t>li</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proofErr w:type="gramStart"/>
      <w:r>
        <w:rPr>
          <w:rStyle w:val="hljs-name"/>
          <w:rFonts w:ascii="Consolas" w:hAnsi="Consolas" w:cs="Consolas"/>
          <w:color w:val="000080"/>
        </w:rPr>
        <w:t>li</w:t>
      </w:r>
      <w:proofErr w:type="gramEnd"/>
      <w:r>
        <w:rPr>
          <w:rStyle w:val="hljs-tag"/>
          <w:rFonts w:ascii="Consolas" w:hAnsi="Consolas" w:cs="Consolas"/>
          <w:color w:val="000080"/>
        </w:rPr>
        <w:t>&gt;&lt;</w:t>
      </w:r>
      <w:r>
        <w:rPr>
          <w:rStyle w:val="hljs-name"/>
          <w:rFonts w:ascii="Consolas" w:hAnsi="Consolas" w:cs="Consolas"/>
          <w:color w:val="000080"/>
        </w:rPr>
        <w:t>a</w:t>
      </w:r>
      <w:r>
        <w:rPr>
          <w:rStyle w:val="hljs-tag"/>
          <w:rFonts w:ascii="Consolas" w:hAnsi="Consolas" w:cs="Consolas"/>
          <w:color w:val="000080"/>
        </w:rPr>
        <w:t xml:space="preserve"> </w:t>
      </w:r>
      <w:r>
        <w:rPr>
          <w:rStyle w:val="hljs-attr"/>
          <w:rFonts w:ascii="Consolas" w:hAnsi="Consolas" w:cs="Consolas"/>
          <w:color w:val="008080"/>
        </w:rPr>
        <w:t>href</w:t>
      </w:r>
      <w:r>
        <w:rPr>
          <w:rStyle w:val="hljs-tag"/>
          <w:rFonts w:ascii="Consolas" w:hAnsi="Consolas" w:cs="Consolas"/>
          <w:color w:val="000080"/>
        </w:rPr>
        <w:t>=</w:t>
      </w:r>
      <w:r>
        <w:rPr>
          <w:rStyle w:val="hljs-string"/>
          <w:rFonts w:ascii="Consolas" w:hAnsi="Consolas" w:cs="Consolas"/>
          <w:color w:val="DD1144"/>
        </w:rPr>
        <w:t>"#"</w:t>
      </w:r>
      <w:r>
        <w:rPr>
          <w:rStyle w:val="hljs-tag"/>
          <w:rFonts w:ascii="Consolas" w:hAnsi="Consolas" w:cs="Consolas"/>
          <w:color w:val="000080"/>
        </w:rPr>
        <w:t>&gt;</w:t>
      </w:r>
      <w:r>
        <w:rPr>
          <w:rStyle w:val="HTML"/>
          <w:rFonts w:ascii="Consolas" w:hAnsi="Consolas" w:cs="Consolas"/>
          <w:color w:val="333333"/>
        </w:rPr>
        <w:t>menu3</w:t>
      </w:r>
      <w:r>
        <w:rPr>
          <w:rStyle w:val="hljs-tag"/>
          <w:rFonts w:ascii="Consolas" w:hAnsi="Consolas" w:cs="Consolas"/>
          <w:color w:val="000080"/>
        </w:rPr>
        <w:t>&lt;/</w:t>
      </w:r>
      <w:r>
        <w:rPr>
          <w:rStyle w:val="hljs-name"/>
          <w:rFonts w:ascii="Consolas" w:hAnsi="Consolas" w:cs="Consolas"/>
          <w:color w:val="000080"/>
        </w:rPr>
        <w:t>a</w:t>
      </w:r>
      <w:r>
        <w:rPr>
          <w:rStyle w:val="hljs-tag"/>
          <w:rFonts w:ascii="Consolas" w:hAnsi="Consolas" w:cs="Consolas"/>
          <w:color w:val="000080"/>
        </w:rPr>
        <w:t>&gt;&lt;/</w:t>
      </w:r>
      <w:r>
        <w:rPr>
          <w:rStyle w:val="hljs-name"/>
          <w:rFonts w:ascii="Consolas" w:hAnsi="Consolas" w:cs="Consolas"/>
          <w:color w:val="000080"/>
        </w:rPr>
        <w:t>li</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ul</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div</w:t>
      </w:r>
      <w:r>
        <w:rPr>
          <w:rStyle w:val="hljs-tag"/>
          <w:rFonts w:ascii="Consolas" w:hAnsi="Consolas" w:cs="Consolas"/>
          <w:color w:val="000080"/>
        </w:rPr>
        <w:t>&gt;</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这里，还有一个点要注意的事，我们可以用鼠标右键事件，也可以用</w:t>
      </w:r>
      <w:r>
        <w:rPr>
          <w:rFonts w:ascii="Helvetica" w:hAnsi="Helvetica" w:cs="Helvetica"/>
          <w:color w:val="323232"/>
        </w:rPr>
        <w:t>HTML5</w:t>
      </w:r>
      <w:r>
        <w:rPr>
          <w:rFonts w:ascii="Helvetica" w:hAnsi="Helvetica" w:cs="Helvetica"/>
          <w:color w:val="323232"/>
        </w:rPr>
        <w:t>里有所的</w:t>
      </w:r>
      <w:r>
        <w:rPr>
          <w:rFonts w:ascii="Helvetica" w:hAnsi="Helvetica" w:cs="Helvetica"/>
          <w:color w:val="323232"/>
        </w:rPr>
        <w:t>contextmenu</w:t>
      </w:r>
      <w:r>
        <w:rPr>
          <w:rFonts w:ascii="Helvetica" w:hAnsi="Helvetica" w:cs="Helvetica"/>
          <w:color w:val="323232"/>
        </w:rPr>
        <w:t>事件来写我们需要的功能。</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contextmenu</w:t>
      </w:r>
      <w:r>
        <w:rPr>
          <w:rFonts w:ascii="inherit" w:hAnsi="inherit" w:cs="Helvetica"/>
          <w:b w:val="0"/>
          <w:bCs w:val="0"/>
          <w:color w:val="323232"/>
          <w:sz w:val="45"/>
          <w:szCs w:val="45"/>
        </w:rPr>
        <w:t>事件法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roofErr w:type="gramStart"/>
      <w:r>
        <w:rPr>
          <w:rStyle w:val="hljs-keyword"/>
          <w:rFonts w:ascii="Consolas" w:hAnsi="Consolas" w:cs="Consolas"/>
          <w:b/>
          <w:bCs/>
          <w:color w:val="333333"/>
        </w:rPr>
        <w:t>function</w:t>
      </w:r>
      <w:r>
        <w:rPr>
          <w:rStyle w:val="hljs-function"/>
          <w:rFonts w:ascii="Consolas" w:hAnsi="Consolas" w:cs="Consolas"/>
          <w:color w:val="333333"/>
        </w:rPr>
        <w:t>(</w:t>
      </w:r>
      <w:proofErr w:type="gramEnd"/>
      <w:r>
        <w:rPr>
          <w:rStyle w:val="hljs-params"/>
          <w:rFonts w:ascii="Consolas" w:hAnsi="Consolas" w:cs="Consolas"/>
          <w:color w:val="333333"/>
        </w:rPr>
        <w:t>element</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builtin"/>
          <w:rFonts w:ascii="Consolas" w:hAnsi="Consolas" w:cs="Consolas"/>
          <w:color w:val="0086B3"/>
        </w:rPr>
        <w:t>document</w:t>
      </w:r>
      <w:r>
        <w:rPr>
          <w:rStyle w:val="HTML"/>
          <w:rFonts w:ascii="Consolas" w:hAnsi="Consolas" w:cs="Consolas"/>
          <w:color w:val="333333"/>
        </w:rPr>
        <w:t>.querySelectorAll(element);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mymenu=</w:t>
      </w:r>
      <w:r>
        <w:rPr>
          <w:rStyle w:val="hljs-builtin"/>
          <w:rFonts w:ascii="Consolas" w:hAnsi="Consolas" w:cs="Consolas"/>
          <w:color w:val="0086B3"/>
        </w:rPr>
        <w:t>document</w:t>
      </w:r>
      <w:r>
        <w:rPr>
          <w:rStyle w:val="HTML"/>
          <w:rFonts w:ascii="Consolas" w:hAnsi="Consolas" w:cs="Consolas"/>
          <w:color w:val="333333"/>
        </w:rPr>
        <w:t>.getElementById(</w:t>
      </w:r>
      <w:r>
        <w:rPr>
          <w:rStyle w:val="hljs-string"/>
          <w:rFonts w:ascii="Consolas" w:hAnsi="Consolas" w:cs="Consolas"/>
          <w:color w:val="DD1144"/>
        </w:rPr>
        <w:t>"supermenu"</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监听</w:t>
      </w:r>
      <w:r>
        <w:rPr>
          <w:rStyle w:val="hljs-comment"/>
          <w:rFonts w:ascii="Consolas" w:hAnsi="Consolas" w:cs="Consolas"/>
          <w:i/>
          <w:iCs/>
          <w:color w:val="999988"/>
        </w:rPr>
        <w:t>contextmenu</w:t>
      </w:r>
      <w:r>
        <w:rPr>
          <w:rStyle w:val="hljs-comment"/>
          <w:rFonts w:ascii="Consolas" w:hAnsi="Consolas" w:cs="Consolas"/>
          <w:i/>
          <w:iCs/>
          <w:color w:val="999988"/>
        </w:rPr>
        <w:t>事件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ljs-keyword"/>
          <w:rFonts w:ascii="Consolas" w:hAnsi="Consolas" w:cs="Consolas"/>
          <w:b/>
          <w:bCs/>
          <w:color w:val="333333"/>
        </w:rPr>
        <w:t>var</w:t>
      </w:r>
      <w:r>
        <w:rPr>
          <w:rStyle w:val="HTML"/>
          <w:rFonts w:ascii="Consolas" w:hAnsi="Consolas" w:cs="Consolas"/>
          <w:color w:val="333333"/>
        </w:rPr>
        <w:t xml:space="preserve"> i=</w:t>
      </w:r>
      <w:r>
        <w:rPr>
          <w:rStyle w:val="hljs-number"/>
          <w:rFonts w:ascii="Consolas" w:hAnsi="Consolas" w:cs="Consolas"/>
          <w:color w:val="008080"/>
        </w:rPr>
        <w:t>0</w:t>
      </w:r>
      <w:r>
        <w:rPr>
          <w:rStyle w:val="HTML"/>
          <w:rFonts w:ascii="Consolas" w:hAnsi="Consolas" w:cs="Consolas"/>
          <w:color w:val="333333"/>
        </w:rPr>
        <w:t>;i&lt;$(</w:t>
      </w:r>
      <w:r>
        <w:rPr>
          <w:rStyle w:val="hljs-string"/>
          <w:rFonts w:ascii="Consolas" w:hAnsi="Consolas" w:cs="Consolas"/>
          <w:color w:val="DD1144"/>
        </w:rPr>
        <w:t>".menu"</w:t>
      </w:r>
      <w:r>
        <w:rPr>
          <w:rStyle w:val="HTML"/>
          <w:rFonts w:ascii="Consolas" w:hAnsi="Consolas" w:cs="Consolas"/>
          <w:color w:val="333333"/>
        </w:rPr>
        <w:t>).length;i++){</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string"/>
          <w:rFonts w:ascii="Consolas" w:hAnsi="Consolas" w:cs="Consolas"/>
          <w:color w:val="DD1144"/>
        </w:rPr>
        <w:t>".menu"</w:t>
      </w:r>
      <w:proofErr w:type="gramStart"/>
      <w:r>
        <w:rPr>
          <w:rStyle w:val="HTML"/>
          <w:rFonts w:ascii="Consolas" w:hAnsi="Consolas" w:cs="Consolas"/>
          <w:color w:val="333333"/>
        </w:rPr>
        <w:t>)[</w:t>
      </w:r>
      <w:proofErr w:type="gramEnd"/>
      <w:r>
        <w:rPr>
          <w:rStyle w:val="HTML"/>
          <w:rFonts w:ascii="Consolas" w:hAnsi="Consolas" w:cs="Consolas"/>
          <w:color w:val="333333"/>
        </w:rPr>
        <w:t>i].addEventListener(</w:t>
      </w:r>
      <w:r>
        <w:rPr>
          <w:rStyle w:val="hljs-string"/>
          <w:rFonts w:ascii="Consolas" w:hAnsi="Consolas" w:cs="Consolas"/>
          <w:color w:val="DD1144"/>
        </w:rPr>
        <w:t>"contextmenu"</w:t>
      </w:r>
      <w:r>
        <w:rPr>
          <w:rStyle w:val="HTML"/>
          <w:rFonts w:ascii="Consolas" w:hAnsi="Consolas" w:cs="Consolas"/>
          <w:color w:val="333333"/>
        </w:rPr>
        <w:t>,</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e</w:t>
      </w:r>
      <w:r>
        <w:rPr>
          <w:rStyle w:val="hljs-function"/>
          <w:rFonts w:ascii="Consolas" w:hAnsi="Consolas" w:cs="Consolas"/>
          <w:color w:val="333333"/>
        </w:rPr>
        <w: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e.preventDefault();</w:t>
      </w:r>
      <w:r>
        <w:rPr>
          <w:rStyle w:val="hljs-comment"/>
          <w:rFonts w:ascii="Consolas" w:hAnsi="Consolas" w:cs="Consolas"/>
          <w:i/>
          <w:iCs/>
          <w:color w:val="999988"/>
        </w:rPr>
        <w:t>//</w:t>
      </w:r>
      <w:r>
        <w:rPr>
          <w:rStyle w:val="hljs-comment"/>
          <w:rFonts w:ascii="Consolas" w:hAnsi="Consolas" w:cs="Consolas"/>
          <w:i/>
          <w:iCs/>
          <w:color w:val="999988"/>
        </w:rPr>
        <w:t>阻止原有的菜单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e.returnValue=</w:t>
      </w:r>
      <w:r>
        <w:rPr>
          <w:rStyle w:val="hljs-literal"/>
          <w:rFonts w:ascii="Consolas" w:hAnsi="Consolas" w:cs="Consolas"/>
          <w:color w:val="008080"/>
        </w:rPr>
        <w:t>false</w:t>
      </w:r>
      <w:r>
        <w:rPr>
          <w:rStyle w:val="HTML"/>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在</w:t>
      </w:r>
      <w:r>
        <w:rPr>
          <w:rStyle w:val="hljs-comment"/>
          <w:rFonts w:ascii="Consolas" w:hAnsi="Consolas" w:cs="Consolas"/>
          <w:i/>
          <w:iCs/>
          <w:color w:val="999988"/>
        </w:rPr>
        <w:t>IE</w:t>
      </w:r>
      <w:r>
        <w:rPr>
          <w:rStyle w:val="hljs-comment"/>
          <w:rFonts w:ascii="Consolas" w:hAnsi="Consolas" w:cs="Consolas"/>
          <w:i/>
          <w:iCs/>
          <w:color w:val="999988"/>
        </w:rPr>
        <w:t>中阻止原有的菜单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mymenu.style.cssText=</w:t>
      </w:r>
      <w:r>
        <w:rPr>
          <w:rStyle w:val="hljs-string"/>
          <w:rFonts w:ascii="Consolas" w:hAnsi="Consolas" w:cs="Consolas"/>
          <w:color w:val="DD1144"/>
        </w:rPr>
        <w:t>'display: block;'</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先显示后才能获取</w:t>
      </w:r>
      <w:r>
        <w:rPr>
          <w:rStyle w:val="hljs-comment"/>
          <w:rFonts w:ascii="Consolas" w:hAnsi="Consolas" w:cs="Consolas"/>
          <w:i/>
          <w:iCs/>
          <w:color w:val="999988"/>
        </w:rPr>
        <w:t>menu</w:t>
      </w:r>
      <w:r>
        <w:rPr>
          <w:rStyle w:val="hljs-comment"/>
          <w:rFonts w:ascii="Consolas" w:hAnsi="Consolas" w:cs="Consolas"/>
          <w:i/>
          <w:iCs/>
          <w:color w:val="999988"/>
        </w:rPr>
        <w:t>的高宽</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var</w:t>
      </w:r>
      <w:r>
        <w:rPr>
          <w:rStyle w:val="HTML"/>
          <w:rFonts w:ascii="Consolas" w:hAnsi="Consolas" w:cs="Consolas"/>
          <w:color w:val="333333"/>
        </w:rPr>
        <w:t xml:space="preserve"> menuwidth=mymenu.offsetWidth;</w:t>
      </w:r>
      <w:r>
        <w:rPr>
          <w:rStyle w:val="hljs-comment"/>
          <w:rFonts w:ascii="Consolas" w:hAnsi="Consolas" w:cs="Consolas"/>
          <w:i/>
          <w:iCs/>
          <w:color w:val="999988"/>
        </w:rPr>
        <w:t>//</w:t>
      </w:r>
      <w:r>
        <w:rPr>
          <w:rStyle w:val="hljs-comment"/>
          <w:rFonts w:ascii="Consolas" w:hAnsi="Consolas" w:cs="Consolas"/>
          <w:i/>
          <w:iCs/>
          <w:color w:val="999988"/>
        </w:rPr>
        <w:t>获取自定义菜单的高宽</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menuheight=mymenu.offsetHeight;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var</w:t>
      </w:r>
      <w:r>
        <w:rPr>
          <w:rStyle w:val="HTML"/>
          <w:rFonts w:ascii="Consolas" w:hAnsi="Consolas" w:cs="Consolas"/>
          <w:color w:val="333333"/>
        </w:rPr>
        <w:t xml:space="preserve"> clientwidth=</w:t>
      </w:r>
      <w:r>
        <w:rPr>
          <w:rStyle w:val="hljs-builtin"/>
          <w:rFonts w:ascii="Consolas" w:hAnsi="Consolas" w:cs="Consolas"/>
          <w:color w:val="0086B3"/>
        </w:rPr>
        <w:t>document</w:t>
      </w:r>
      <w:r>
        <w:rPr>
          <w:rStyle w:val="HTML"/>
          <w:rFonts w:ascii="Consolas" w:hAnsi="Consolas" w:cs="Consolas"/>
          <w:color w:val="333333"/>
        </w:rPr>
        <w:t>.documentElement.clientWidth;</w:t>
      </w:r>
      <w:r>
        <w:rPr>
          <w:rStyle w:val="hljs-comment"/>
          <w:rFonts w:ascii="Consolas" w:hAnsi="Consolas" w:cs="Consolas"/>
          <w:i/>
          <w:iCs/>
          <w:color w:val="999988"/>
        </w:rPr>
        <w:t>//</w:t>
      </w:r>
      <w:r>
        <w:rPr>
          <w:rStyle w:val="hljs-comment"/>
          <w:rFonts w:ascii="Consolas" w:hAnsi="Consolas" w:cs="Consolas"/>
          <w:i/>
          <w:iCs/>
          <w:color w:val="999988"/>
        </w:rPr>
        <w:t>获取当前可视窗口的高宽</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clientheight=</w:t>
      </w:r>
      <w:r>
        <w:rPr>
          <w:rStyle w:val="hljs-builtin"/>
          <w:rFonts w:ascii="Consolas" w:hAnsi="Consolas" w:cs="Consolas"/>
          <w:color w:val="0086B3"/>
        </w:rPr>
        <w:t>document</w:t>
      </w:r>
      <w:r>
        <w:rPr>
          <w:rStyle w:val="HTML"/>
          <w:rFonts w:ascii="Consolas" w:hAnsi="Consolas" w:cs="Consolas"/>
          <w:color w:val="333333"/>
        </w:rPr>
        <w:t>.documentElement.clientHeight;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if</w:t>
      </w:r>
      <w:r>
        <w:rPr>
          <w:rStyle w:val="HTML"/>
          <w:rFonts w:ascii="Consolas" w:hAnsi="Consolas" w:cs="Consolas"/>
          <w:color w:val="333333"/>
        </w:rPr>
        <w:t xml:space="preserve">(clientheight-e.pageY&gt;=menuheight){ </w:t>
      </w:r>
      <w:r>
        <w:rPr>
          <w:rStyle w:val="hljs-comment"/>
          <w:rFonts w:ascii="Consolas" w:hAnsi="Consolas" w:cs="Consolas"/>
          <w:i/>
          <w:iCs/>
          <w:color w:val="999988"/>
        </w:rPr>
        <w:t>//</w:t>
      </w:r>
      <w:r>
        <w:rPr>
          <w:rStyle w:val="hljs-comment"/>
          <w:rFonts w:ascii="Consolas" w:hAnsi="Consolas" w:cs="Consolas"/>
          <w:i/>
          <w:iCs/>
          <w:color w:val="999988"/>
        </w:rPr>
        <w:t>底下有足够空间时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mymenu.style.top=e.pageY+</w:t>
      </w:r>
      <w:r>
        <w:rPr>
          <w:rStyle w:val="hljs-string"/>
          <w:rFonts w:ascii="Consolas" w:hAnsi="Consolas" w:cs="Consolas"/>
          <w:color w:val="DD1144"/>
        </w:rPr>
        <w:t>"px"</w:t>
      </w:r>
      <w:r>
        <w:rPr>
          <w:rStyle w:val="HTML"/>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菜单在下方</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mymenu.style.top</w:t>
      </w:r>
      <w:proofErr w:type="gramStart"/>
      <w:r>
        <w:rPr>
          <w:rStyle w:val="HTML"/>
          <w:rFonts w:ascii="Consolas" w:hAnsi="Consolas" w:cs="Consolas"/>
          <w:color w:val="333333"/>
        </w:rPr>
        <w:t>=(</w:t>
      </w:r>
      <w:proofErr w:type="gramEnd"/>
      <w:r>
        <w:rPr>
          <w:rStyle w:val="HTML"/>
          <w:rFonts w:ascii="Consolas" w:hAnsi="Consolas" w:cs="Consolas"/>
          <w:color w:val="333333"/>
        </w:rPr>
        <w:t>e.pageY-menuheight)+</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if</w:t>
      </w:r>
      <w:r>
        <w:rPr>
          <w:rStyle w:val="HTML"/>
          <w:rFonts w:ascii="Consolas" w:hAnsi="Consolas" w:cs="Consolas"/>
          <w:color w:val="333333"/>
        </w:rPr>
        <w:t xml:space="preserve">(clientwidth-e.pageX&gt;=menuwidth){ </w:t>
      </w:r>
      <w:r>
        <w:rPr>
          <w:rStyle w:val="hljs-comment"/>
          <w:rFonts w:ascii="Consolas" w:hAnsi="Consolas" w:cs="Consolas"/>
          <w:i/>
          <w:iCs/>
          <w:color w:val="999988"/>
        </w:rPr>
        <w:t>//</w:t>
      </w:r>
      <w:r>
        <w:rPr>
          <w:rStyle w:val="hljs-comment"/>
          <w:rFonts w:ascii="Consolas" w:hAnsi="Consolas" w:cs="Consolas"/>
          <w:i/>
          <w:iCs/>
          <w:color w:val="999988"/>
        </w:rPr>
        <w:t>右边有足够空间</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mymenu.style.left=e.pageX+</w:t>
      </w:r>
      <w:r>
        <w:rPr>
          <w:rStyle w:val="hljs-string"/>
          <w:rFonts w:ascii="Consolas" w:hAnsi="Consolas" w:cs="Consolas"/>
          <w:color w:val="DD1144"/>
        </w:rPr>
        <w:t>"px"</w:t>
      </w:r>
      <w:r>
        <w:rPr>
          <w:rStyle w:val="HTML"/>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菜单有右边</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mymenu.style.left</w:t>
      </w:r>
      <w:proofErr w:type="gramStart"/>
      <w:r>
        <w:rPr>
          <w:rStyle w:val="HTML"/>
          <w:rFonts w:ascii="Consolas" w:hAnsi="Consolas" w:cs="Consolas"/>
          <w:color w:val="333333"/>
        </w:rPr>
        <w:t>=(</w:t>
      </w:r>
      <w:proofErr w:type="gramEnd"/>
      <w:r>
        <w:rPr>
          <w:rStyle w:val="HTML"/>
          <w:rFonts w:ascii="Consolas" w:hAnsi="Consolas" w:cs="Consolas"/>
          <w:color w:val="333333"/>
        </w:rPr>
        <w:t>e.pageX-menuwidth)+</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console</w:t>
      </w:r>
      <w:r>
        <w:rPr>
          <w:rStyle w:val="HTML"/>
          <w:rFonts w:ascii="Consolas" w:hAnsi="Consolas" w:cs="Consolas"/>
          <w:color w:val="333333"/>
        </w:rPr>
        <w:t>.log(</w:t>
      </w:r>
      <w:proofErr w:type="gramEnd"/>
      <w:r>
        <w:rPr>
          <w:rStyle w:val="HTML"/>
          <w:rFonts w:ascii="Consolas" w:hAnsi="Consolas" w:cs="Consolas"/>
          <w:color w:val="333333"/>
        </w:rPr>
        <w:t>clientheight-e.pageY,clientwidth-e.pageX);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document</w:t>
      </w:r>
      <w:r>
        <w:rPr>
          <w:rStyle w:val="HTML"/>
          <w:rFonts w:ascii="Consolas" w:hAnsi="Consolas" w:cs="Consolas"/>
          <w:color w:val="333333"/>
        </w:rPr>
        <w:t>.body.addEventListener(</w:t>
      </w:r>
      <w:r>
        <w:rPr>
          <w:rStyle w:val="hljs-string"/>
          <w:rFonts w:ascii="Consolas" w:hAnsi="Consolas" w:cs="Consolas"/>
          <w:color w:val="DD1144"/>
        </w:rPr>
        <w:t>"click"</w:t>
      </w:r>
      <w:r>
        <w:rPr>
          <w:rStyle w:val="HTML"/>
          <w:rFonts w:ascii="Consolas" w:hAnsi="Consolas" w:cs="Consolas"/>
          <w:color w:val="333333"/>
        </w:rPr>
        <w:t>,</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e</w:t>
      </w:r>
      <w:r>
        <w:rPr>
          <w:rStyle w:val="hljs-function"/>
          <w:rFonts w:ascii="Consolas" w:hAnsi="Consolas" w:cs="Consolas"/>
          <w:color w:val="333333"/>
        </w:rPr>
        <w:t>)</w:t>
      </w: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点击其他地方菜单消失，可恢复默认的菜单事件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mymenu.style.cssText=</w:t>
      </w:r>
      <w:r>
        <w:rPr>
          <w:rStyle w:val="hljs-string"/>
          <w:rFonts w:ascii="Consolas" w:hAnsi="Consolas" w:cs="Consolas"/>
          <w:color w:val="DD1144"/>
        </w:rPr>
        <w:t>'display: none;</w:t>
      </w:r>
      <w:proofErr w:type="gramStart"/>
      <w:r>
        <w:rPr>
          <w:rStyle w:val="hljs-string"/>
          <w:rFonts w:ascii="Consolas" w:hAnsi="Consolas" w:cs="Consolas"/>
          <w:color w:val="DD1144"/>
        </w:rPr>
        <w:t>'</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小</w:t>
      </w:r>
      <w:r>
        <w:rPr>
          <w:rFonts w:ascii="Helvetica" w:hAnsi="Helvetica" w:cs="Helvetica"/>
          <w:color w:val="323232"/>
        </w:rPr>
        <w:t>TIP</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在兼容</w:t>
      </w:r>
      <w:r>
        <w:rPr>
          <w:rFonts w:ascii="Helvetica" w:hAnsi="Helvetica" w:cs="Helvetica"/>
          <w:color w:val="323232"/>
        </w:rPr>
        <w:t>DOM</w:t>
      </w:r>
      <w:r>
        <w:rPr>
          <w:rFonts w:ascii="Helvetica" w:hAnsi="Helvetica" w:cs="Helvetica"/>
          <w:color w:val="323232"/>
        </w:rPr>
        <w:t>浏览器中，使用</w:t>
      </w:r>
      <w:r>
        <w:rPr>
          <w:rFonts w:ascii="Helvetica" w:hAnsi="Helvetica" w:cs="Helvetica"/>
          <w:color w:val="323232"/>
        </w:rPr>
        <w:t>event.preventDefault()</w:t>
      </w:r>
      <w:r>
        <w:rPr>
          <w:rFonts w:ascii="Helvetica" w:hAnsi="Helvetica" w:cs="Helvetica"/>
          <w:color w:val="323232"/>
        </w:rPr>
        <w:t>取消，在</w:t>
      </w:r>
      <w:r>
        <w:rPr>
          <w:rFonts w:ascii="Helvetica" w:hAnsi="Helvetica" w:cs="Helvetica"/>
          <w:color w:val="323232"/>
        </w:rPr>
        <w:t>IE</w:t>
      </w:r>
      <w:r>
        <w:rPr>
          <w:rFonts w:ascii="Helvetica" w:hAnsi="Helvetica" w:cs="Helvetica"/>
          <w:color w:val="323232"/>
        </w:rPr>
        <w:t>中，将</w:t>
      </w:r>
      <w:r>
        <w:rPr>
          <w:rFonts w:ascii="Helvetica" w:hAnsi="Helvetica" w:cs="Helvetica"/>
          <w:color w:val="323232"/>
        </w:rPr>
        <w:t>event.returnValue</w:t>
      </w:r>
      <w:r>
        <w:rPr>
          <w:rFonts w:ascii="Helvetica" w:hAnsi="Helvetica" w:cs="Helvetica"/>
          <w:color w:val="323232"/>
        </w:rPr>
        <w:t>的值设为</w:t>
      </w:r>
      <w:r>
        <w:rPr>
          <w:rFonts w:ascii="Helvetica" w:hAnsi="Helvetica" w:cs="Helvetica"/>
          <w:color w:val="323232"/>
        </w:rPr>
        <w:t>false</w:t>
      </w:r>
      <w:r>
        <w:rPr>
          <w:rFonts w:ascii="Helvetica" w:hAnsi="Helvetica" w:cs="Helvetica"/>
          <w:color w:val="323232"/>
        </w:rPr>
        <w:t>即可。</w:t>
      </w:r>
      <w:r>
        <w:rPr>
          <w:rFonts w:ascii="Helvetica" w:hAnsi="Helvetica" w:cs="Helvetica"/>
          <w:color w:val="323232"/>
        </w:rPr>
        <w:br/>
      </w:r>
      <w:r>
        <w:rPr>
          <w:rFonts w:ascii="Helvetica" w:hAnsi="Helvetica" w:cs="Helvetica"/>
          <w:color w:val="323232"/>
        </w:rPr>
        <w:t>其他的点差不多都注释了，就不多说了</w:t>
      </w:r>
    </w:p>
    <w:p w:rsidR="008B633A" w:rsidRDefault="008B633A" w:rsidP="008B633A">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mousedown</w:t>
      </w:r>
      <w:r>
        <w:rPr>
          <w:rFonts w:ascii="inherit" w:hAnsi="inherit" w:cs="Helvetica"/>
          <w:b w:val="0"/>
          <w:bCs w:val="0"/>
          <w:color w:val="323232"/>
          <w:sz w:val="45"/>
          <w:szCs w:val="45"/>
        </w:rPr>
        <w:t>事件法</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可以根据</w:t>
      </w:r>
      <w:r>
        <w:rPr>
          <w:rFonts w:ascii="Helvetica" w:hAnsi="Helvetica" w:cs="Helvetica"/>
          <w:color w:val="323232"/>
        </w:rPr>
        <w:t>mousedown</w:t>
      </w:r>
      <w:r>
        <w:rPr>
          <w:rFonts w:ascii="Helvetica" w:hAnsi="Helvetica" w:cs="Helvetica"/>
          <w:color w:val="323232"/>
        </w:rPr>
        <w:t>事件对象的</w:t>
      </w:r>
      <w:r>
        <w:rPr>
          <w:rFonts w:ascii="Helvetica" w:hAnsi="Helvetica" w:cs="Helvetica"/>
          <w:color w:val="323232"/>
        </w:rPr>
        <w:t>button</w:t>
      </w:r>
      <w:r>
        <w:rPr>
          <w:rFonts w:ascii="Helvetica" w:hAnsi="Helvetica" w:cs="Helvetica"/>
          <w:color w:val="323232"/>
        </w:rPr>
        <w:t>值来判断</w:t>
      </w:r>
    </w:p>
    <w:tbl>
      <w:tblPr>
        <w:tblW w:w="135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97"/>
        <w:gridCol w:w="3801"/>
        <w:gridCol w:w="5202"/>
      </w:tblGrid>
      <w:tr w:rsidR="008B633A" w:rsidTr="008B633A">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8B633A" w:rsidRDefault="008B633A">
            <w:pPr>
              <w:spacing w:after="300"/>
              <w:jc w:val="center"/>
              <w:rPr>
                <w:rFonts w:ascii="宋体" w:hAnsi="宋体" w:cs="宋体"/>
                <w:b/>
                <w:bCs/>
              </w:rPr>
            </w:pPr>
            <w:r>
              <w:rPr>
                <w:b/>
                <w:bCs/>
              </w:rPr>
              <w:t>鼠标事件</w:t>
            </w:r>
          </w:p>
        </w:tc>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8B633A" w:rsidRDefault="008B633A">
            <w:pPr>
              <w:spacing w:after="300"/>
              <w:jc w:val="center"/>
              <w:rPr>
                <w:b/>
                <w:bCs/>
              </w:rPr>
            </w:pPr>
            <w:r>
              <w:rPr>
                <w:b/>
                <w:bCs/>
              </w:rPr>
              <w:t>button</w:t>
            </w:r>
            <w:r>
              <w:rPr>
                <w:b/>
                <w:bCs/>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8B633A" w:rsidRDefault="008B633A">
            <w:pPr>
              <w:spacing w:after="300"/>
              <w:jc w:val="center"/>
              <w:rPr>
                <w:b/>
                <w:bCs/>
              </w:rPr>
            </w:pPr>
            <w:r>
              <w:rPr>
                <w:b/>
                <w:bCs/>
              </w:rPr>
              <w:t>备注</w:t>
            </w:r>
          </w:p>
        </w:tc>
      </w:tr>
      <w:tr w:rsidR="008B633A" w:rsidTr="008B633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单击鼠标左键</w:t>
            </w:r>
          </w:p>
        </w:tc>
      </w:tr>
      <w:tr w:rsidR="008B633A" w:rsidTr="008B633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单击</w:t>
            </w:r>
            <w:proofErr w:type="gramStart"/>
            <w:r>
              <w:t>鼠标中键</w:t>
            </w:r>
            <w:proofErr w:type="gramEnd"/>
          </w:p>
        </w:tc>
      </w:tr>
      <w:tr w:rsidR="008B633A" w:rsidTr="008B633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mousedown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按下鼠标左键</w:t>
            </w:r>
          </w:p>
        </w:tc>
      </w:tr>
      <w:tr w:rsidR="008B633A" w:rsidTr="008B633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mousedown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按下</w:t>
            </w:r>
            <w:proofErr w:type="gramStart"/>
            <w:r>
              <w:t>鼠标中键</w:t>
            </w:r>
            <w:proofErr w:type="gramEnd"/>
          </w:p>
        </w:tc>
      </w:tr>
      <w:tr w:rsidR="008B633A" w:rsidTr="008B633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mousedown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B633A" w:rsidRDefault="008B633A">
            <w:pPr>
              <w:spacing w:after="300"/>
              <w:jc w:val="center"/>
            </w:pPr>
            <w:r>
              <w:t>按下鼠标右键</w:t>
            </w:r>
          </w:p>
        </w:tc>
      </w:tr>
    </w:tbl>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click</w:t>
      </w:r>
      <w:r>
        <w:rPr>
          <w:rFonts w:ascii="Helvetica" w:hAnsi="Helvetica" w:cs="Helvetica"/>
          <w:color w:val="323232"/>
        </w:rPr>
        <w:t>事件只会在单击鼠标左键和中键时触发，单击右键时不会触发</w:t>
      </w:r>
    </w:p>
    <w:p w:rsidR="008B633A" w:rsidRDefault="008B633A" w:rsidP="008B633A">
      <w:pPr>
        <w:pStyle w:val="a3"/>
        <w:wordWrap w:val="0"/>
        <w:spacing w:before="0" w:beforeAutospacing="0" w:after="150" w:afterAutospacing="0"/>
        <w:rPr>
          <w:rFonts w:ascii="Helvetica" w:hAnsi="Helvetica" w:cs="Helvetica"/>
          <w:color w:val="323232"/>
        </w:rPr>
      </w:pPr>
      <w:r>
        <w:rPr>
          <w:rFonts w:ascii="Helvetica" w:hAnsi="Helvetica" w:cs="Helvetica"/>
          <w:color w:val="323232"/>
        </w:rPr>
        <w:t>所以呢，只要把上面的代码轻轻一改就可以了。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script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"text/javascript"</w:t>
      </w:r>
      <w:r>
        <w:rPr>
          <w:rStyle w:val="hljs-tag"/>
          <w:rFonts w:ascii="Consolas" w:hAnsi="Consolas" w:cs="Consolas"/>
          <w:color w:val="000080"/>
        </w:rPr>
        <w:t>&gt;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function</w:t>
      </w:r>
      <w:r>
        <w:rPr>
          <w:rStyle w:val="hljs-function"/>
          <w:rFonts w:ascii="Consolas" w:hAnsi="Consolas" w:cs="Consolas"/>
          <w:color w:val="333333"/>
        </w:rPr>
        <w:t>(</w:t>
      </w:r>
      <w:proofErr w:type="gramEnd"/>
      <w:r>
        <w:rPr>
          <w:rStyle w:val="hljs-params"/>
          <w:rFonts w:ascii="Consolas" w:hAnsi="Consolas" w:cs="Consolas"/>
          <w:color w:val="333333"/>
        </w:rPr>
        <w:t>element</w:t>
      </w:r>
      <w:r>
        <w:rPr>
          <w:rStyle w:val="hljs-function"/>
          <w:rFonts w:ascii="Consolas" w:hAnsi="Consolas" w:cs="Consolas"/>
          <w:color w:val="333333"/>
        </w:rPr>
        <w:t>)</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javascript"/>
          <w:rFonts w:ascii="Consolas" w:hAnsi="Consolas" w:cs="Consolas"/>
          <w:color w:val="333333"/>
        </w:rPr>
        <w:t xml:space="preserve"> </w:t>
      </w:r>
      <w:r>
        <w:rPr>
          <w:rStyle w:val="hljs-builtin"/>
          <w:rFonts w:ascii="Consolas" w:hAnsi="Consolas" w:cs="Consolas"/>
          <w:color w:val="0086B3"/>
        </w:rPr>
        <w:t>document</w:t>
      </w:r>
      <w:r>
        <w:rPr>
          <w:rStyle w:val="javascript"/>
          <w:rFonts w:ascii="Consolas" w:hAnsi="Consolas" w:cs="Consolas"/>
          <w:color w:val="333333"/>
        </w:rPr>
        <w:t>.querySelectorAll(element);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javascript"/>
          <w:rFonts w:ascii="Consolas" w:hAnsi="Consolas" w:cs="Consolas"/>
          <w:color w:val="333333"/>
        </w:rPr>
        <w:t xml:space="preserve"> mymenu=</w:t>
      </w:r>
      <w:r>
        <w:rPr>
          <w:rStyle w:val="hljs-builtin"/>
          <w:rFonts w:ascii="Consolas" w:hAnsi="Consolas" w:cs="Consolas"/>
          <w:color w:val="0086B3"/>
        </w:rPr>
        <w:t>document</w:t>
      </w:r>
      <w:r>
        <w:rPr>
          <w:rStyle w:val="javascript"/>
          <w:rFonts w:ascii="Consolas" w:hAnsi="Consolas" w:cs="Consolas"/>
          <w:color w:val="333333"/>
        </w:rPr>
        <w:t>.getElementById(</w:t>
      </w:r>
      <w:r>
        <w:rPr>
          <w:rStyle w:val="hljs-string"/>
          <w:rFonts w:ascii="Consolas" w:hAnsi="Consolas" w:cs="Consolas"/>
          <w:color w:val="DD1144"/>
        </w:rPr>
        <w:t>"supermenu"</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for</w:t>
      </w:r>
      <w:r>
        <w:rPr>
          <w:rStyle w:val="javascript"/>
          <w:rFonts w:ascii="Consolas" w:hAnsi="Consolas" w:cs="Consolas"/>
          <w:color w:val="333333"/>
        </w:rPr>
        <w:t>(</w:t>
      </w:r>
      <w:proofErr w:type="gramEnd"/>
      <w:r>
        <w:rPr>
          <w:rStyle w:val="hljs-keyword"/>
          <w:rFonts w:ascii="Consolas" w:hAnsi="Consolas" w:cs="Consolas"/>
          <w:b/>
          <w:bCs/>
          <w:color w:val="333333"/>
        </w:rPr>
        <w:t>var</w:t>
      </w:r>
      <w:r>
        <w:rPr>
          <w:rStyle w:val="javascript"/>
          <w:rFonts w:ascii="Consolas" w:hAnsi="Consolas" w:cs="Consolas"/>
          <w:color w:val="333333"/>
        </w:rPr>
        <w:t xml:space="preserve"> i=</w:t>
      </w:r>
      <w:r>
        <w:rPr>
          <w:rStyle w:val="hljs-number"/>
          <w:rFonts w:ascii="Consolas" w:hAnsi="Consolas" w:cs="Consolas"/>
          <w:color w:val="008080"/>
        </w:rPr>
        <w:t>0</w:t>
      </w:r>
      <w:r>
        <w:rPr>
          <w:rStyle w:val="javascript"/>
          <w:rFonts w:ascii="Consolas" w:hAnsi="Consolas" w:cs="Consolas"/>
          <w:color w:val="333333"/>
        </w:rPr>
        <w:t>;i&lt;$(</w:t>
      </w:r>
      <w:r>
        <w:rPr>
          <w:rStyle w:val="hljs-string"/>
          <w:rFonts w:ascii="Consolas" w:hAnsi="Consolas" w:cs="Consolas"/>
          <w:color w:val="DD1144"/>
        </w:rPr>
        <w:t>".menu"</w:t>
      </w:r>
      <w:r>
        <w:rPr>
          <w:rStyle w:val="javascript"/>
          <w:rFonts w:ascii="Consolas" w:hAnsi="Consolas" w:cs="Consolas"/>
          <w:color w:val="333333"/>
        </w:rPr>
        <w:t>).length;i++){</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string"/>
          <w:rFonts w:ascii="Consolas" w:hAnsi="Consolas" w:cs="Consolas"/>
          <w:color w:val="DD1144"/>
        </w:rPr>
        <w:t>".menu"</w:t>
      </w:r>
      <w:proofErr w:type="gramStart"/>
      <w:r>
        <w:rPr>
          <w:rStyle w:val="javascript"/>
          <w:rFonts w:ascii="Consolas" w:hAnsi="Consolas" w:cs="Consolas"/>
          <w:color w:val="333333"/>
        </w:rPr>
        <w:t>)[</w:t>
      </w:r>
      <w:proofErr w:type="gramEnd"/>
      <w:r>
        <w:rPr>
          <w:rStyle w:val="javascript"/>
          <w:rFonts w:ascii="Consolas" w:hAnsi="Consolas" w:cs="Consolas"/>
          <w:color w:val="333333"/>
        </w:rPr>
        <w:t>i].addEventListener(</w:t>
      </w:r>
      <w:r>
        <w:rPr>
          <w:rStyle w:val="hljs-string"/>
          <w:rFonts w:ascii="Consolas" w:hAnsi="Consolas" w:cs="Consolas"/>
          <w:color w:val="DD1144"/>
        </w:rPr>
        <w:t>"mousedown"</w:t>
      </w:r>
      <w:r>
        <w:rPr>
          <w:rStyle w:val="javascript"/>
          <w:rFonts w:ascii="Consolas" w:hAnsi="Consolas" w:cs="Consolas"/>
          <w:color w:val="333333"/>
        </w:rPr>
        <w:t>,</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e</w:t>
      </w:r>
      <w:r>
        <w:rPr>
          <w:rStyle w:val="hljs-function"/>
          <w:rFonts w:ascii="Consolas" w:hAnsi="Consolas" w:cs="Consolas"/>
          <w:color w:val="333333"/>
        </w:rPr>
        <w:t>)</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keyword"/>
          <w:rFonts w:ascii="Consolas" w:hAnsi="Consolas" w:cs="Consolas"/>
          <w:b/>
          <w:bCs/>
          <w:color w:val="333333"/>
        </w:rPr>
        <w:t>if</w:t>
      </w:r>
      <w:r>
        <w:rPr>
          <w:rStyle w:val="javascript"/>
          <w:rFonts w:ascii="Consolas" w:hAnsi="Consolas" w:cs="Consolas"/>
          <w:color w:val="333333"/>
        </w:rPr>
        <w:t>(</w:t>
      </w:r>
      <w:r>
        <w:rPr>
          <w:rStyle w:val="hljs-builtin"/>
          <w:rFonts w:ascii="Consolas" w:hAnsi="Consolas" w:cs="Consolas"/>
          <w:color w:val="0086B3"/>
        </w:rPr>
        <w:t>window</w:t>
      </w:r>
      <w:r>
        <w:rPr>
          <w:rStyle w:val="javascript"/>
          <w:rFonts w:ascii="Consolas" w:hAnsi="Consolas" w:cs="Consolas"/>
          <w:color w:val="333333"/>
        </w:rPr>
        <w:t>.event) e=</w:t>
      </w:r>
      <w:r>
        <w:rPr>
          <w:rStyle w:val="hljs-builtin"/>
          <w:rFonts w:ascii="Consolas" w:hAnsi="Consolas" w:cs="Consolas"/>
          <w:color w:val="0086B3"/>
        </w:rPr>
        <w:t>window</w:t>
      </w:r>
      <w:r>
        <w:rPr>
          <w:rStyle w:val="javascript"/>
          <w:rFonts w:ascii="Consolas" w:hAnsi="Consolas" w:cs="Consolas"/>
          <w:color w:val="333333"/>
        </w:rPr>
        <w:t xml:space="preserve">.event; </w:t>
      </w:r>
      <w:r>
        <w:rPr>
          <w:rStyle w:val="hljs-comment"/>
          <w:rFonts w:ascii="Consolas" w:hAnsi="Consolas" w:cs="Consolas"/>
          <w:i/>
          <w:iCs/>
          <w:color w:val="999988"/>
        </w:rPr>
        <w:t>//</w:t>
      </w:r>
      <w:r>
        <w:rPr>
          <w:rStyle w:val="hljs-comment"/>
          <w:rFonts w:ascii="Consolas" w:hAnsi="Consolas" w:cs="Consolas"/>
          <w:i/>
          <w:iCs/>
          <w:color w:val="999988"/>
        </w:rPr>
        <w:t>兼容性</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if</w:t>
      </w:r>
      <w:r>
        <w:rPr>
          <w:rStyle w:val="javascript"/>
          <w:rFonts w:ascii="Consolas" w:hAnsi="Consolas" w:cs="Consolas"/>
          <w:color w:val="333333"/>
        </w:rPr>
        <w:t>(</w:t>
      </w:r>
      <w:proofErr w:type="gramEnd"/>
      <w:r>
        <w:rPr>
          <w:rStyle w:val="javascript"/>
          <w:rFonts w:ascii="Consolas" w:hAnsi="Consolas" w:cs="Consolas"/>
          <w:color w:val="333333"/>
        </w:rPr>
        <w:t>e.button==</w:t>
      </w:r>
      <w:r>
        <w:rPr>
          <w:rStyle w:val="hljs-number"/>
          <w:rFonts w:ascii="Consolas" w:hAnsi="Consolas" w:cs="Consolas"/>
          <w:color w:val="008080"/>
        </w:rPr>
        <w:t>2</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lastRenderedPageBreak/>
        <w:t xml:space="preserve">                </w:t>
      </w:r>
      <w:r>
        <w:rPr>
          <w:rStyle w:val="hljs-builtin"/>
          <w:rFonts w:ascii="Consolas" w:hAnsi="Consolas" w:cs="Consolas"/>
          <w:color w:val="0086B3"/>
        </w:rPr>
        <w:t>document</w:t>
      </w:r>
      <w:r>
        <w:rPr>
          <w:rStyle w:val="javascript"/>
          <w:rFonts w:ascii="Consolas" w:hAnsi="Consolas" w:cs="Consolas"/>
          <w:color w:val="333333"/>
        </w:rPr>
        <w:t>.oncontextmenu=</w:t>
      </w:r>
      <w:proofErr w:type="gramStart"/>
      <w:r>
        <w:rPr>
          <w:rStyle w:val="hljs-keyword"/>
          <w:rFonts w:ascii="Consolas" w:hAnsi="Consolas" w:cs="Consolas"/>
          <w:b/>
          <w:bCs/>
          <w:color w:val="333333"/>
        </w:rPr>
        <w:t>function</w:t>
      </w:r>
      <w:r>
        <w:rPr>
          <w:rStyle w:val="hljs-function"/>
          <w:rFonts w:ascii="Consolas" w:hAnsi="Consolas" w:cs="Consolas"/>
          <w:color w:val="333333"/>
        </w:rPr>
        <w:t>(</w:t>
      </w:r>
      <w:proofErr w:type="gramEnd"/>
      <w:r>
        <w:rPr>
          <w:rStyle w:val="hljs-params"/>
          <w:rFonts w:ascii="Consolas" w:hAnsi="Consolas" w:cs="Consolas"/>
          <w:color w:val="333333"/>
        </w:rPr>
        <w:t>e</w:t>
      </w:r>
      <w:r>
        <w:rPr>
          <w:rStyle w:val="hljs-function"/>
          <w:rFonts w:ascii="Consolas" w:hAnsi="Consolas" w:cs="Consolas"/>
          <w:color w:val="333333"/>
        </w:rPr>
        <w:t>)</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e.preventDefault();</w:t>
      </w:r>
      <w:r>
        <w:rPr>
          <w:rStyle w:val="hljs-comment"/>
          <w:rFonts w:ascii="Consolas" w:hAnsi="Consolas" w:cs="Consolas"/>
          <w:i/>
          <w:iCs/>
          <w:color w:val="999988"/>
        </w:rPr>
        <w:t>//</w:t>
      </w:r>
      <w:r>
        <w:rPr>
          <w:rStyle w:val="hljs-comment"/>
          <w:rFonts w:ascii="Consolas" w:hAnsi="Consolas" w:cs="Consolas"/>
          <w:i/>
          <w:iCs/>
          <w:color w:val="999988"/>
        </w:rPr>
        <w:t>阻止原有的菜单，可以不用再加</w:t>
      </w:r>
      <w:r>
        <w:rPr>
          <w:rStyle w:val="hljs-comment"/>
          <w:rFonts w:ascii="Consolas" w:hAnsi="Consolas" w:cs="Consolas"/>
          <w:i/>
          <w:iCs/>
          <w:color w:val="999988"/>
        </w:rPr>
        <w:t>e.returnValue=false;</w:t>
      </w:r>
      <w:r>
        <w:rPr>
          <w:rStyle w:val="hljs-comment"/>
          <w:rFonts w:ascii="Consolas" w:hAnsi="Consolas" w:cs="Consolas"/>
          <w:i/>
          <w:iCs/>
          <w:color w:val="999988"/>
        </w:rPr>
        <w:t>亲测。</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mymenu.style.cssText=</w:t>
      </w:r>
      <w:r>
        <w:rPr>
          <w:rStyle w:val="hljs-string"/>
          <w:rFonts w:ascii="Consolas" w:hAnsi="Consolas" w:cs="Consolas"/>
          <w:color w:val="DD1144"/>
        </w:rPr>
        <w:t>'display: block;'</w:t>
      </w:r>
      <w:r>
        <w:rPr>
          <w:rStyle w:val="javascript"/>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先显示后才能获取</w:t>
      </w:r>
      <w:r>
        <w:rPr>
          <w:rStyle w:val="hljs-comment"/>
          <w:rFonts w:ascii="Consolas" w:hAnsi="Consolas" w:cs="Consolas"/>
          <w:i/>
          <w:iCs/>
          <w:color w:val="999988"/>
        </w:rPr>
        <w:t>menu</w:t>
      </w:r>
      <w:r>
        <w:rPr>
          <w:rStyle w:val="hljs-comment"/>
          <w:rFonts w:ascii="Consolas" w:hAnsi="Consolas" w:cs="Consolas"/>
          <w:i/>
          <w:iCs/>
          <w:color w:val="999988"/>
        </w:rPr>
        <w:t>的高宽</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keyword"/>
          <w:rFonts w:ascii="Consolas" w:hAnsi="Consolas" w:cs="Consolas"/>
          <w:b/>
          <w:bCs/>
          <w:color w:val="333333"/>
        </w:rPr>
        <w:t>var</w:t>
      </w:r>
      <w:r>
        <w:rPr>
          <w:rStyle w:val="javascript"/>
          <w:rFonts w:ascii="Consolas" w:hAnsi="Consolas" w:cs="Consolas"/>
          <w:color w:val="333333"/>
        </w:rPr>
        <w:t xml:space="preserve"> menuwidth=mymenu.offsetWidth;</w:t>
      </w:r>
      <w:r>
        <w:rPr>
          <w:rStyle w:val="hljs-comment"/>
          <w:rFonts w:ascii="Consolas" w:hAnsi="Consolas" w:cs="Consolas"/>
          <w:i/>
          <w:iCs/>
          <w:color w:val="999988"/>
        </w:rPr>
        <w:t>//</w:t>
      </w:r>
      <w:r>
        <w:rPr>
          <w:rStyle w:val="hljs-comment"/>
          <w:rFonts w:ascii="Consolas" w:hAnsi="Consolas" w:cs="Consolas"/>
          <w:i/>
          <w:iCs/>
          <w:color w:val="999988"/>
        </w:rPr>
        <w:t>获取自定义菜单的高宽</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javascript"/>
          <w:rFonts w:ascii="Consolas" w:hAnsi="Consolas" w:cs="Consolas"/>
          <w:color w:val="333333"/>
        </w:rPr>
        <w:t xml:space="preserve"> menuheight=mymenu.offsetHeight;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builtin"/>
          <w:rFonts w:ascii="Consolas" w:hAnsi="Consolas" w:cs="Consolas"/>
          <w:color w:val="0086B3"/>
        </w:rPr>
        <w:t>console</w:t>
      </w:r>
      <w:r>
        <w:rPr>
          <w:rStyle w:val="javascript"/>
          <w:rFonts w:ascii="Consolas" w:hAnsi="Consolas" w:cs="Consolas"/>
          <w:color w:val="333333"/>
        </w:rPr>
        <w:t>.log(</w:t>
      </w:r>
      <w:proofErr w:type="gramEnd"/>
      <w:r>
        <w:rPr>
          <w:rStyle w:val="javascript"/>
          <w:rFonts w:ascii="Consolas" w:hAnsi="Consolas" w:cs="Consolas"/>
          <w:color w:val="333333"/>
        </w:rPr>
        <w:t>menuheight,menuwidth);</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keyword"/>
          <w:rFonts w:ascii="Consolas" w:hAnsi="Consolas" w:cs="Consolas"/>
          <w:b/>
          <w:bCs/>
          <w:color w:val="333333"/>
        </w:rPr>
        <w:t>var</w:t>
      </w:r>
      <w:r>
        <w:rPr>
          <w:rStyle w:val="javascript"/>
          <w:rFonts w:ascii="Consolas" w:hAnsi="Consolas" w:cs="Consolas"/>
          <w:color w:val="333333"/>
        </w:rPr>
        <w:t xml:space="preserve"> clientwidth=</w:t>
      </w:r>
      <w:r>
        <w:rPr>
          <w:rStyle w:val="hljs-builtin"/>
          <w:rFonts w:ascii="Consolas" w:hAnsi="Consolas" w:cs="Consolas"/>
          <w:color w:val="0086B3"/>
        </w:rPr>
        <w:t>document</w:t>
      </w:r>
      <w:r>
        <w:rPr>
          <w:rStyle w:val="javascript"/>
          <w:rFonts w:ascii="Consolas" w:hAnsi="Consolas" w:cs="Consolas"/>
          <w:color w:val="333333"/>
        </w:rPr>
        <w:t>.documentElement.clientWidth;</w:t>
      </w:r>
      <w:r>
        <w:rPr>
          <w:rStyle w:val="hljs-comment"/>
          <w:rFonts w:ascii="Consolas" w:hAnsi="Consolas" w:cs="Consolas"/>
          <w:i/>
          <w:iCs/>
          <w:color w:val="999988"/>
        </w:rPr>
        <w:t>//</w:t>
      </w:r>
      <w:r>
        <w:rPr>
          <w:rStyle w:val="hljs-comment"/>
          <w:rFonts w:ascii="Consolas" w:hAnsi="Consolas" w:cs="Consolas"/>
          <w:i/>
          <w:iCs/>
          <w:color w:val="999988"/>
        </w:rPr>
        <w:t>获取当前可视窗口的高宽</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javascript"/>
          <w:rFonts w:ascii="Consolas" w:hAnsi="Consolas" w:cs="Consolas"/>
          <w:color w:val="333333"/>
        </w:rPr>
        <w:t xml:space="preserve"> clientheight=</w:t>
      </w:r>
      <w:r>
        <w:rPr>
          <w:rStyle w:val="hljs-builtin"/>
          <w:rFonts w:ascii="Consolas" w:hAnsi="Consolas" w:cs="Consolas"/>
          <w:color w:val="0086B3"/>
        </w:rPr>
        <w:t>document</w:t>
      </w:r>
      <w:r>
        <w:rPr>
          <w:rStyle w:val="javascript"/>
          <w:rFonts w:ascii="Consolas" w:hAnsi="Consolas" w:cs="Consolas"/>
          <w:color w:val="333333"/>
        </w:rPr>
        <w:t>.documentElement.clientHeight;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keyword"/>
          <w:rFonts w:ascii="Consolas" w:hAnsi="Consolas" w:cs="Consolas"/>
          <w:b/>
          <w:bCs/>
          <w:color w:val="333333"/>
        </w:rPr>
        <w:t>if</w:t>
      </w:r>
      <w:r>
        <w:rPr>
          <w:rStyle w:val="javascript"/>
          <w:rFonts w:ascii="Consolas" w:hAnsi="Consolas" w:cs="Consolas"/>
          <w:color w:val="333333"/>
        </w:rPr>
        <w:t xml:space="preserve">(clientheight-e.pageY&gt;=menuheight){ </w:t>
      </w:r>
      <w:r>
        <w:rPr>
          <w:rStyle w:val="hljs-comment"/>
          <w:rFonts w:ascii="Consolas" w:hAnsi="Consolas" w:cs="Consolas"/>
          <w:i/>
          <w:iCs/>
          <w:color w:val="999988"/>
        </w:rPr>
        <w:t>//</w:t>
      </w:r>
      <w:r>
        <w:rPr>
          <w:rStyle w:val="hljs-comment"/>
          <w:rFonts w:ascii="Consolas" w:hAnsi="Consolas" w:cs="Consolas"/>
          <w:i/>
          <w:iCs/>
          <w:color w:val="999988"/>
        </w:rPr>
        <w:t>底下有足够空间时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mymenu.style.top=e.pageY+</w:t>
      </w:r>
      <w:r>
        <w:rPr>
          <w:rStyle w:val="hljs-string"/>
          <w:rFonts w:ascii="Consolas" w:hAnsi="Consolas" w:cs="Consolas"/>
          <w:color w:val="DD1144"/>
        </w:rPr>
        <w:t>"px"</w:t>
      </w:r>
      <w:r>
        <w:rPr>
          <w:rStyle w:val="javascript"/>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菜单在下方</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javascript"/>
          <w:rFonts w:ascii="Consolas" w:hAnsi="Consolas" w:cs="Consolas"/>
          <w:color w:val="333333"/>
        </w:rPr>
        <w:t>}</w:t>
      </w:r>
      <w:r>
        <w:rPr>
          <w:rStyle w:val="hljs-keyword"/>
          <w:rFonts w:ascii="Consolas" w:hAnsi="Consolas" w:cs="Consolas"/>
          <w:b/>
          <w:bCs/>
          <w:color w:val="333333"/>
        </w:rPr>
        <w:t>else</w:t>
      </w:r>
      <w:proofErr w:type="gramEnd"/>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mymenu.style.top</w:t>
      </w:r>
      <w:proofErr w:type="gramStart"/>
      <w:r>
        <w:rPr>
          <w:rStyle w:val="javascript"/>
          <w:rFonts w:ascii="Consolas" w:hAnsi="Consolas" w:cs="Consolas"/>
          <w:color w:val="333333"/>
        </w:rPr>
        <w:t>=(</w:t>
      </w:r>
      <w:proofErr w:type="gramEnd"/>
      <w:r>
        <w:rPr>
          <w:rStyle w:val="javascript"/>
          <w:rFonts w:ascii="Consolas" w:hAnsi="Consolas" w:cs="Consolas"/>
          <w:color w:val="333333"/>
        </w:rPr>
        <w:t>e.pageY-menuheight)+</w:t>
      </w:r>
      <w:r>
        <w:rPr>
          <w:rStyle w:val="hljs-string"/>
          <w:rFonts w:ascii="Consolas" w:hAnsi="Consolas" w:cs="Consolas"/>
          <w:color w:val="DD1144"/>
        </w:rPr>
        <w:t>"px"</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keyword"/>
          <w:rFonts w:ascii="Consolas" w:hAnsi="Consolas" w:cs="Consolas"/>
          <w:b/>
          <w:bCs/>
          <w:color w:val="333333"/>
        </w:rPr>
        <w:t>if</w:t>
      </w:r>
      <w:r>
        <w:rPr>
          <w:rStyle w:val="javascript"/>
          <w:rFonts w:ascii="Consolas" w:hAnsi="Consolas" w:cs="Consolas"/>
          <w:color w:val="333333"/>
        </w:rPr>
        <w:t xml:space="preserve">(clientwidth-e.pageX&gt;=menuwidth){ </w:t>
      </w:r>
      <w:r>
        <w:rPr>
          <w:rStyle w:val="hljs-comment"/>
          <w:rFonts w:ascii="Consolas" w:hAnsi="Consolas" w:cs="Consolas"/>
          <w:i/>
          <w:iCs/>
          <w:color w:val="999988"/>
        </w:rPr>
        <w:t>//</w:t>
      </w:r>
      <w:r>
        <w:rPr>
          <w:rStyle w:val="hljs-comment"/>
          <w:rFonts w:ascii="Consolas" w:hAnsi="Consolas" w:cs="Consolas"/>
          <w:i/>
          <w:iCs/>
          <w:color w:val="999988"/>
        </w:rPr>
        <w:t>右边有足够空间</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mymenu.style.left=e.pageX+</w:t>
      </w:r>
      <w:r>
        <w:rPr>
          <w:rStyle w:val="hljs-string"/>
          <w:rFonts w:ascii="Consolas" w:hAnsi="Consolas" w:cs="Consolas"/>
          <w:color w:val="DD1144"/>
        </w:rPr>
        <w:t>"px"</w:t>
      </w:r>
      <w:r>
        <w:rPr>
          <w:rStyle w:val="javascript"/>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菜单有右边</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javascript"/>
          <w:rFonts w:ascii="Consolas" w:hAnsi="Consolas" w:cs="Consolas"/>
          <w:color w:val="333333"/>
        </w:rPr>
        <w:t>}</w:t>
      </w:r>
      <w:r>
        <w:rPr>
          <w:rStyle w:val="hljs-keyword"/>
          <w:rFonts w:ascii="Consolas" w:hAnsi="Consolas" w:cs="Consolas"/>
          <w:b/>
          <w:bCs/>
          <w:color w:val="333333"/>
        </w:rPr>
        <w:t>else</w:t>
      </w:r>
      <w:proofErr w:type="gramEnd"/>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mymenu.style.left</w:t>
      </w:r>
      <w:proofErr w:type="gramStart"/>
      <w:r>
        <w:rPr>
          <w:rStyle w:val="javascript"/>
          <w:rFonts w:ascii="Consolas" w:hAnsi="Consolas" w:cs="Consolas"/>
          <w:color w:val="333333"/>
        </w:rPr>
        <w:t>=(</w:t>
      </w:r>
      <w:proofErr w:type="gramEnd"/>
      <w:r>
        <w:rPr>
          <w:rStyle w:val="javascript"/>
          <w:rFonts w:ascii="Consolas" w:hAnsi="Consolas" w:cs="Consolas"/>
          <w:color w:val="333333"/>
        </w:rPr>
        <w:t>e.pageX-menuwidth)+</w:t>
      </w:r>
      <w:r>
        <w:rPr>
          <w:rStyle w:val="hljs-string"/>
          <w:rFonts w:ascii="Consolas" w:hAnsi="Consolas" w:cs="Consolas"/>
          <w:color w:val="DD1144"/>
        </w:rPr>
        <w:t>"px"</w:t>
      </w:r>
      <w:r>
        <w:rPr>
          <w:rStyle w:val="javascript"/>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builtin"/>
          <w:rFonts w:ascii="Consolas" w:hAnsi="Consolas" w:cs="Consolas"/>
          <w:color w:val="0086B3"/>
        </w:rPr>
        <w:t>console</w:t>
      </w:r>
      <w:r>
        <w:rPr>
          <w:rStyle w:val="javascript"/>
          <w:rFonts w:ascii="Consolas" w:hAnsi="Consolas" w:cs="Consolas"/>
          <w:color w:val="333333"/>
        </w:rPr>
        <w:t>.log(</w:t>
      </w:r>
      <w:proofErr w:type="gramEnd"/>
      <w:r>
        <w:rPr>
          <w:rStyle w:val="javascript"/>
          <w:rFonts w:ascii="Consolas" w:hAnsi="Consolas" w:cs="Consolas"/>
          <w:color w:val="333333"/>
        </w:rPr>
        <w:t>clientheight-e.pageY,clientwidth-e.pageX);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lastRenderedPageBreak/>
        <w:t xml:space="preserve">        </w:t>
      </w:r>
      <w:r>
        <w:rPr>
          <w:rStyle w:val="hljs-builtin"/>
          <w:rFonts w:ascii="Consolas" w:hAnsi="Consolas" w:cs="Consolas"/>
          <w:color w:val="0086B3"/>
        </w:rPr>
        <w:t>document</w:t>
      </w:r>
      <w:r>
        <w:rPr>
          <w:rStyle w:val="javascript"/>
          <w:rFonts w:ascii="Consolas" w:hAnsi="Consolas" w:cs="Consolas"/>
          <w:color w:val="333333"/>
        </w:rPr>
        <w:t>.body.addEventListener(</w:t>
      </w:r>
      <w:r>
        <w:rPr>
          <w:rStyle w:val="hljs-string"/>
          <w:rFonts w:ascii="Consolas" w:hAnsi="Consolas" w:cs="Consolas"/>
          <w:color w:val="DD1144"/>
        </w:rPr>
        <w:t>"click"</w:t>
      </w:r>
      <w:r>
        <w:rPr>
          <w:rStyle w:val="javascript"/>
          <w:rFonts w:ascii="Consolas" w:hAnsi="Consolas" w:cs="Consolas"/>
          <w:color w:val="333333"/>
        </w:rPr>
        <w:t>,</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e</w:t>
      </w:r>
      <w:r>
        <w:rPr>
          <w:rStyle w:val="hljs-function"/>
          <w:rFonts w:ascii="Consolas" w:hAnsi="Consolas" w:cs="Consolas"/>
          <w:color w:val="333333"/>
        </w:rPr>
        <w:t>)</w:t>
      </w:r>
      <w:r>
        <w:rPr>
          <w:rStyle w:val="javascript"/>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点击其他地方菜单消失，可恢复默认的菜单事件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mymenu.style.cssText=</w:t>
      </w:r>
      <w:r>
        <w:rPr>
          <w:rStyle w:val="hljs-string"/>
          <w:rFonts w:ascii="Consolas" w:hAnsi="Consolas" w:cs="Consolas"/>
          <w:color w:val="DD1144"/>
        </w:rPr>
        <w:t>'display: none;</w:t>
      </w:r>
      <w:proofErr w:type="gramStart"/>
      <w:r>
        <w:rPr>
          <w:rStyle w:val="hljs-string"/>
          <w:rFonts w:ascii="Consolas" w:hAnsi="Consolas" w:cs="Consolas"/>
          <w:color w:val="DD1144"/>
        </w:rPr>
        <w:t>'</w:t>
      </w:r>
      <w:r>
        <w:rPr>
          <w:rStyle w:val="javascript"/>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r>
        <w:rPr>
          <w:rStyle w:val="hljs-builtin"/>
          <w:rFonts w:ascii="Consolas" w:hAnsi="Consolas" w:cs="Consolas"/>
          <w:color w:val="0086B3"/>
        </w:rPr>
        <w:t>document</w:t>
      </w:r>
      <w:r>
        <w:rPr>
          <w:rStyle w:val="javascript"/>
          <w:rFonts w:ascii="Consolas" w:hAnsi="Consolas" w:cs="Consolas"/>
          <w:color w:val="333333"/>
        </w:rPr>
        <w:t>.oncontextmenu=</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e</w:t>
      </w:r>
      <w:r>
        <w:rPr>
          <w:rStyle w:val="hljs-function"/>
          <w:rFonts w:ascii="Consolas" w:hAnsi="Consolas" w:cs="Consolas"/>
          <w:color w:val="333333"/>
        </w:rPr>
        <w:t>)</w:t>
      </w:r>
      <w:r>
        <w:rPr>
          <w:rStyle w:val="javascript"/>
          <w:rFonts w:ascii="Consolas" w:hAnsi="Consolas" w:cs="Consolas"/>
          <w:color w:val="333333"/>
        </w:rPr>
        <w:t>{}</w:t>
      </w:r>
      <w:r>
        <w:rPr>
          <w:rStyle w:val="hljs-comment"/>
          <w:rFonts w:ascii="Consolas" w:hAnsi="Consolas" w:cs="Consolas"/>
          <w:i/>
          <w:iCs/>
          <w:color w:val="999988"/>
        </w:rPr>
        <w:t>//</w:t>
      </w:r>
      <w:r>
        <w:rPr>
          <w:rStyle w:val="hljs-comment"/>
          <w:rFonts w:ascii="Consolas" w:hAnsi="Consolas" w:cs="Consolas"/>
          <w:i/>
          <w:iCs/>
          <w:color w:val="999988"/>
        </w:rPr>
        <w:t>需要加上这个，否则还是不可恢复原来的默认菜单事件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javascript"/>
          <w:rFonts w:ascii="Consolas" w:hAnsi="Consolas" w:cs="Consolas"/>
          <w:color w:val="333333"/>
        </w:rPr>
        <w:t xml:space="preserve">    }</w:t>
      </w:r>
    </w:p>
    <w:p w:rsidR="008B633A" w:rsidRDefault="008B633A" w:rsidP="008B633A">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6</w:t>
      </w:r>
    </w:p>
    <w:p w:rsidR="008B633A" w:rsidRDefault="008B633A"/>
    <w:p w:rsidR="008B633A" w:rsidRPr="008B633A" w:rsidRDefault="008B633A" w:rsidP="008B633A">
      <w:pPr>
        <w:widowControl/>
        <w:wordWrap w:val="0"/>
        <w:spacing w:after="150"/>
        <w:jc w:val="left"/>
        <w:rPr>
          <w:rFonts w:ascii="Helvetica" w:eastAsia="宋体" w:hAnsi="Helvetica" w:cs="Helvetica"/>
          <w:color w:val="323232"/>
          <w:kern w:val="0"/>
          <w:sz w:val="24"/>
          <w:szCs w:val="24"/>
        </w:rPr>
      </w:pPr>
      <w:r w:rsidRPr="008B633A">
        <w:rPr>
          <w:rFonts w:ascii="Helvetica" w:eastAsia="宋体" w:hAnsi="Helvetica" w:cs="Helvetica"/>
          <w:color w:val="323232"/>
          <w:kern w:val="0"/>
          <w:sz w:val="24"/>
          <w:szCs w:val="24"/>
        </w:rPr>
        <w:t>所用技术：</w:t>
      </w:r>
      <w:r w:rsidRPr="008B633A">
        <w:rPr>
          <w:rFonts w:ascii="Helvetica" w:eastAsia="宋体" w:hAnsi="Helvetica" w:cs="Helvetica"/>
          <w:color w:val="323232"/>
          <w:kern w:val="0"/>
          <w:sz w:val="24"/>
          <w:szCs w:val="24"/>
        </w:rPr>
        <w:t>html &amp; css &amp; JQuery</w:t>
      </w:r>
      <w:r w:rsidRPr="008B633A">
        <w:rPr>
          <w:rFonts w:ascii="Helvetica" w:eastAsia="宋体" w:hAnsi="Helvetica" w:cs="Helvetica"/>
          <w:color w:val="323232"/>
          <w:kern w:val="0"/>
          <w:sz w:val="24"/>
          <w:szCs w:val="24"/>
        </w:rPr>
        <w:br/>
      </w:r>
      <w:r w:rsidRPr="008B633A">
        <w:rPr>
          <w:rFonts w:ascii="Helvetica" w:eastAsia="宋体" w:hAnsi="Helvetica" w:cs="Helvetica"/>
          <w:color w:val="323232"/>
          <w:kern w:val="0"/>
          <w:sz w:val="24"/>
          <w:szCs w:val="24"/>
        </w:rPr>
        <w:t>效果链接：</w:t>
      </w:r>
      <w:hyperlink r:id="rId50" w:history="1">
        <w:r w:rsidRPr="008B633A">
          <w:rPr>
            <w:rFonts w:ascii="Helvetica" w:eastAsia="宋体" w:hAnsi="Helvetica" w:cs="Helvetica"/>
            <w:color w:val="38BA72"/>
            <w:kern w:val="0"/>
            <w:sz w:val="24"/>
            <w:szCs w:val="24"/>
          </w:rPr>
          <w:t>https://justplay197.github.io/baidu-front-end/P3.html</w:t>
        </w:r>
      </w:hyperlink>
      <w:r w:rsidRPr="008B633A">
        <w:rPr>
          <w:rFonts w:ascii="Helvetica" w:eastAsia="宋体" w:hAnsi="Helvetica" w:cs="Helvetica"/>
          <w:color w:val="323232"/>
          <w:kern w:val="0"/>
          <w:sz w:val="24"/>
          <w:szCs w:val="24"/>
        </w:rPr>
        <w:br/>
        <w:t>1</w:t>
      </w:r>
      <w:r w:rsidRPr="008B633A">
        <w:rPr>
          <w:rFonts w:ascii="Helvetica" w:eastAsia="宋体" w:hAnsi="Helvetica" w:cs="Helvetica"/>
          <w:color w:val="323232"/>
          <w:kern w:val="0"/>
          <w:sz w:val="24"/>
          <w:szCs w:val="24"/>
        </w:rPr>
        <w:t>、编写移动鼠标时获取坐标值的函数，并将坐标值存到变量中</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mouseX;</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mouseY;</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8B633A">
        <w:rPr>
          <w:rFonts w:ascii="Consolas" w:eastAsia="宋体" w:hAnsi="Consolas" w:cs="Consolas"/>
          <w:b/>
          <w:bCs/>
          <w:color w:val="333333"/>
          <w:kern w:val="0"/>
          <w:sz w:val="24"/>
          <w:szCs w:val="24"/>
        </w:rPr>
        <w:t>function</w:t>
      </w:r>
      <w:proofErr w:type="gramEnd"/>
      <w:r w:rsidRPr="008B633A">
        <w:rPr>
          <w:rFonts w:ascii="Consolas" w:eastAsia="宋体" w:hAnsi="Consolas" w:cs="Consolas"/>
          <w:color w:val="333333"/>
          <w:kern w:val="0"/>
          <w:sz w:val="24"/>
          <w:szCs w:val="24"/>
        </w:rPr>
        <w:t xml:space="preserve"> </w:t>
      </w:r>
      <w:r w:rsidRPr="008B633A">
        <w:rPr>
          <w:rFonts w:ascii="Consolas" w:eastAsia="宋体" w:hAnsi="Consolas" w:cs="Consolas"/>
          <w:b/>
          <w:bCs/>
          <w:color w:val="990000"/>
          <w:kern w:val="0"/>
          <w:sz w:val="24"/>
          <w:szCs w:val="24"/>
        </w:rPr>
        <w:t>mouseMove</w:t>
      </w:r>
      <w:r w:rsidRPr="008B633A">
        <w:rPr>
          <w:rFonts w:ascii="Consolas" w:eastAsia="宋体" w:hAnsi="Consolas" w:cs="Consolas"/>
          <w:color w:val="333333"/>
          <w:kern w:val="0"/>
          <w:sz w:val="24"/>
          <w:szCs w:val="24"/>
        </w:rPr>
        <w:t>(ev){</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color w:val="333333"/>
          <w:kern w:val="0"/>
          <w:sz w:val="24"/>
          <w:szCs w:val="24"/>
        </w:rPr>
        <w:t>ev</w:t>
      </w:r>
      <w:proofErr w:type="gramEnd"/>
      <w:r w:rsidRPr="008B633A">
        <w:rPr>
          <w:rFonts w:ascii="Consolas" w:eastAsia="宋体" w:hAnsi="Consolas" w:cs="Consolas"/>
          <w:color w:val="333333"/>
          <w:kern w:val="0"/>
          <w:sz w:val="24"/>
          <w:szCs w:val="24"/>
        </w:rPr>
        <w:t xml:space="preserve"> = ev || </w:t>
      </w:r>
      <w:r w:rsidRPr="008B633A">
        <w:rPr>
          <w:rFonts w:ascii="Consolas" w:eastAsia="宋体" w:hAnsi="Consolas" w:cs="Consolas"/>
          <w:color w:val="0086B3"/>
          <w:kern w:val="0"/>
          <w:sz w:val="24"/>
          <w:szCs w:val="24"/>
        </w:rPr>
        <w:t>window</w:t>
      </w:r>
      <w:r w:rsidRPr="008B633A">
        <w:rPr>
          <w:rFonts w:ascii="Consolas" w:eastAsia="宋体" w:hAnsi="Consolas" w:cs="Consolas"/>
          <w:color w:val="333333"/>
          <w:kern w:val="0"/>
          <w:sz w:val="24"/>
          <w:szCs w:val="24"/>
        </w:rPr>
        <w:t>.event;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mousePos = mouseCoords(ev);</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color w:val="333333"/>
          <w:kern w:val="0"/>
          <w:sz w:val="24"/>
          <w:szCs w:val="24"/>
        </w:rPr>
        <w:t>mouseX</w:t>
      </w:r>
      <w:proofErr w:type="gramEnd"/>
      <w:r w:rsidRPr="008B633A">
        <w:rPr>
          <w:rFonts w:ascii="Consolas" w:eastAsia="宋体" w:hAnsi="Consolas" w:cs="Consolas"/>
          <w:color w:val="333333"/>
          <w:kern w:val="0"/>
          <w:sz w:val="24"/>
          <w:szCs w:val="24"/>
        </w:rPr>
        <w:t xml:space="preserve"> = mousePos.x;</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color w:val="333333"/>
          <w:kern w:val="0"/>
          <w:sz w:val="24"/>
          <w:szCs w:val="24"/>
        </w:rPr>
        <w:t>mouseY</w:t>
      </w:r>
      <w:proofErr w:type="gramEnd"/>
      <w:r w:rsidRPr="008B633A">
        <w:rPr>
          <w:rFonts w:ascii="Consolas" w:eastAsia="宋体" w:hAnsi="Consolas" w:cs="Consolas"/>
          <w:color w:val="333333"/>
          <w:kern w:val="0"/>
          <w:sz w:val="24"/>
          <w:szCs w:val="24"/>
        </w:rPr>
        <w:t xml:space="preserve"> = mousePos.y;</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8B633A">
        <w:rPr>
          <w:rFonts w:ascii="Consolas" w:eastAsia="宋体" w:hAnsi="Consolas" w:cs="Consolas"/>
          <w:b/>
          <w:bCs/>
          <w:color w:val="333333"/>
          <w:kern w:val="0"/>
          <w:sz w:val="24"/>
          <w:szCs w:val="24"/>
        </w:rPr>
        <w:t>function</w:t>
      </w:r>
      <w:proofErr w:type="gramEnd"/>
      <w:r w:rsidRPr="008B633A">
        <w:rPr>
          <w:rFonts w:ascii="Consolas" w:eastAsia="宋体" w:hAnsi="Consolas" w:cs="Consolas"/>
          <w:color w:val="333333"/>
          <w:kern w:val="0"/>
          <w:sz w:val="24"/>
          <w:szCs w:val="24"/>
        </w:rPr>
        <w:t xml:space="preserve"> </w:t>
      </w:r>
      <w:r w:rsidRPr="008B633A">
        <w:rPr>
          <w:rFonts w:ascii="Consolas" w:eastAsia="宋体" w:hAnsi="Consolas" w:cs="Consolas"/>
          <w:b/>
          <w:bCs/>
          <w:color w:val="990000"/>
          <w:kern w:val="0"/>
          <w:sz w:val="24"/>
          <w:szCs w:val="24"/>
        </w:rPr>
        <w:t>mouseCoords</w:t>
      </w:r>
      <w:r w:rsidRPr="008B633A">
        <w:rPr>
          <w:rFonts w:ascii="Consolas" w:eastAsia="宋体" w:hAnsi="Consolas" w:cs="Consolas"/>
          <w:color w:val="333333"/>
          <w:kern w:val="0"/>
          <w:sz w:val="24"/>
          <w:szCs w:val="24"/>
        </w:rPr>
        <w:t>(ev){</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if</w:t>
      </w:r>
      <w:r w:rsidRPr="008B633A">
        <w:rPr>
          <w:rFonts w:ascii="Consolas" w:eastAsia="宋体" w:hAnsi="Consolas" w:cs="Consolas"/>
          <w:color w:val="333333"/>
          <w:kern w:val="0"/>
          <w:sz w:val="24"/>
          <w:szCs w:val="24"/>
        </w:rPr>
        <w:t>(</w:t>
      </w:r>
      <w:proofErr w:type="gramEnd"/>
      <w:r w:rsidRPr="008B633A">
        <w:rPr>
          <w:rFonts w:ascii="Consolas" w:eastAsia="宋体" w:hAnsi="Consolas" w:cs="Consolas"/>
          <w:color w:val="333333"/>
          <w:kern w:val="0"/>
          <w:sz w:val="24"/>
          <w:szCs w:val="24"/>
        </w:rPr>
        <w:t>ev.pageX || ev.pageY){</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return</w:t>
      </w:r>
      <w:proofErr w:type="gramEnd"/>
      <w:r w:rsidRPr="008B633A">
        <w:rPr>
          <w:rFonts w:ascii="Consolas" w:eastAsia="宋体" w:hAnsi="Consolas" w:cs="Consolas"/>
          <w:color w:val="333333"/>
          <w:kern w:val="0"/>
          <w:sz w:val="24"/>
          <w:szCs w:val="24"/>
        </w:rPr>
        <w:t xml:space="preserve"> {x:ev.pageX,y:ev.pageY};</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return</w:t>
      </w:r>
      <w:proofErr w:type="gramEnd"/>
      <w:r w:rsidRPr="008B633A">
        <w:rPr>
          <w:rFonts w:ascii="Consolas" w:eastAsia="宋体" w:hAnsi="Consolas" w:cs="Consolas"/>
          <w:color w:val="333333"/>
          <w:kern w:val="0"/>
          <w:sz w:val="24"/>
          <w:szCs w:val="24"/>
        </w:rPr>
        <w:t xml:space="preserve"> {</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color w:val="333333"/>
          <w:kern w:val="0"/>
          <w:sz w:val="24"/>
          <w:szCs w:val="24"/>
        </w:rPr>
        <w:t>x:</w:t>
      </w:r>
      <w:proofErr w:type="gramEnd"/>
      <w:r w:rsidRPr="008B633A">
        <w:rPr>
          <w:rFonts w:ascii="Consolas" w:eastAsia="宋体" w:hAnsi="Consolas" w:cs="Consolas"/>
          <w:color w:val="333333"/>
          <w:kern w:val="0"/>
          <w:sz w:val="24"/>
          <w:szCs w:val="24"/>
        </w:rPr>
        <w:t xml:space="preserve">ev.clientX + </w:t>
      </w:r>
      <w:r w:rsidRPr="008B633A">
        <w:rPr>
          <w:rFonts w:ascii="Consolas" w:eastAsia="宋体" w:hAnsi="Consolas" w:cs="Consolas"/>
          <w:color w:val="0086B3"/>
          <w:kern w:val="0"/>
          <w:sz w:val="24"/>
          <w:szCs w:val="24"/>
        </w:rPr>
        <w:t>document</w:t>
      </w:r>
      <w:r w:rsidRPr="008B633A">
        <w:rPr>
          <w:rFonts w:ascii="Consolas" w:eastAsia="宋体" w:hAnsi="Consolas" w:cs="Consolas"/>
          <w:color w:val="333333"/>
          <w:kern w:val="0"/>
          <w:sz w:val="24"/>
          <w:szCs w:val="24"/>
        </w:rPr>
        <w:t xml:space="preserve">.body.scrollLeft - </w:t>
      </w:r>
      <w:r w:rsidRPr="008B633A">
        <w:rPr>
          <w:rFonts w:ascii="Consolas" w:eastAsia="宋体" w:hAnsi="Consolas" w:cs="Consolas"/>
          <w:color w:val="0086B3"/>
          <w:kern w:val="0"/>
          <w:sz w:val="24"/>
          <w:szCs w:val="24"/>
        </w:rPr>
        <w:t>document</w:t>
      </w:r>
      <w:r w:rsidRPr="008B633A">
        <w:rPr>
          <w:rFonts w:ascii="Consolas" w:eastAsia="宋体" w:hAnsi="Consolas" w:cs="Consolas"/>
          <w:color w:val="333333"/>
          <w:kern w:val="0"/>
          <w:sz w:val="24"/>
          <w:szCs w:val="24"/>
        </w:rPr>
        <w:t>.body.clientLeft,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color w:val="333333"/>
          <w:kern w:val="0"/>
          <w:sz w:val="24"/>
          <w:szCs w:val="24"/>
        </w:rPr>
        <w:t>y:</w:t>
      </w:r>
      <w:proofErr w:type="gramEnd"/>
      <w:r w:rsidRPr="008B633A">
        <w:rPr>
          <w:rFonts w:ascii="Consolas" w:eastAsia="宋体" w:hAnsi="Consolas" w:cs="Consolas"/>
          <w:color w:val="333333"/>
          <w:kern w:val="0"/>
          <w:sz w:val="24"/>
          <w:szCs w:val="24"/>
        </w:rPr>
        <w:t xml:space="preserve">ev.clientY + </w:t>
      </w:r>
      <w:r w:rsidRPr="008B633A">
        <w:rPr>
          <w:rFonts w:ascii="Consolas" w:eastAsia="宋体" w:hAnsi="Consolas" w:cs="Consolas"/>
          <w:color w:val="0086B3"/>
          <w:kern w:val="0"/>
          <w:sz w:val="24"/>
          <w:szCs w:val="24"/>
        </w:rPr>
        <w:t>document</w:t>
      </w:r>
      <w:r w:rsidRPr="008B633A">
        <w:rPr>
          <w:rFonts w:ascii="Consolas" w:eastAsia="宋体" w:hAnsi="Consolas" w:cs="Consolas"/>
          <w:color w:val="333333"/>
          <w:kern w:val="0"/>
          <w:sz w:val="24"/>
          <w:szCs w:val="24"/>
        </w:rPr>
        <w:t xml:space="preserve">.body.scrollTop - </w:t>
      </w:r>
      <w:r w:rsidRPr="008B633A">
        <w:rPr>
          <w:rFonts w:ascii="Consolas" w:eastAsia="宋体" w:hAnsi="Consolas" w:cs="Consolas"/>
          <w:color w:val="0086B3"/>
          <w:kern w:val="0"/>
          <w:sz w:val="24"/>
          <w:szCs w:val="24"/>
        </w:rPr>
        <w:t>document</w:t>
      </w:r>
      <w:r w:rsidRPr="008B633A">
        <w:rPr>
          <w:rFonts w:ascii="Consolas" w:eastAsia="宋体" w:hAnsi="Consolas" w:cs="Consolas"/>
          <w:color w:val="333333"/>
          <w:kern w:val="0"/>
          <w:sz w:val="24"/>
          <w:szCs w:val="24"/>
        </w:rPr>
        <w:t>.body.clientTop</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lastRenderedPageBreak/>
        <w:t xml:space="preserve">    }</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w:t>
      </w:r>
    </w:p>
    <w:p w:rsidR="008B633A" w:rsidRPr="008B633A" w:rsidRDefault="008B633A" w:rsidP="008B633A">
      <w:pPr>
        <w:widowControl/>
        <w:wordWrap w:val="0"/>
        <w:spacing w:after="150"/>
        <w:jc w:val="left"/>
        <w:rPr>
          <w:rFonts w:ascii="Helvetica" w:eastAsia="宋体" w:hAnsi="Helvetica" w:cs="Helvetica"/>
          <w:color w:val="323232"/>
          <w:kern w:val="0"/>
          <w:sz w:val="24"/>
          <w:szCs w:val="24"/>
        </w:rPr>
      </w:pPr>
      <w:r w:rsidRPr="008B633A">
        <w:rPr>
          <w:rFonts w:ascii="Helvetica" w:eastAsia="宋体" w:hAnsi="Helvetica" w:cs="Helvetica"/>
          <w:color w:val="323232"/>
          <w:kern w:val="0"/>
          <w:sz w:val="24"/>
          <w:szCs w:val="24"/>
        </w:rPr>
        <w:t>2</w:t>
      </w:r>
      <w:r w:rsidRPr="008B633A">
        <w:rPr>
          <w:rFonts w:ascii="Helvetica" w:eastAsia="宋体" w:hAnsi="Helvetica" w:cs="Helvetica"/>
          <w:color w:val="323232"/>
          <w:kern w:val="0"/>
          <w:sz w:val="24"/>
          <w:szCs w:val="24"/>
        </w:rPr>
        <w:t>、绑定网页鼠标移动效果</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document.onmousemove = mouseMove</w:t>
      </w:r>
      <w:r w:rsidRPr="008B633A">
        <w:rPr>
          <w:rFonts w:ascii="Consolas" w:eastAsia="宋体" w:hAnsi="Consolas" w:cs="Consolas"/>
          <w:i/>
          <w:iCs/>
          <w:color w:val="999988"/>
          <w:kern w:val="0"/>
          <w:sz w:val="24"/>
          <w:szCs w:val="24"/>
        </w:rPr>
        <w:t>;</w:t>
      </w:r>
    </w:p>
    <w:p w:rsidR="008B633A" w:rsidRPr="008B633A" w:rsidRDefault="008B633A" w:rsidP="008B633A">
      <w:pPr>
        <w:widowControl/>
        <w:wordWrap w:val="0"/>
        <w:spacing w:after="150"/>
        <w:jc w:val="left"/>
        <w:rPr>
          <w:rFonts w:ascii="Helvetica" w:eastAsia="宋体" w:hAnsi="Helvetica" w:cs="Helvetica"/>
          <w:color w:val="323232"/>
          <w:kern w:val="0"/>
          <w:sz w:val="24"/>
          <w:szCs w:val="24"/>
        </w:rPr>
      </w:pPr>
      <w:r w:rsidRPr="008B633A">
        <w:rPr>
          <w:rFonts w:ascii="Helvetica" w:eastAsia="宋体" w:hAnsi="Helvetica" w:cs="Helvetica"/>
          <w:color w:val="323232"/>
          <w:kern w:val="0"/>
          <w:sz w:val="24"/>
          <w:szCs w:val="24"/>
        </w:rPr>
        <w:t>3</w:t>
      </w:r>
      <w:r w:rsidRPr="008B633A">
        <w:rPr>
          <w:rFonts w:ascii="Helvetica" w:eastAsia="宋体" w:hAnsi="Helvetica" w:cs="Helvetica"/>
          <w:color w:val="323232"/>
          <w:kern w:val="0"/>
          <w:sz w:val="24"/>
          <w:szCs w:val="24"/>
        </w:rPr>
        <w:t>、在</w:t>
      </w:r>
      <w:r w:rsidRPr="008B633A">
        <w:rPr>
          <w:rFonts w:ascii="Helvetica" w:eastAsia="宋体" w:hAnsi="Helvetica" w:cs="Helvetica"/>
          <w:color w:val="323232"/>
          <w:kern w:val="0"/>
          <w:sz w:val="24"/>
          <w:szCs w:val="24"/>
        </w:rPr>
        <w:t>div</w:t>
      </w:r>
      <w:r w:rsidRPr="008B633A">
        <w:rPr>
          <w:rFonts w:ascii="Helvetica" w:eastAsia="宋体" w:hAnsi="Helvetica" w:cs="Helvetica"/>
          <w:color w:val="323232"/>
          <w:kern w:val="0"/>
          <w:sz w:val="24"/>
          <w:szCs w:val="24"/>
        </w:rPr>
        <w:t>中设定右键时调用</w:t>
      </w:r>
      <w:r w:rsidRPr="008B633A">
        <w:rPr>
          <w:rFonts w:ascii="Helvetica" w:eastAsia="宋体" w:hAnsi="Helvetica" w:cs="Helvetica"/>
          <w:color w:val="323232"/>
          <w:kern w:val="0"/>
          <w:sz w:val="24"/>
          <w:szCs w:val="24"/>
        </w:rPr>
        <w:t>rightClick</w:t>
      </w:r>
      <w:r w:rsidRPr="008B633A">
        <w:rPr>
          <w:rFonts w:ascii="Helvetica" w:eastAsia="宋体" w:hAnsi="Helvetica" w:cs="Helvetica"/>
          <w:color w:val="323232"/>
          <w:kern w:val="0"/>
          <w:sz w:val="24"/>
          <w:szCs w:val="24"/>
        </w:rPr>
        <w:t>函数</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&lt;</w:t>
      </w:r>
      <w:r w:rsidRPr="008B633A">
        <w:rPr>
          <w:rFonts w:ascii="Consolas" w:eastAsia="宋体" w:hAnsi="Consolas" w:cs="Consolas"/>
          <w:b/>
          <w:bCs/>
          <w:color w:val="333333"/>
          <w:kern w:val="0"/>
          <w:sz w:val="24"/>
          <w:szCs w:val="24"/>
        </w:rPr>
        <w:t>div</w:t>
      </w: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0086B3"/>
          <w:kern w:val="0"/>
          <w:sz w:val="24"/>
          <w:szCs w:val="24"/>
        </w:rPr>
        <w:t>id</w:t>
      </w:r>
      <w:r w:rsidRPr="008B633A">
        <w:rPr>
          <w:rFonts w:ascii="Consolas" w:eastAsia="宋体" w:hAnsi="Consolas" w:cs="Consolas"/>
          <w:color w:val="333333"/>
          <w:kern w:val="0"/>
          <w:sz w:val="24"/>
          <w:szCs w:val="24"/>
        </w:rPr>
        <w:t>=</w:t>
      </w:r>
      <w:r w:rsidRPr="008B633A">
        <w:rPr>
          <w:rFonts w:ascii="Consolas" w:eastAsia="宋体" w:hAnsi="Consolas" w:cs="Consolas"/>
          <w:color w:val="DD1144"/>
          <w:kern w:val="0"/>
          <w:sz w:val="24"/>
          <w:szCs w:val="24"/>
        </w:rPr>
        <w:t>"click-me"</w:t>
      </w:r>
      <w:r w:rsidRPr="008B633A">
        <w:rPr>
          <w:rFonts w:ascii="Consolas" w:eastAsia="宋体" w:hAnsi="Consolas" w:cs="Consolas"/>
          <w:color w:val="333333"/>
          <w:kern w:val="0"/>
          <w:sz w:val="24"/>
          <w:szCs w:val="24"/>
        </w:rPr>
        <w:t xml:space="preserve"> oncontextmenu=</w:t>
      </w:r>
      <w:r w:rsidRPr="008B633A">
        <w:rPr>
          <w:rFonts w:ascii="Consolas" w:eastAsia="宋体" w:hAnsi="Consolas" w:cs="Consolas"/>
          <w:color w:val="DD1144"/>
          <w:kern w:val="0"/>
          <w:sz w:val="24"/>
          <w:szCs w:val="24"/>
        </w:rPr>
        <w:t>"</w:t>
      </w:r>
      <w:proofErr w:type="gramStart"/>
      <w:r w:rsidRPr="008B633A">
        <w:rPr>
          <w:rFonts w:ascii="Consolas" w:eastAsia="宋体" w:hAnsi="Consolas" w:cs="Consolas"/>
          <w:color w:val="DD1144"/>
          <w:kern w:val="0"/>
          <w:sz w:val="24"/>
          <w:szCs w:val="24"/>
        </w:rPr>
        <w:t>rightClick(</w:t>
      </w:r>
      <w:proofErr w:type="gramEnd"/>
      <w:r w:rsidRPr="008B633A">
        <w:rPr>
          <w:rFonts w:ascii="Consolas" w:eastAsia="宋体" w:hAnsi="Consolas" w:cs="Consolas"/>
          <w:color w:val="DD1144"/>
          <w:kern w:val="0"/>
          <w:sz w:val="24"/>
          <w:szCs w:val="24"/>
        </w:rPr>
        <w:t>)"</w:t>
      </w:r>
      <w:r w:rsidRPr="008B633A">
        <w:rPr>
          <w:rFonts w:ascii="Consolas" w:eastAsia="宋体" w:hAnsi="Consolas" w:cs="Consolas"/>
          <w:color w:val="333333"/>
          <w:kern w:val="0"/>
          <w:sz w:val="24"/>
          <w:szCs w:val="24"/>
        </w:rPr>
        <w:t>&gt;&lt;/</w:t>
      </w:r>
      <w:r w:rsidRPr="008B633A">
        <w:rPr>
          <w:rFonts w:ascii="Consolas" w:eastAsia="宋体" w:hAnsi="Consolas" w:cs="Consolas"/>
          <w:b/>
          <w:bCs/>
          <w:color w:val="333333"/>
          <w:kern w:val="0"/>
          <w:sz w:val="24"/>
          <w:szCs w:val="24"/>
        </w:rPr>
        <w:t>div</w:t>
      </w:r>
      <w:r w:rsidRPr="008B633A">
        <w:rPr>
          <w:rFonts w:ascii="Consolas" w:eastAsia="宋体" w:hAnsi="Consolas" w:cs="Consolas"/>
          <w:color w:val="333333"/>
          <w:kern w:val="0"/>
          <w:sz w:val="24"/>
          <w:szCs w:val="24"/>
        </w:rPr>
        <w:t>&gt;</w:t>
      </w:r>
    </w:p>
    <w:p w:rsidR="008B633A" w:rsidRPr="008B633A" w:rsidRDefault="008B633A" w:rsidP="008B633A">
      <w:pPr>
        <w:widowControl/>
        <w:wordWrap w:val="0"/>
        <w:spacing w:after="150"/>
        <w:jc w:val="left"/>
        <w:rPr>
          <w:rFonts w:ascii="Helvetica" w:eastAsia="宋体" w:hAnsi="Helvetica" w:cs="Helvetica"/>
          <w:color w:val="323232"/>
          <w:kern w:val="0"/>
          <w:sz w:val="24"/>
          <w:szCs w:val="24"/>
        </w:rPr>
      </w:pPr>
      <w:r w:rsidRPr="008B633A">
        <w:rPr>
          <w:rFonts w:ascii="Helvetica" w:eastAsia="宋体" w:hAnsi="Helvetica" w:cs="Helvetica"/>
          <w:color w:val="323232"/>
          <w:kern w:val="0"/>
          <w:sz w:val="24"/>
          <w:szCs w:val="24"/>
        </w:rPr>
        <w:t>4</w:t>
      </w:r>
      <w:r w:rsidRPr="008B633A">
        <w:rPr>
          <w:rFonts w:ascii="Helvetica" w:eastAsia="宋体" w:hAnsi="Helvetica" w:cs="Helvetica"/>
          <w:color w:val="323232"/>
          <w:kern w:val="0"/>
          <w:sz w:val="24"/>
          <w:szCs w:val="24"/>
        </w:rPr>
        <w:t>、函数具体内容，通过设置</w:t>
      </w:r>
      <w:r w:rsidRPr="008B633A">
        <w:rPr>
          <w:rFonts w:ascii="Helvetica" w:eastAsia="宋体" w:hAnsi="Helvetica" w:cs="Helvetica"/>
          <w:color w:val="323232"/>
          <w:kern w:val="0"/>
          <w:sz w:val="24"/>
          <w:szCs w:val="24"/>
        </w:rPr>
        <w:t>self.event.returnValue</w:t>
      </w:r>
      <w:r w:rsidRPr="008B633A">
        <w:rPr>
          <w:rFonts w:ascii="Helvetica" w:eastAsia="宋体" w:hAnsi="Helvetica" w:cs="Helvetica"/>
          <w:color w:val="323232"/>
          <w:kern w:val="0"/>
          <w:sz w:val="24"/>
          <w:szCs w:val="24"/>
        </w:rPr>
        <w:t>来屏蔽区域内部右键属性</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8B633A">
        <w:rPr>
          <w:rFonts w:ascii="Consolas" w:eastAsia="宋体" w:hAnsi="Consolas" w:cs="Consolas"/>
          <w:b/>
          <w:bCs/>
          <w:color w:val="333333"/>
          <w:kern w:val="0"/>
          <w:sz w:val="24"/>
          <w:szCs w:val="24"/>
        </w:rPr>
        <w:t>function</w:t>
      </w:r>
      <w:proofErr w:type="gramEnd"/>
      <w:r w:rsidRPr="008B633A">
        <w:rPr>
          <w:rFonts w:ascii="Consolas" w:eastAsia="宋体" w:hAnsi="Consolas" w:cs="Consolas"/>
          <w:color w:val="333333"/>
          <w:kern w:val="0"/>
          <w:sz w:val="24"/>
          <w:szCs w:val="24"/>
        </w:rPr>
        <w:t xml:space="preserve"> </w:t>
      </w:r>
      <w:r w:rsidRPr="008B633A">
        <w:rPr>
          <w:rFonts w:ascii="Consolas" w:eastAsia="宋体" w:hAnsi="Consolas" w:cs="Consolas"/>
          <w:b/>
          <w:bCs/>
          <w:color w:val="990000"/>
          <w:kern w:val="0"/>
          <w:sz w:val="24"/>
          <w:szCs w:val="24"/>
        </w:rPr>
        <w:t>rightClick</w:t>
      </w:r>
      <w:r w:rsidRPr="008B633A">
        <w:rPr>
          <w:rFonts w:ascii="Consolas" w:eastAsia="宋体" w:hAnsi="Consolas" w:cs="Consolas"/>
          <w:color w:val="333333"/>
          <w:kern w:val="0"/>
          <w:sz w:val="24"/>
          <w:szCs w:val="24"/>
        </w:rPr>
        <w:t>() {</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clientWidth = </w:t>
      </w:r>
      <w:r w:rsidRPr="008B633A">
        <w:rPr>
          <w:rFonts w:ascii="Consolas" w:eastAsia="宋体" w:hAnsi="Consolas" w:cs="Consolas"/>
          <w:color w:val="0086B3"/>
          <w:kern w:val="0"/>
          <w:sz w:val="24"/>
          <w:szCs w:val="24"/>
        </w:rPr>
        <w:t>document</w:t>
      </w:r>
      <w:r w:rsidRPr="008B633A">
        <w:rPr>
          <w:rFonts w:ascii="Consolas" w:eastAsia="宋体" w:hAnsi="Consolas" w:cs="Consolas"/>
          <w:color w:val="333333"/>
          <w:kern w:val="0"/>
          <w:sz w:val="24"/>
          <w:szCs w:val="24"/>
        </w:rPr>
        <w:t>.body.clientWidth;</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divHeight = </w:t>
      </w:r>
      <w:r w:rsidRPr="008B633A">
        <w:rPr>
          <w:rFonts w:ascii="Consolas" w:eastAsia="宋体" w:hAnsi="Consolas" w:cs="Consolas"/>
          <w:color w:val="008080"/>
          <w:kern w:val="0"/>
          <w:sz w:val="24"/>
          <w:szCs w:val="24"/>
        </w:rPr>
        <w:t>200</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menuWidth = </w:t>
      </w:r>
      <w:r w:rsidRPr="008B633A">
        <w:rPr>
          <w:rFonts w:ascii="Consolas" w:eastAsia="宋体" w:hAnsi="Consolas" w:cs="Consolas"/>
          <w:color w:val="008080"/>
          <w:kern w:val="0"/>
          <w:sz w:val="24"/>
          <w:szCs w:val="24"/>
        </w:rPr>
        <w:t>150</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var</w:t>
      </w:r>
      <w:proofErr w:type="gramEnd"/>
      <w:r w:rsidRPr="008B633A">
        <w:rPr>
          <w:rFonts w:ascii="Consolas" w:eastAsia="宋体" w:hAnsi="Consolas" w:cs="Consolas"/>
          <w:color w:val="333333"/>
          <w:kern w:val="0"/>
          <w:sz w:val="24"/>
          <w:szCs w:val="24"/>
        </w:rPr>
        <w:t xml:space="preserve"> menuHeight = </w:t>
      </w:r>
      <w:r w:rsidRPr="008B633A">
        <w:rPr>
          <w:rFonts w:ascii="Consolas" w:eastAsia="宋体" w:hAnsi="Consolas" w:cs="Consolas"/>
          <w:color w:val="008080"/>
          <w:kern w:val="0"/>
          <w:sz w:val="24"/>
          <w:szCs w:val="24"/>
        </w:rPr>
        <w:t>31</w:t>
      </w:r>
      <w:r w:rsidRPr="008B633A">
        <w:rPr>
          <w:rFonts w:ascii="Consolas" w:eastAsia="宋体" w:hAnsi="Consolas" w:cs="Consolas"/>
          <w:color w:val="333333"/>
          <w:kern w:val="0"/>
          <w:sz w:val="24"/>
          <w:szCs w:val="24"/>
        </w:rPr>
        <w:t xml:space="preserve"> * $(</w:t>
      </w:r>
      <w:r w:rsidRPr="008B633A">
        <w:rPr>
          <w:rFonts w:ascii="Consolas" w:eastAsia="宋体" w:hAnsi="Consolas" w:cs="Consolas"/>
          <w:color w:val="DD1144"/>
          <w:kern w:val="0"/>
          <w:sz w:val="24"/>
          <w:szCs w:val="24"/>
        </w:rPr>
        <w:t>"#menu label"</w:t>
      </w:r>
      <w:r w:rsidRPr="008B633A">
        <w:rPr>
          <w:rFonts w:ascii="Consolas" w:eastAsia="宋体" w:hAnsi="Consolas" w:cs="Consolas"/>
          <w:color w:val="333333"/>
          <w:kern w:val="0"/>
          <w:sz w:val="24"/>
          <w:szCs w:val="24"/>
        </w:rPr>
        <w:t>).length;</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DD1144"/>
          <w:kern w:val="0"/>
          <w:sz w:val="24"/>
          <w:szCs w:val="24"/>
        </w:rPr>
        <w:t>"#menu"</w:t>
      </w:r>
      <w:r w:rsidRPr="008B633A">
        <w:rPr>
          <w:rFonts w:ascii="Consolas" w:eastAsia="宋体" w:hAnsi="Consolas" w:cs="Consolas"/>
          <w:color w:val="333333"/>
          <w:kern w:val="0"/>
          <w:sz w:val="24"/>
          <w:szCs w:val="24"/>
        </w:rPr>
        <w:t>).</w:t>
      </w:r>
      <w:proofErr w:type="gramStart"/>
      <w:r w:rsidRPr="008B633A">
        <w:rPr>
          <w:rFonts w:ascii="Consolas" w:eastAsia="宋体" w:hAnsi="Consolas" w:cs="Consolas"/>
          <w:color w:val="333333"/>
          <w:kern w:val="0"/>
          <w:sz w:val="24"/>
          <w:szCs w:val="24"/>
        </w:rPr>
        <w:t>css(</w:t>
      </w:r>
      <w:proofErr w:type="gramEnd"/>
      <w:r w:rsidRPr="008B633A">
        <w:rPr>
          <w:rFonts w:ascii="Consolas" w:eastAsia="宋体" w:hAnsi="Consolas" w:cs="Consolas"/>
          <w:color w:val="DD1144"/>
          <w:kern w:val="0"/>
          <w:sz w:val="24"/>
          <w:szCs w:val="24"/>
        </w:rPr>
        <w:t>"visibility"</w:t>
      </w: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DD1144"/>
          <w:kern w:val="0"/>
          <w:sz w:val="24"/>
          <w:szCs w:val="24"/>
        </w:rPr>
        <w:t>"visible"</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DD1144"/>
          <w:kern w:val="0"/>
          <w:sz w:val="24"/>
          <w:szCs w:val="24"/>
        </w:rPr>
        <w:t>"#menu"</w:t>
      </w:r>
      <w:r w:rsidRPr="008B633A">
        <w:rPr>
          <w:rFonts w:ascii="Consolas" w:eastAsia="宋体" w:hAnsi="Consolas" w:cs="Consolas"/>
          <w:color w:val="333333"/>
          <w:kern w:val="0"/>
          <w:sz w:val="24"/>
          <w:szCs w:val="24"/>
        </w:rPr>
        <w:t>).</w:t>
      </w:r>
      <w:proofErr w:type="gramStart"/>
      <w:r w:rsidRPr="008B633A">
        <w:rPr>
          <w:rFonts w:ascii="Consolas" w:eastAsia="宋体" w:hAnsi="Consolas" w:cs="Consolas"/>
          <w:color w:val="333333"/>
          <w:kern w:val="0"/>
          <w:sz w:val="24"/>
          <w:szCs w:val="24"/>
        </w:rPr>
        <w:t>css(</w:t>
      </w:r>
      <w:proofErr w:type="gramEnd"/>
      <w:r w:rsidRPr="008B633A">
        <w:rPr>
          <w:rFonts w:ascii="Consolas" w:eastAsia="宋体" w:hAnsi="Consolas" w:cs="Consolas"/>
          <w:color w:val="DD1144"/>
          <w:kern w:val="0"/>
          <w:sz w:val="24"/>
          <w:szCs w:val="24"/>
        </w:rPr>
        <w:t>"left"</w:t>
      </w:r>
      <w:r w:rsidRPr="008B633A">
        <w:rPr>
          <w:rFonts w:ascii="Consolas" w:eastAsia="宋体" w:hAnsi="Consolas" w:cs="Consolas"/>
          <w:color w:val="333333"/>
          <w:kern w:val="0"/>
          <w:sz w:val="24"/>
          <w:szCs w:val="24"/>
        </w:rPr>
        <w:t>,mouseX &gt; clientWidth - menuWidth ? mouseX - menuWidth : mouseX);</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roofErr w:type="gramStart"/>
      <w:r w:rsidRPr="008B633A">
        <w:rPr>
          <w:rFonts w:ascii="Consolas" w:eastAsia="宋体" w:hAnsi="Consolas" w:cs="Consolas"/>
          <w:b/>
          <w:bCs/>
          <w:color w:val="333333"/>
          <w:kern w:val="0"/>
          <w:sz w:val="24"/>
          <w:szCs w:val="24"/>
        </w:rPr>
        <w:t>if</w:t>
      </w:r>
      <w:r w:rsidRPr="008B633A">
        <w:rPr>
          <w:rFonts w:ascii="Consolas" w:eastAsia="宋体" w:hAnsi="Consolas" w:cs="Consolas"/>
          <w:color w:val="333333"/>
          <w:kern w:val="0"/>
          <w:sz w:val="24"/>
          <w:szCs w:val="24"/>
        </w:rPr>
        <w:t>(</w:t>
      </w:r>
      <w:proofErr w:type="gramEnd"/>
      <w:r w:rsidRPr="008B633A">
        <w:rPr>
          <w:rFonts w:ascii="Consolas" w:eastAsia="宋体" w:hAnsi="Consolas" w:cs="Consolas"/>
          <w:color w:val="333333"/>
          <w:kern w:val="0"/>
          <w:sz w:val="24"/>
          <w:szCs w:val="24"/>
        </w:rPr>
        <w:t>mouseY &lt;= divHeight)$(</w:t>
      </w:r>
      <w:r w:rsidRPr="008B633A">
        <w:rPr>
          <w:rFonts w:ascii="Consolas" w:eastAsia="宋体" w:hAnsi="Consolas" w:cs="Consolas"/>
          <w:color w:val="DD1144"/>
          <w:kern w:val="0"/>
          <w:sz w:val="24"/>
          <w:szCs w:val="24"/>
        </w:rPr>
        <w:t>"#menu"</w:t>
      </w:r>
      <w:r w:rsidRPr="008B633A">
        <w:rPr>
          <w:rFonts w:ascii="Consolas" w:eastAsia="宋体" w:hAnsi="Consolas" w:cs="Consolas"/>
          <w:color w:val="333333"/>
          <w:kern w:val="0"/>
          <w:sz w:val="24"/>
          <w:szCs w:val="24"/>
        </w:rPr>
        <w:t>).css(</w:t>
      </w:r>
      <w:r w:rsidRPr="008B633A">
        <w:rPr>
          <w:rFonts w:ascii="Consolas" w:eastAsia="宋体" w:hAnsi="Consolas" w:cs="Consolas"/>
          <w:color w:val="DD1144"/>
          <w:kern w:val="0"/>
          <w:sz w:val="24"/>
          <w:szCs w:val="24"/>
        </w:rPr>
        <w:t>"top"</w:t>
      </w:r>
      <w:r w:rsidRPr="008B633A">
        <w:rPr>
          <w:rFonts w:ascii="Consolas" w:eastAsia="宋体" w:hAnsi="Consolas" w:cs="Consolas"/>
          <w:color w:val="333333"/>
          <w:kern w:val="0"/>
          <w:sz w:val="24"/>
          <w:szCs w:val="24"/>
        </w:rPr>
        <w:t>,mouseY &gt; divHeight - menuHeight ? mouseY - menuHeight : mouseY);</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self.event.returnValue=</w:t>
      </w:r>
      <w:r w:rsidRPr="008B633A">
        <w:rPr>
          <w:rFonts w:ascii="Consolas" w:eastAsia="宋体" w:hAnsi="Consolas" w:cs="Consolas"/>
          <w:color w:val="008080"/>
          <w:kern w:val="0"/>
          <w:sz w:val="24"/>
          <w:szCs w:val="24"/>
        </w:rPr>
        <w:t>false</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w:t>
      </w:r>
    </w:p>
    <w:p w:rsidR="008B633A" w:rsidRPr="008B633A" w:rsidRDefault="008B633A" w:rsidP="008B633A">
      <w:pPr>
        <w:widowControl/>
        <w:wordWrap w:val="0"/>
        <w:spacing w:after="150"/>
        <w:jc w:val="left"/>
        <w:rPr>
          <w:rFonts w:ascii="Helvetica" w:eastAsia="宋体" w:hAnsi="Helvetica" w:cs="Helvetica"/>
          <w:color w:val="323232"/>
          <w:kern w:val="0"/>
          <w:sz w:val="24"/>
          <w:szCs w:val="24"/>
        </w:rPr>
      </w:pPr>
      <w:r w:rsidRPr="008B633A">
        <w:rPr>
          <w:rFonts w:ascii="Helvetica" w:eastAsia="宋体" w:hAnsi="Helvetica" w:cs="Helvetica"/>
          <w:color w:val="323232"/>
          <w:kern w:val="0"/>
          <w:sz w:val="24"/>
          <w:szCs w:val="24"/>
        </w:rPr>
        <w:t>5</w:t>
      </w:r>
      <w:r w:rsidRPr="008B633A">
        <w:rPr>
          <w:rFonts w:ascii="Helvetica" w:eastAsia="宋体" w:hAnsi="Helvetica" w:cs="Helvetica"/>
          <w:color w:val="323232"/>
          <w:kern w:val="0"/>
          <w:sz w:val="24"/>
          <w:szCs w:val="24"/>
        </w:rPr>
        <w:t>、优化左键取消菜单栏</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w:t>
      </w:r>
      <w:r w:rsidRPr="008B633A">
        <w:rPr>
          <w:rFonts w:ascii="Consolas" w:eastAsia="宋体" w:hAnsi="Consolas" w:cs="Consolas"/>
          <w:color w:val="DD1144"/>
          <w:kern w:val="0"/>
          <w:sz w:val="24"/>
          <w:szCs w:val="24"/>
        </w:rPr>
        <w:t>"#menu label"</w:t>
      </w:r>
      <w:r w:rsidRPr="008B633A">
        <w:rPr>
          <w:rFonts w:ascii="Consolas" w:eastAsia="宋体" w:hAnsi="Consolas" w:cs="Consolas"/>
          <w:color w:val="333333"/>
          <w:kern w:val="0"/>
          <w:sz w:val="24"/>
          <w:szCs w:val="24"/>
        </w:rPr>
        <w:t>).</w:t>
      </w:r>
      <w:proofErr w:type="gramStart"/>
      <w:r w:rsidRPr="008B633A">
        <w:rPr>
          <w:rFonts w:ascii="Consolas" w:eastAsia="宋体" w:hAnsi="Consolas" w:cs="Consolas"/>
          <w:color w:val="333333"/>
          <w:kern w:val="0"/>
          <w:sz w:val="24"/>
          <w:szCs w:val="24"/>
        </w:rPr>
        <w:t>click(</w:t>
      </w:r>
      <w:proofErr w:type="gramEnd"/>
      <w:r w:rsidRPr="008B633A">
        <w:rPr>
          <w:rFonts w:ascii="Consolas" w:eastAsia="宋体" w:hAnsi="Consolas" w:cs="Consolas"/>
          <w:b/>
          <w:bCs/>
          <w:color w:val="333333"/>
          <w:kern w:val="0"/>
          <w:sz w:val="24"/>
          <w:szCs w:val="24"/>
        </w:rPr>
        <w:t>function</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DD1144"/>
          <w:kern w:val="0"/>
          <w:sz w:val="24"/>
          <w:szCs w:val="24"/>
        </w:rPr>
        <w:t>"#menu"</w:t>
      </w:r>
      <w:r w:rsidRPr="008B633A">
        <w:rPr>
          <w:rFonts w:ascii="Consolas" w:eastAsia="宋体" w:hAnsi="Consolas" w:cs="Consolas"/>
          <w:color w:val="333333"/>
          <w:kern w:val="0"/>
          <w:sz w:val="24"/>
          <w:szCs w:val="24"/>
        </w:rPr>
        <w:t>).</w:t>
      </w:r>
      <w:proofErr w:type="gramStart"/>
      <w:r w:rsidRPr="008B633A">
        <w:rPr>
          <w:rFonts w:ascii="Consolas" w:eastAsia="宋体" w:hAnsi="Consolas" w:cs="Consolas"/>
          <w:color w:val="333333"/>
          <w:kern w:val="0"/>
          <w:sz w:val="24"/>
          <w:szCs w:val="24"/>
        </w:rPr>
        <w:t>css(</w:t>
      </w:r>
      <w:proofErr w:type="gramEnd"/>
      <w:r w:rsidRPr="008B633A">
        <w:rPr>
          <w:rFonts w:ascii="Consolas" w:eastAsia="宋体" w:hAnsi="Consolas" w:cs="Consolas"/>
          <w:color w:val="DD1144"/>
          <w:kern w:val="0"/>
          <w:sz w:val="24"/>
          <w:szCs w:val="24"/>
        </w:rPr>
        <w:t>"visibility"</w:t>
      </w:r>
      <w:r w:rsidRPr="008B633A">
        <w:rPr>
          <w:rFonts w:ascii="Consolas" w:eastAsia="宋体" w:hAnsi="Consolas" w:cs="Consolas"/>
          <w:color w:val="333333"/>
          <w:kern w:val="0"/>
          <w:sz w:val="24"/>
          <w:szCs w:val="24"/>
        </w:rPr>
        <w:t>,</w:t>
      </w:r>
      <w:r w:rsidRPr="008B633A">
        <w:rPr>
          <w:rFonts w:ascii="Consolas" w:eastAsia="宋体" w:hAnsi="Consolas" w:cs="Consolas"/>
          <w:color w:val="DD1144"/>
          <w:kern w:val="0"/>
          <w:sz w:val="24"/>
          <w:szCs w:val="24"/>
        </w:rPr>
        <w:t>"hidden"</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DD1144"/>
          <w:kern w:val="0"/>
          <w:sz w:val="24"/>
          <w:szCs w:val="24"/>
        </w:rPr>
        <w:t>"body"</w:t>
      </w:r>
      <w:r w:rsidRPr="008B633A">
        <w:rPr>
          <w:rFonts w:ascii="Consolas" w:eastAsia="宋体" w:hAnsi="Consolas" w:cs="Consolas"/>
          <w:color w:val="333333"/>
          <w:kern w:val="0"/>
          <w:sz w:val="24"/>
          <w:szCs w:val="24"/>
        </w:rPr>
        <w:t>).</w:t>
      </w:r>
      <w:proofErr w:type="gramStart"/>
      <w:r w:rsidRPr="008B633A">
        <w:rPr>
          <w:rFonts w:ascii="Consolas" w:eastAsia="宋体" w:hAnsi="Consolas" w:cs="Consolas"/>
          <w:color w:val="333333"/>
          <w:kern w:val="0"/>
          <w:sz w:val="24"/>
          <w:szCs w:val="24"/>
        </w:rPr>
        <w:t>click(</w:t>
      </w:r>
      <w:proofErr w:type="gramEnd"/>
      <w:r w:rsidRPr="008B633A">
        <w:rPr>
          <w:rFonts w:ascii="Consolas" w:eastAsia="宋体" w:hAnsi="Consolas" w:cs="Consolas"/>
          <w:b/>
          <w:bCs/>
          <w:color w:val="333333"/>
          <w:kern w:val="0"/>
          <w:sz w:val="24"/>
          <w:szCs w:val="24"/>
        </w:rPr>
        <w:t>function</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r w:rsidRPr="008B633A">
        <w:rPr>
          <w:rFonts w:ascii="Consolas" w:eastAsia="宋体" w:hAnsi="Consolas" w:cs="Consolas"/>
          <w:color w:val="DD1144"/>
          <w:kern w:val="0"/>
          <w:sz w:val="24"/>
          <w:szCs w:val="24"/>
        </w:rPr>
        <w:t>"#menu"</w:t>
      </w:r>
      <w:r w:rsidRPr="008B633A">
        <w:rPr>
          <w:rFonts w:ascii="Consolas" w:eastAsia="宋体" w:hAnsi="Consolas" w:cs="Consolas"/>
          <w:color w:val="333333"/>
          <w:kern w:val="0"/>
          <w:sz w:val="24"/>
          <w:szCs w:val="24"/>
        </w:rPr>
        <w:t>).</w:t>
      </w:r>
      <w:proofErr w:type="gramStart"/>
      <w:r w:rsidRPr="008B633A">
        <w:rPr>
          <w:rFonts w:ascii="Consolas" w:eastAsia="宋体" w:hAnsi="Consolas" w:cs="Consolas"/>
          <w:color w:val="333333"/>
          <w:kern w:val="0"/>
          <w:sz w:val="24"/>
          <w:szCs w:val="24"/>
        </w:rPr>
        <w:t>css(</w:t>
      </w:r>
      <w:proofErr w:type="gramEnd"/>
      <w:r w:rsidRPr="008B633A">
        <w:rPr>
          <w:rFonts w:ascii="Consolas" w:eastAsia="宋体" w:hAnsi="Consolas" w:cs="Consolas"/>
          <w:color w:val="DD1144"/>
          <w:kern w:val="0"/>
          <w:sz w:val="24"/>
          <w:szCs w:val="24"/>
        </w:rPr>
        <w:t>"visibility"</w:t>
      </w:r>
      <w:r w:rsidRPr="008B633A">
        <w:rPr>
          <w:rFonts w:ascii="Consolas" w:eastAsia="宋体" w:hAnsi="Consolas" w:cs="Consolas"/>
          <w:color w:val="333333"/>
          <w:kern w:val="0"/>
          <w:sz w:val="24"/>
          <w:szCs w:val="24"/>
        </w:rPr>
        <w:t>,</w:t>
      </w:r>
      <w:r w:rsidRPr="008B633A">
        <w:rPr>
          <w:rFonts w:ascii="Consolas" w:eastAsia="宋体" w:hAnsi="Consolas" w:cs="Consolas"/>
          <w:color w:val="DD1144"/>
          <w:kern w:val="0"/>
          <w:sz w:val="24"/>
          <w:szCs w:val="24"/>
        </w:rPr>
        <w:t>"hidden"</w:t>
      </w:r>
      <w:r w:rsidRPr="008B633A">
        <w:rPr>
          <w:rFonts w:ascii="Consolas" w:eastAsia="宋体" w:hAnsi="Consolas" w:cs="Consolas"/>
          <w:color w:val="333333"/>
          <w:kern w:val="0"/>
          <w:sz w:val="24"/>
          <w:szCs w:val="24"/>
        </w:rPr>
        <w:t>);</w:t>
      </w:r>
    </w:p>
    <w:p w:rsidR="008B633A" w:rsidRPr="008B633A" w:rsidRDefault="008B633A" w:rsidP="008B63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8B633A">
        <w:rPr>
          <w:rFonts w:ascii="Consolas" w:eastAsia="宋体" w:hAnsi="Consolas" w:cs="Consolas"/>
          <w:color w:val="333333"/>
          <w:kern w:val="0"/>
          <w:sz w:val="24"/>
          <w:szCs w:val="24"/>
        </w:rPr>
        <w:t xml:space="preserve">    })</w:t>
      </w:r>
    </w:p>
    <w:p w:rsidR="008B633A" w:rsidRPr="008B633A" w:rsidRDefault="008B633A" w:rsidP="008B633A">
      <w:pPr>
        <w:widowControl/>
        <w:spacing w:line="300" w:lineRule="atLeast"/>
        <w:jc w:val="left"/>
        <w:rPr>
          <w:rFonts w:ascii="Helvetica" w:eastAsia="宋体" w:hAnsi="Helvetica" w:cs="Helvetica"/>
          <w:color w:val="333333"/>
          <w:kern w:val="0"/>
          <w:szCs w:val="21"/>
        </w:rPr>
      </w:pPr>
      <w:r w:rsidRPr="008B633A">
        <w:rPr>
          <w:rFonts w:ascii="Helvetica" w:eastAsia="宋体" w:hAnsi="Helvetica" w:cs="Helvetica"/>
          <w:color w:val="333333"/>
          <w:kern w:val="0"/>
          <w:szCs w:val="21"/>
        </w:rPr>
        <w:lastRenderedPageBreak/>
        <w:t>赞</w:t>
      </w:r>
      <w:r w:rsidRPr="008B633A">
        <w:rPr>
          <w:rFonts w:ascii="Helvetica" w:eastAsia="宋体" w:hAnsi="Helvetica" w:cs="Helvetica"/>
          <w:color w:val="333333"/>
          <w:kern w:val="0"/>
          <w:szCs w:val="21"/>
        </w:rPr>
        <w:t>2</w:t>
      </w:r>
    </w:p>
    <w:p w:rsidR="008B633A" w:rsidRDefault="008B633A"/>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可以全局取消浏览器默认的右键事件</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builtin"/>
          <w:rFonts w:ascii="Consolas" w:hAnsi="Consolas" w:cs="Consolas"/>
          <w:color w:val="0086B3"/>
        </w:rPr>
        <w:t>window</w:t>
      </w:r>
      <w:r>
        <w:rPr>
          <w:rStyle w:val="HTML"/>
          <w:rFonts w:ascii="Consolas" w:hAnsi="Consolas" w:cs="Consolas"/>
          <w:color w:val="333333"/>
        </w:rPr>
        <w:t xml:space="preserve">.oncontextmenu = </w:t>
      </w:r>
      <w:proofErr w:type="gramStart"/>
      <w:r>
        <w:rPr>
          <w:rStyle w:val="hljs-keyword"/>
          <w:rFonts w:ascii="Consolas" w:hAnsi="Consolas" w:cs="Consolas"/>
          <w:b/>
          <w:bCs/>
          <w:color w:val="333333"/>
        </w:rPr>
        <w:t>function</w:t>
      </w:r>
      <w:r>
        <w:rPr>
          <w:rStyle w:val="hljs-function"/>
          <w:rFonts w:ascii="Consolas" w:hAnsi="Consolas" w:cs="Consolas"/>
          <w:color w:val="333333"/>
        </w:rPr>
        <w:t>(</w:t>
      </w:r>
      <w:proofErr w:type="gramEnd"/>
      <w:r>
        <w:rPr>
          <w:rStyle w:val="hljs-function"/>
          <w:rFonts w:ascii="Consolas" w:hAnsi="Consolas" w:cs="Consolas"/>
          <w:color w:val="333333"/>
        </w:rPr>
        <w:t>)</w:t>
      </w:r>
      <w:r>
        <w:rPr>
          <w:rStyle w:val="HTML"/>
          <w:rFonts w:ascii="Consolas" w:hAnsi="Consolas" w:cs="Consolas"/>
          <w:color w:val="333333"/>
        </w:rPr>
        <w:t>{</w:t>
      </w:r>
      <w:r>
        <w:rPr>
          <w:rStyle w:val="hljs-keyword"/>
          <w:rFonts w:ascii="Consolas" w:hAnsi="Consolas" w:cs="Consolas"/>
          <w:b/>
          <w:bCs/>
          <w:color w:val="333333"/>
        </w:rPr>
        <w:t>return</w:t>
      </w:r>
      <w:r>
        <w:rPr>
          <w:rStyle w:val="HTML"/>
          <w:rFonts w:ascii="Consolas" w:hAnsi="Consolas" w:cs="Consolas"/>
          <w:color w:val="333333"/>
        </w:rPr>
        <w:t xml:space="preserve"> </w:t>
      </w:r>
      <w:r>
        <w:rPr>
          <w:rStyle w:val="hljs-literal"/>
          <w:rFonts w:ascii="Consolas" w:hAnsi="Consolas" w:cs="Consolas"/>
          <w:color w:val="008080"/>
        </w:rPr>
        <w:t>false</w:t>
      </w:r>
      <w:r>
        <w:rPr>
          <w:rStyle w:val="HTML"/>
          <w:rFonts w:ascii="Consolas" w:hAnsi="Consolas" w:cs="Consolas"/>
          <w:color w:val="333333"/>
        </w:rPr>
        <w:t>;}</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鼠标指针位置：</w:t>
      </w:r>
    </w:p>
    <w:p w:rsidR="008B633A" w:rsidRDefault="008B633A" w:rsidP="008B633A">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screenX/Y: </w:t>
      </w:r>
      <w:r>
        <w:rPr>
          <w:rFonts w:ascii="Helvetica" w:hAnsi="Helvetica" w:cs="Helvetica"/>
          <w:color w:val="323232"/>
          <w:sz w:val="18"/>
          <w:szCs w:val="18"/>
        </w:rPr>
        <w:t>参照点也就是原点是整个屏幕的左上角，不限于浏览器内。</w:t>
      </w:r>
    </w:p>
    <w:p w:rsidR="008B633A" w:rsidRDefault="008B633A" w:rsidP="008B633A">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clientX/Y: </w:t>
      </w:r>
      <w:r>
        <w:rPr>
          <w:rFonts w:ascii="Helvetica" w:hAnsi="Helvetica" w:cs="Helvetica"/>
          <w:color w:val="323232"/>
          <w:sz w:val="18"/>
          <w:szCs w:val="18"/>
        </w:rPr>
        <w:t>参照点是浏览器内容区域的左上角（浏览器显示区域的左上角），该参照点会随之滚动条的移动而移动。</w:t>
      </w:r>
    </w:p>
    <w:p w:rsidR="008B633A" w:rsidRDefault="008B633A" w:rsidP="008B633A">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pageX/Y</w:t>
      </w:r>
      <w:r>
        <w:rPr>
          <w:rFonts w:ascii="Helvetica" w:hAnsi="Helvetica" w:cs="Helvetica"/>
          <w:color w:val="323232"/>
          <w:sz w:val="18"/>
          <w:szCs w:val="18"/>
        </w:rPr>
        <w:t>：参照点也是浏览器内容区域的左上角（整个页面的左上角），但它不会随着滚动条而变动</w:t>
      </w:r>
      <w:r>
        <w:rPr>
          <w:rFonts w:ascii="Helvetica" w:hAnsi="Helvetica" w:cs="Helvetica"/>
          <w:color w:val="323232"/>
          <w:sz w:val="18"/>
          <w:szCs w:val="18"/>
        </w:rPr>
        <w:br/>
      </w:r>
      <w:r>
        <w:rPr>
          <w:rFonts w:ascii="Helvetica" w:hAnsi="Helvetica" w:cs="Helvetica"/>
          <w:color w:val="323232"/>
          <w:sz w:val="18"/>
          <w:szCs w:val="18"/>
        </w:rPr>
        <w:t>页面宽高：</w:t>
      </w:r>
    </w:p>
    <w:p w:rsidR="008B633A" w:rsidRDefault="008B633A" w:rsidP="008B633A">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innerWidth</w:t>
      </w:r>
      <w:r>
        <w:rPr>
          <w:rFonts w:ascii="Helvetica" w:hAnsi="Helvetica" w:cs="Helvetica"/>
          <w:color w:val="323232"/>
          <w:sz w:val="18"/>
          <w:szCs w:val="18"/>
        </w:rPr>
        <w:t>和</w:t>
      </w:r>
      <w:r>
        <w:rPr>
          <w:rFonts w:ascii="Helvetica" w:hAnsi="Helvetica" w:cs="Helvetica"/>
          <w:color w:val="323232"/>
          <w:sz w:val="18"/>
          <w:szCs w:val="18"/>
        </w:rPr>
        <w:t xml:space="preserve">innerHeight </w:t>
      </w:r>
      <w:r>
        <w:rPr>
          <w:rFonts w:ascii="Helvetica" w:hAnsi="Helvetica" w:cs="Helvetica"/>
          <w:color w:val="323232"/>
          <w:sz w:val="18"/>
          <w:szCs w:val="18"/>
        </w:rPr>
        <w:t>：当前可视区域的宽度和高度，随浏览器窗口大小变化</w:t>
      </w:r>
    </w:p>
    <w:p w:rsidR="008B633A" w:rsidRDefault="008B633A" w:rsidP="008B633A">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scrollWidth</w:t>
      </w:r>
      <w:r>
        <w:rPr>
          <w:rFonts w:ascii="Helvetica" w:hAnsi="Helvetica" w:cs="Helvetica"/>
          <w:color w:val="323232"/>
          <w:sz w:val="18"/>
          <w:szCs w:val="18"/>
        </w:rPr>
        <w:t>和</w:t>
      </w:r>
      <w:r>
        <w:rPr>
          <w:rFonts w:ascii="Helvetica" w:hAnsi="Helvetica" w:cs="Helvetica"/>
          <w:color w:val="323232"/>
          <w:sz w:val="18"/>
          <w:szCs w:val="18"/>
        </w:rPr>
        <w:t xml:space="preserve">scrollHeight: </w:t>
      </w:r>
      <w:r>
        <w:rPr>
          <w:rFonts w:ascii="Helvetica" w:hAnsi="Helvetica" w:cs="Helvetica"/>
          <w:color w:val="323232"/>
          <w:sz w:val="18"/>
          <w:szCs w:val="18"/>
        </w:rPr>
        <w:t>整个页面的宽高（整个</w:t>
      </w:r>
      <w:r>
        <w:rPr>
          <w:rFonts w:ascii="Helvetica" w:hAnsi="Helvetica" w:cs="Helvetica"/>
          <w:color w:val="323232"/>
          <w:sz w:val="18"/>
          <w:szCs w:val="18"/>
        </w:rPr>
        <w:t>html</w:t>
      </w:r>
      <w:r>
        <w:rPr>
          <w:rFonts w:ascii="Helvetica" w:hAnsi="Helvetica" w:cs="Helvetica"/>
          <w:color w:val="323232"/>
          <w:sz w:val="18"/>
          <w:szCs w:val="18"/>
        </w:rPr>
        <w:t>页面）</w:t>
      </w:r>
    </w:p>
    <w:p w:rsidR="008B633A" w:rsidRDefault="008B633A" w:rsidP="008B633A">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clientWidth</w:t>
      </w:r>
      <w:r>
        <w:rPr>
          <w:rFonts w:ascii="Helvetica" w:hAnsi="Helvetica" w:cs="Helvetica"/>
          <w:color w:val="323232"/>
          <w:sz w:val="18"/>
          <w:szCs w:val="18"/>
        </w:rPr>
        <w:t>和</w:t>
      </w:r>
      <w:r>
        <w:rPr>
          <w:rFonts w:ascii="Helvetica" w:hAnsi="Helvetica" w:cs="Helvetica"/>
          <w:color w:val="323232"/>
          <w:sz w:val="18"/>
          <w:szCs w:val="18"/>
        </w:rPr>
        <w:t>clientHeight</w:t>
      </w:r>
      <w:r>
        <w:rPr>
          <w:rFonts w:ascii="Helvetica" w:hAnsi="Helvetica" w:cs="Helvetica"/>
          <w:color w:val="323232"/>
          <w:sz w:val="18"/>
          <w:szCs w:val="18"/>
        </w:rPr>
        <w:t>：屏幕可视区域宽高，不包括边框（有内容的部分）</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菜单显示位置实现</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var</w:t>
      </w:r>
      <w:proofErr w:type="gramEnd"/>
      <w:r>
        <w:rPr>
          <w:rStyle w:val="HTML"/>
          <w:rFonts w:ascii="Consolas" w:hAnsi="Consolas" w:cs="Consolas"/>
          <w:color w:val="333333"/>
        </w:rPr>
        <w:t xml:space="preserve"> winW = document.body.clientWidth,</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winH</w:t>
      </w:r>
      <w:proofErr w:type="gramEnd"/>
      <w:r>
        <w:rPr>
          <w:rStyle w:val="HTML"/>
          <w:rFonts w:ascii="Consolas" w:hAnsi="Consolas" w:cs="Consolas"/>
          <w:color w:val="333333"/>
        </w:rPr>
        <w:t xml:space="preserve"> = document.body.clientHeight;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var</w:t>
      </w:r>
      <w:proofErr w:type="gramEnd"/>
      <w:r>
        <w:rPr>
          <w:rStyle w:val="HTML"/>
          <w:rFonts w:ascii="Consolas" w:hAnsi="Consolas" w:cs="Consolas"/>
          <w:color w:val="333333"/>
        </w:rPr>
        <w:t xml:space="preserve"> pageX = event.pageX,</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pageY</w:t>
      </w:r>
      <w:proofErr w:type="gramEnd"/>
      <w:r>
        <w:rPr>
          <w:rStyle w:val="HTML"/>
          <w:rFonts w:ascii="Consolas" w:hAnsi="Consolas" w:cs="Consolas"/>
          <w:color w:val="333333"/>
        </w:rPr>
        <w:t xml:space="preserve"> = event.pageY;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xml:space="preserve">// var site = </w:t>
      </w:r>
      <w:proofErr w:type="gramStart"/>
      <w:r>
        <w:rPr>
          <w:rStyle w:val="hljs-comment"/>
          <w:rFonts w:ascii="Consolas" w:hAnsi="Consolas" w:cs="Consolas"/>
          <w:i/>
          <w:iCs/>
          <w:color w:val="999988"/>
        </w:rPr>
        <w:t>GetObjPos(</w:t>
      </w:r>
      <w:proofErr w:type="gramEnd"/>
      <w:r>
        <w:rPr>
          <w:rStyle w:val="hljs-comment"/>
          <w:rFonts w:ascii="Consolas" w:hAnsi="Consolas" w:cs="Consolas"/>
          <w:i/>
          <w:iCs/>
          <w:color w:val="999988"/>
        </w:rPr>
        <w:t>eventDeal.getTarget(bd));</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xml:space="preserve">// </w:t>
      </w:r>
      <w:proofErr w:type="gramStart"/>
      <w:r>
        <w:rPr>
          <w:rStyle w:val="hljs-comment"/>
          <w:rFonts w:ascii="Consolas" w:hAnsi="Consolas" w:cs="Consolas"/>
          <w:i/>
          <w:iCs/>
          <w:color w:val="999988"/>
        </w:rPr>
        <w:t>console.log(</w:t>
      </w:r>
      <w:proofErr w:type="gramEnd"/>
      <w:r>
        <w:rPr>
          <w:rStyle w:val="hljs-comment"/>
          <w:rFonts w:ascii="Consolas" w:hAnsi="Consolas" w:cs="Consolas"/>
          <w:i/>
          <w:iCs/>
          <w:color w:val="999988"/>
        </w:rPr>
        <w:t>site.x,site.y)</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winW-pageX&lt;=</w:t>
      </w:r>
      <w:r>
        <w:rPr>
          <w:rStyle w:val="hljs-number"/>
          <w:rFonts w:ascii="Consolas" w:hAnsi="Consolas" w:cs="Consolas"/>
          <w:color w:val="008080"/>
        </w:rPr>
        <w:t>480</w:t>
      </w:r>
      <w:r>
        <w:rPr>
          <w:rStyle w:val="HTML"/>
          <w:rFonts w:ascii="Consolas" w:hAnsi="Consolas" w:cs="Consolas"/>
          <w:color w:val="333333"/>
        </w:rPr>
        <w:t xml:space="preserve"> &amp;&amp; winH-pageY&lt;=</w:t>
      </w:r>
      <w:r>
        <w:rPr>
          <w:rStyle w:val="hljs-number"/>
          <w:rFonts w:ascii="Consolas" w:hAnsi="Consolas" w:cs="Consolas"/>
          <w:color w:val="008080"/>
        </w:rPr>
        <w:t>200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.style.top = pageY</w:t>
      </w:r>
      <w:r>
        <w:rPr>
          <w:rStyle w:val="hljs-number"/>
          <w:rFonts w:ascii="Consolas" w:hAnsi="Consolas" w:cs="Consolas"/>
          <w:color w:val="008080"/>
        </w:rPr>
        <w:t>-200</w:t>
      </w:r>
      <w:r>
        <w:rPr>
          <w:rStyle w:val="HTML"/>
          <w:rFonts w:ascii="Consolas" w:hAnsi="Consolas" w:cs="Consolas"/>
          <w:color w:val="333333"/>
        </w:rPr>
        <w:t xml:space="preserve">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.style.left = pageX</w:t>
      </w:r>
      <w:r>
        <w:rPr>
          <w:rStyle w:val="hljs-number"/>
          <w:rFonts w:ascii="Consolas" w:hAnsi="Consolas" w:cs="Consolas"/>
          <w:color w:val="008080"/>
        </w:rPr>
        <w:t>-480</w:t>
      </w:r>
      <w:r>
        <w:rPr>
          <w:rStyle w:val="HTML"/>
          <w:rFonts w:ascii="Consolas" w:hAnsi="Consolas" w:cs="Consolas"/>
          <w:color w:val="333333"/>
        </w:rPr>
        <w:t xml:space="preserve">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 xml:space="preserve"> </w:t>
      </w:r>
      <w:r>
        <w:rPr>
          <w:rStyle w:val="hljs-keyword"/>
          <w:rFonts w:ascii="Consolas" w:hAnsi="Consolas" w:cs="Consolas"/>
          <w:b/>
          <w:bCs/>
          <w:color w:val="333333"/>
        </w:rPr>
        <w:t>if</w:t>
      </w:r>
      <w:r>
        <w:rPr>
          <w:rStyle w:val="HTML"/>
          <w:rFonts w:ascii="Consolas" w:hAnsi="Consolas" w:cs="Consolas"/>
          <w:color w:val="333333"/>
        </w:rPr>
        <w:t>(winW-pageX&lt;=</w:t>
      </w:r>
      <w:r>
        <w:rPr>
          <w:rStyle w:val="hljs-number"/>
          <w:rFonts w:ascii="Consolas" w:hAnsi="Consolas" w:cs="Consolas"/>
          <w:color w:val="008080"/>
        </w:rPr>
        <w:t>480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.style.left = pageX</w:t>
      </w:r>
      <w:r>
        <w:rPr>
          <w:rStyle w:val="hljs-number"/>
          <w:rFonts w:ascii="Consolas" w:hAnsi="Consolas" w:cs="Consolas"/>
          <w:color w:val="008080"/>
        </w:rPr>
        <w:t>-480</w:t>
      </w:r>
      <w:r>
        <w:rPr>
          <w:rStyle w:val="HTML"/>
          <w:rFonts w:ascii="Consolas" w:hAnsi="Consolas" w:cs="Consolas"/>
          <w:color w:val="333333"/>
        </w:rPr>
        <w:t xml:space="preserve">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 xml:space="preserve">.style.top = pageY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 xml:space="preserve"> </w:t>
      </w:r>
      <w:r>
        <w:rPr>
          <w:rStyle w:val="hljs-keyword"/>
          <w:rFonts w:ascii="Consolas" w:hAnsi="Consolas" w:cs="Consolas"/>
          <w:b/>
          <w:bCs/>
          <w:color w:val="333333"/>
        </w:rPr>
        <w:t>if</w:t>
      </w:r>
      <w:r>
        <w:rPr>
          <w:rStyle w:val="HTML"/>
          <w:rFonts w:ascii="Consolas" w:hAnsi="Consolas" w:cs="Consolas"/>
          <w:color w:val="333333"/>
        </w:rPr>
        <w:t>(winH-pageY&lt;=</w:t>
      </w:r>
      <w:r>
        <w:rPr>
          <w:rStyle w:val="hljs-number"/>
          <w:rFonts w:ascii="Consolas" w:hAnsi="Consolas" w:cs="Consolas"/>
          <w:color w:val="008080"/>
        </w:rPr>
        <w:t>200</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r>
        <w:rPr>
          <w:rStyle w:val="hljs-builtin"/>
          <w:rFonts w:ascii="Consolas" w:hAnsi="Consolas" w:cs="Consolas"/>
          <w:color w:val="0086B3"/>
        </w:rPr>
        <w:t>area</w:t>
      </w:r>
      <w:r>
        <w:rPr>
          <w:rStyle w:val="HTML"/>
          <w:rFonts w:ascii="Consolas" w:hAnsi="Consolas" w:cs="Consolas"/>
          <w:color w:val="333333"/>
        </w:rPr>
        <w:t>.style.top = pageY</w:t>
      </w:r>
      <w:r>
        <w:rPr>
          <w:rStyle w:val="hljs-number"/>
          <w:rFonts w:ascii="Consolas" w:hAnsi="Consolas" w:cs="Consolas"/>
          <w:color w:val="008080"/>
        </w:rPr>
        <w:t>-200</w:t>
      </w:r>
      <w:r>
        <w:rPr>
          <w:rStyle w:val="HTML"/>
          <w:rFonts w:ascii="Consolas" w:hAnsi="Consolas" w:cs="Consolas"/>
          <w:color w:val="333333"/>
        </w:rPr>
        <w:t xml:space="preserve">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 xml:space="preserve">.style.left = pageX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 xml:space="preserve">.style.top = pageY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area</w:t>
      </w:r>
      <w:r>
        <w:rPr>
          <w:rStyle w:val="HTML"/>
          <w:rFonts w:ascii="Consolas" w:hAnsi="Consolas" w:cs="Consolas"/>
          <w:color w:val="333333"/>
        </w:rPr>
        <w:t xml:space="preserve">.style.left = pageX + </w:t>
      </w:r>
      <w:r>
        <w:rPr>
          <w:rStyle w:val="hljs-string"/>
          <w:rFonts w:ascii="Consolas" w:hAnsi="Consolas" w:cs="Consolas"/>
          <w:color w:val="DD1144"/>
        </w:rPr>
        <w:t>'px'</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builtin"/>
          <w:rFonts w:ascii="Consolas" w:hAnsi="Consolas" w:cs="Consolas"/>
          <w:color w:val="0086B3"/>
        </w:rPr>
        <w:t>area</w:t>
      </w:r>
      <w:r>
        <w:rPr>
          <w:rStyle w:val="HTML"/>
          <w:rFonts w:ascii="Consolas" w:hAnsi="Consolas" w:cs="Consolas"/>
          <w:color w:val="333333"/>
        </w:rPr>
        <w:t xml:space="preserve">.style.display = </w:t>
      </w:r>
      <w:r>
        <w:rPr>
          <w:rStyle w:val="hljs-string"/>
          <w:rFonts w:ascii="Consolas" w:hAnsi="Consolas" w:cs="Consolas"/>
          <w:color w:val="DD1144"/>
        </w:rPr>
        <w:t>'block'</w:t>
      </w:r>
      <w:r>
        <w:rPr>
          <w:rStyle w:val="HTML"/>
          <w:rFonts w:ascii="Consolas" w:hAnsi="Consolas" w:cs="Consolas"/>
          <w:color w:val="333333"/>
        </w:rPr>
        <w:t>;</w:t>
      </w:r>
    </w:p>
    <w:p w:rsidR="008B633A" w:rsidRDefault="008B633A" w:rsidP="008B633A">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阻止事件冒泡</w:t>
      </w:r>
    </w:p>
    <w:p w:rsidR="008B633A" w:rsidRDefault="008B633A" w:rsidP="008B633A">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对各个浏览器之间不同的事件处理机制进行兼容处理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eventDeal =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getEvent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TML"/>
          <w:rFonts w:ascii="Consolas" w:hAnsi="Consolas" w:cs="Consolas"/>
          <w:color w:val="333333"/>
        </w:rPr>
        <w:t>(</w:t>
      </w:r>
      <w:r>
        <w:rPr>
          <w:rStyle w:val="hljs-keyword"/>
          <w:rFonts w:ascii="Consolas" w:hAnsi="Consolas" w:cs="Consolas"/>
          <w:b/>
          <w:bCs/>
          <w:color w:val="333333"/>
        </w:rPr>
        <w:t>event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keyword"/>
          <w:rFonts w:ascii="Consolas" w:hAnsi="Consolas" w:cs="Consolas"/>
          <w:b/>
          <w:bCs/>
          <w:color w:val="333333"/>
        </w:rPr>
        <w:t>event</w:t>
      </w:r>
      <w:r>
        <w:rPr>
          <w:rStyle w:val="HTML"/>
          <w:rFonts w:ascii="Consolas" w:hAnsi="Consolas" w:cs="Consolas"/>
          <w:color w:val="333333"/>
        </w:rPr>
        <w:t>?</w:t>
      </w:r>
      <w:r>
        <w:rPr>
          <w:rStyle w:val="hljs-keyword"/>
          <w:rFonts w:ascii="Consolas" w:hAnsi="Consolas" w:cs="Consolas"/>
          <w:b/>
          <w:bCs/>
          <w:color w:val="333333"/>
        </w:rPr>
        <w:t>event</w:t>
      </w:r>
      <w:r>
        <w:rPr>
          <w:rStyle w:val="HTML"/>
          <w:rFonts w:ascii="Consolas" w:hAnsi="Consolas" w:cs="Consolas"/>
          <w:color w:val="333333"/>
        </w:rPr>
        <w:t>:window</w:t>
      </w:r>
      <w:r>
        <w:rPr>
          <w:rStyle w:val="hljs-variable"/>
          <w:rFonts w:ascii="Consolas" w:hAnsi="Consolas" w:cs="Consolas"/>
          <w:color w:val="008080"/>
        </w:rPr>
        <w:t>.event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 1.IE</w:t>
      </w:r>
      <w:r>
        <w:rPr>
          <w:rStyle w:val="hljs-comment"/>
          <w:rFonts w:ascii="Consolas" w:hAnsi="Consolas" w:cs="Consolas"/>
          <w:i/>
          <w:iCs/>
          <w:color w:val="999988"/>
        </w:rPr>
        <w:t>浏览器的事件处理程序和其他的浏览器不同，在</w:t>
      </w:r>
      <w:r>
        <w:rPr>
          <w:rStyle w:val="hljs-comment"/>
          <w:rFonts w:ascii="Consolas" w:hAnsi="Consolas" w:cs="Consolas"/>
          <w:i/>
          <w:iCs/>
          <w:color w:val="999988"/>
        </w:rPr>
        <w:t>IE</w:t>
      </w:r>
      <w:r>
        <w:rPr>
          <w:rStyle w:val="hljs-comment"/>
          <w:rFonts w:ascii="Consolas" w:hAnsi="Consolas" w:cs="Consolas"/>
          <w:i/>
          <w:iCs/>
          <w:color w:val="999988"/>
        </w:rPr>
        <w:t>浏览器中，使用</w:t>
      </w:r>
      <w:r>
        <w:rPr>
          <w:rStyle w:val="hljs-comment"/>
          <w:rFonts w:ascii="Consolas" w:hAnsi="Consolas" w:cs="Consolas"/>
          <w:i/>
          <w:iCs/>
          <w:color w:val="999988"/>
        </w:rPr>
        <w:t>attachEvent()</w:t>
      </w:r>
      <w:r>
        <w:rPr>
          <w:rStyle w:val="hljs-comment"/>
          <w:rFonts w:ascii="Consolas" w:hAnsi="Consolas" w:cs="Consolas"/>
          <w:i/>
          <w:iCs/>
          <w:color w:val="999988"/>
        </w:rPr>
        <w:t>这个方法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 xml:space="preserve">// </w:t>
      </w:r>
      <w:r>
        <w:rPr>
          <w:rStyle w:val="hljs-comment"/>
          <w:rFonts w:ascii="Consolas" w:hAnsi="Consolas" w:cs="Consolas"/>
          <w:i/>
          <w:iCs/>
          <w:color w:val="999988"/>
        </w:rPr>
        <w:t>设置事件监听，而在其他的浏览器中，使用</w:t>
      </w:r>
      <w:r>
        <w:rPr>
          <w:rStyle w:val="hljs-comment"/>
          <w:rFonts w:ascii="Consolas" w:hAnsi="Consolas" w:cs="Consolas"/>
          <w:i/>
          <w:iCs/>
          <w:color w:val="999988"/>
        </w:rPr>
        <w:t>addEventListener()</w:t>
      </w:r>
      <w:r>
        <w:rPr>
          <w:rStyle w:val="hljs-comment"/>
          <w:rFonts w:ascii="Consolas" w:hAnsi="Consolas" w:cs="Consolas"/>
          <w:i/>
          <w:iCs/>
          <w:color w:val="999988"/>
        </w:rPr>
        <w:t>进行处理</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addHandler :</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TML"/>
          <w:rFonts w:ascii="Consolas" w:hAnsi="Consolas" w:cs="Consolas"/>
          <w:color w:val="333333"/>
        </w:rPr>
        <w:t>(element,</w:t>
      </w:r>
      <w:r>
        <w:rPr>
          <w:rStyle w:val="hljs-keyword"/>
          <w:rFonts w:ascii="Consolas" w:hAnsi="Consolas" w:cs="Consolas"/>
          <w:b/>
          <w:bCs/>
          <w:color w:val="333333"/>
        </w:rPr>
        <w:t>type</w:t>
      </w:r>
      <w:r>
        <w:rPr>
          <w:rStyle w:val="HTML"/>
          <w:rFonts w:ascii="Consolas" w:hAnsi="Consolas" w:cs="Consolas"/>
          <w:color w:val="333333"/>
        </w:rPr>
        <w:t>,handler){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element</w:t>
      </w:r>
      <w:r>
        <w:rPr>
          <w:rStyle w:val="hljs-variable"/>
          <w:rFonts w:ascii="Consolas" w:hAnsi="Consolas" w:cs="Consolas"/>
          <w:color w:val="008080"/>
        </w:rPr>
        <w:t>.addEventListener</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element</w:t>
      </w:r>
      <w:r>
        <w:rPr>
          <w:rStyle w:val="hljs-variable"/>
          <w:rFonts w:ascii="Consolas" w:hAnsi="Consolas" w:cs="Consolas"/>
          <w:color w:val="008080"/>
        </w:rPr>
        <w:t>.addEventListener</w:t>
      </w:r>
      <w:r>
        <w:rPr>
          <w:rStyle w:val="HTML"/>
          <w:rFonts w:ascii="Consolas" w:hAnsi="Consolas" w:cs="Consolas"/>
          <w:color w:val="333333"/>
        </w:rPr>
        <w:t>(</w:t>
      </w:r>
      <w:proofErr w:type="gramEnd"/>
      <w:r>
        <w:rPr>
          <w:rStyle w:val="hljs-keyword"/>
          <w:rFonts w:ascii="Consolas" w:hAnsi="Consolas" w:cs="Consolas"/>
          <w:b/>
          <w:bCs/>
          <w:color w:val="333333"/>
        </w:rPr>
        <w:t>type</w:t>
      </w:r>
      <w:r>
        <w:rPr>
          <w:rStyle w:val="HTML"/>
          <w:rFonts w:ascii="Consolas" w:hAnsi="Consolas" w:cs="Consolas"/>
          <w:color w:val="333333"/>
        </w:rPr>
        <w:t>,handler,false);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 xml:space="preserve"> </w:t>
      </w:r>
      <w:r>
        <w:rPr>
          <w:rStyle w:val="hljs-keyword"/>
          <w:rFonts w:ascii="Consolas" w:hAnsi="Consolas" w:cs="Consolas"/>
          <w:b/>
          <w:bCs/>
          <w:color w:val="333333"/>
        </w:rPr>
        <w:t>if</w:t>
      </w:r>
      <w:r>
        <w:rPr>
          <w:rStyle w:val="HTML"/>
          <w:rFonts w:ascii="Consolas" w:hAnsi="Consolas" w:cs="Consolas"/>
          <w:color w:val="333333"/>
        </w:rPr>
        <w:t>(element</w:t>
      </w:r>
      <w:r>
        <w:rPr>
          <w:rStyle w:val="hljs-variable"/>
          <w:rFonts w:ascii="Consolas" w:hAnsi="Consolas" w:cs="Consolas"/>
          <w:color w:val="008080"/>
        </w:rPr>
        <w:t>.attachEvent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element</w:t>
      </w:r>
      <w:r>
        <w:rPr>
          <w:rStyle w:val="hljs-variable"/>
          <w:rFonts w:ascii="Consolas" w:hAnsi="Consolas" w:cs="Consolas"/>
          <w:color w:val="008080"/>
        </w:rPr>
        <w:t>.attachEvent</w:t>
      </w:r>
      <w:r>
        <w:rPr>
          <w:rStyle w:val="HTML"/>
          <w:rFonts w:ascii="Consolas" w:hAnsi="Consolas" w:cs="Consolas"/>
          <w:color w:val="333333"/>
        </w:rPr>
        <w:t>(</w:t>
      </w:r>
      <w:proofErr w:type="gramEnd"/>
      <w:r>
        <w:rPr>
          <w:rStyle w:val="HTML"/>
          <w:rFonts w:ascii="Consolas" w:hAnsi="Consolas" w:cs="Consolas"/>
          <w:color w:val="333333"/>
        </w:rPr>
        <w:t>'on'+</w:t>
      </w:r>
      <w:r>
        <w:rPr>
          <w:rStyle w:val="hljs-keyword"/>
          <w:rFonts w:ascii="Consolas" w:hAnsi="Consolas" w:cs="Consolas"/>
          <w:b/>
          <w:bCs/>
          <w:color w:val="333333"/>
        </w:rPr>
        <w:t>type</w:t>
      </w:r>
      <w:r>
        <w:rPr>
          <w:rStyle w:val="HTML"/>
          <w:rFonts w:ascii="Consolas" w:hAnsi="Consolas" w:cs="Consolas"/>
          <w:color w:val="333333"/>
        </w:rPr>
        <w:t>,handler);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element[</w:t>
      </w:r>
      <w:proofErr w:type="gramEnd"/>
      <w:r>
        <w:rPr>
          <w:rStyle w:val="HTML"/>
          <w:rFonts w:ascii="Consolas" w:hAnsi="Consolas" w:cs="Consolas"/>
          <w:color w:val="333333"/>
        </w:rPr>
        <w:t>'on'+</w:t>
      </w:r>
      <w:r>
        <w:rPr>
          <w:rStyle w:val="hljs-keyword"/>
          <w:rFonts w:ascii="Consolas" w:hAnsi="Consolas" w:cs="Consolas"/>
          <w:b/>
          <w:bCs/>
          <w:color w:val="333333"/>
        </w:rPr>
        <w:t>type</w:t>
      </w:r>
      <w:r>
        <w:rPr>
          <w:rStyle w:val="HTML"/>
          <w:rFonts w:ascii="Consolas" w:hAnsi="Consolas" w:cs="Consolas"/>
          <w:color w:val="333333"/>
        </w:rPr>
        <w:t>] = handler;</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xml:space="preserve">//    2. </w:t>
      </w:r>
      <w:r>
        <w:rPr>
          <w:rStyle w:val="hljs-comment"/>
          <w:rFonts w:ascii="Consolas" w:hAnsi="Consolas" w:cs="Consolas"/>
          <w:i/>
          <w:iCs/>
          <w:color w:val="999988"/>
        </w:rPr>
        <w:t>兼容</w:t>
      </w:r>
      <w:r>
        <w:rPr>
          <w:rStyle w:val="hljs-comment"/>
          <w:rFonts w:ascii="Consolas" w:hAnsi="Consolas" w:cs="Consolas"/>
          <w:i/>
          <w:iCs/>
          <w:color w:val="999988"/>
        </w:rPr>
        <w:t>DOM</w:t>
      </w:r>
      <w:r>
        <w:rPr>
          <w:rStyle w:val="hljs-comment"/>
          <w:rFonts w:ascii="Consolas" w:hAnsi="Consolas" w:cs="Consolas"/>
          <w:i/>
          <w:iCs/>
          <w:color w:val="999988"/>
        </w:rPr>
        <w:t>的浏览器会将一个</w:t>
      </w:r>
      <w:r>
        <w:rPr>
          <w:rStyle w:val="hljs-comment"/>
          <w:rFonts w:ascii="Consolas" w:hAnsi="Consolas" w:cs="Consolas"/>
          <w:i/>
          <w:iCs/>
          <w:color w:val="999988"/>
        </w:rPr>
        <w:t>event</w:t>
      </w:r>
      <w:r>
        <w:rPr>
          <w:rStyle w:val="hljs-comment"/>
          <w:rFonts w:ascii="Consolas" w:hAnsi="Consolas" w:cs="Consolas"/>
          <w:i/>
          <w:iCs/>
          <w:color w:val="999988"/>
        </w:rPr>
        <w:t>对象传入到事件处理程序中，其中每个事件包含的属性和方法</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lastRenderedPageBreak/>
        <w:t xml:space="preserve">//    </w:t>
      </w:r>
      <w:r>
        <w:rPr>
          <w:rStyle w:val="hljs-comment"/>
          <w:rFonts w:ascii="Consolas" w:hAnsi="Consolas" w:cs="Consolas"/>
          <w:i/>
          <w:iCs/>
          <w:color w:val="999988"/>
        </w:rPr>
        <w:t>都不同，但是有些属性和方法是所有的事件共有的：</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bubbles:</w:t>
      </w:r>
      <w:r>
        <w:rPr>
          <w:rStyle w:val="hljs-comment"/>
          <w:rFonts w:ascii="Consolas" w:hAnsi="Consolas" w:cs="Consolas"/>
          <w:i/>
          <w:iCs/>
          <w:color w:val="999988"/>
        </w:rPr>
        <w:t>表明事件是否可以冒泡</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cancelable:</w:t>
      </w:r>
      <w:r>
        <w:rPr>
          <w:rStyle w:val="hljs-comment"/>
          <w:rFonts w:ascii="Consolas" w:hAnsi="Consolas" w:cs="Consolas"/>
          <w:i/>
          <w:iCs/>
          <w:color w:val="999988"/>
        </w:rPr>
        <w:t>表示是否可以取消事件的默认行为</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preventDefault():</w:t>
      </w:r>
      <w:r>
        <w:rPr>
          <w:rStyle w:val="hljs-comment"/>
          <w:rFonts w:ascii="Consolas" w:hAnsi="Consolas" w:cs="Consolas"/>
          <w:i/>
          <w:iCs/>
          <w:color w:val="999988"/>
        </w:rPr>
        <w:t>取消事件默认行为，但是需要</w:t>
      </w:r>
      <w:r>
        <w:rPr>
          <w:rStyle w:val="hljs-comment"/>
          <w:rFonts w:ascii="Consolas" w:hAnsi="Consolas" w:cs="Consolas"/>
          <w:i/>
          <w:iCs/>
          <w:color w:val="999988"/>
        </w:rPr>
        <w:t>cancelable</w:t>
      </w:r>
      <w:r>
        <w:rPr>
          <w:rStyle w:val="hljs-comment"/>
          <w:rFonts w:ascii="Consolas" w:hAnsi="Consolas" w:cs="Consolas"/>
          <w:i/>
          <w:iCs/>
          <w:color w:val="999988"/>
        </w:rPr>
        <w:t>是</w:t>
      </w:r>
      <w:r>
        <w:rPr>
          <w:rStyle w:val="hljs-comment"/>
          <w:rFonts w:ascii="Consolas" w:hAnsi="Consolas" w:cs="Consolas"/>
          <w:i/>
          <w:iCs/>
          <w:color w:val="999988"/>
        </w:rPr>
        <w:t>true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stopPropagation():</w:t>
      </w:r>
      <w:r>
        <w:rPr>
          <w:rStyle w:val="hljs-comment"/>
          <w:rFonts w:ascii="Consolas" w:hAnsi="Consolas" w:cs="Consolas"/>
          <w:i/>
          <w:iCs/>
          <w:color w:val="999988"/>
        </w:rPr>
        <w:t>取消事件的进一步冒泡或者捕获</w:t>
      </w:r>
      <w:r>
        <w:rPr>
          <w:rStyle w:val="hljs-comment"/>
          <w:rFonts w:ascii="Consolas" w:hAnsi="Consolas" w:cs="Consolas"/>
          <w:i/>
          <w:iCs/>
          <w:color w:val="999988"/>
        </w:rPr>
        <w:t>,</w:t>
      </w:r>
      <w:r>
        <w:rPr>
          <w:rStyle w:val="hljs-comment"/>
          <w:rFonts w:ascii="Consolas" w:hAnsi="Consolas" w:cs="Consolas"/>
          <w:i/>
          <w:iCs/>
          <w:color w:val="999988"/>
        </w:rPr>
        <w:t>需要</w:t>
      </w:r>
      <w:r>
        <w:rPr>
          <w:rStyle w:val="hljs-comment"/>
          <w:rFonts w:ascii="Consolas" w:hAnsi="Consolas" w:cs="Consolas"/>
          <w:i/>
          <w:iCs/>
          <w:color w:val="999988"/>
        </w:rPr>
        <w:t>bubbles</w:t>
      </w:r>
      <w:r>
        <w:rPr>
          <w:rStyle w:val="hljs-comment"/>
          <w:rFonts w:ascii="Consolas" w:hAnsi="Consolas" w:cs="Consolas"/>
          <w:i/>
          <w:iCs/>
          <w:color w:val="999988"/>
        </w:rPr>
        <w:t>是</w:t>
      </w:r>
      <w:r>
        <w:rPr>
          <w:rStyle w:val="hljs-comment"/>
          <w:rFonts w:ascii="Consolas" w:hAnsi="Consolas" w:cs="Consolas"/>
          <w:i/>
          <w:iCs/>
          <w:color w:val="999988"/>
        </w:rPr>
        <w:t>true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stopImmediatePropagation():</w:t>
      </w:r>
      <w:r>
        <w:rPr>
          <w:rStyle w:val="hljs-comment"/>
          <w:rFonts w:ascii="Consolas" w:hAnsi="Consolas" w:cs="Consolas"/>
          <w:i/>
          <w:iCs/>
          <w:color w:val="999988"/>
        </w:rPr>
        <w:t>取消事件的进一步冒泡或者捕获，同时阻止任何事件处理程序被调用</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target:</w:t>
      </w:r>
      <w:r>
        <w:rPr>
          <w:rStyle w:val="hljs-comment"/>
          <w:rFonts w:ascii="Consolas" w:hAnsi="Consolas" w:cs="Consolas"/>
          <w:i/>
          <w:iCs/>
          <w:color w:val="999988"/>
        </w:rPr>
        <w:t>事件的目标，指向触发的元素</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IE</w:t>
      </w:r>
      <w:r>
        <w:rPr>
          <w:rStyle w:val="hljs-comment"/>
          <w:rFonts w:ascii="Consolas" w:hAnsi="Consolas" w:cs="Consolas"/>
          <w:i/>
          <w:iCs/>
          <w:color w:val="999988"/>
        </w:rPr>
        <w:t>中的事件对象有一些不同</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cancelBubble:</w:t>
      </w:r>
      <w:r>
        <w:rPr>
          <w:rStyle w:val="hljs-comment"/>
          <w:rFonts w:ascii="Consolas" w:hAnsi="Consolas" w:cs="Consolas"/>
          <w:i/>
          <w:iCs/>
          <w:color w:val="999988"/>
        </w:rPr>
        <w:t>默认值为</w:t>
      </w:r>
      <w:r>
        <w:rPr>
          <w:rStyle w:val="hljs-comment"/>
          <w:rFonts w:ascii="Consolas" w:hAnsi="Consolas" w:cs="Consolas"/>
          <w:i/>
          <w:iCs/>
          <w:color w:val="999988"/>
        </w:rPr>
        <w:t>false,</w:t>
      </w:r>
      <w:r>
        <w:rPr>
          <w:rStyle w:val="hljs-comment"/>
          <w:rFonts w:ascii="Consolas" w:hAnsi="Consolas" w:cs="Consolas"/>
          <w:i/>
          <w:iCs/>
          <w:color w:val="999988"/>
        </w:rPr>
        <w:t>设置为</w:t>
      </w:r>
      <w:r>
        <w:rPr>
          <w:rStyle w:val="hljs-comment"/>
          <w:rFonts w:ascii="Consolas" w:hAnsi="Consolas" w:cs="Consolas"/>
          <w:i/>
          <w:iCs/>
          <w:color w:val="999988"/>
        </w:rPr>
        <w:t>true</w:t>
      </w:r>
      <w:r>
        <w:rPr>
          <w:rStyle w:val="hljs-comment"/>
          <w:rFonts w:ascii="Consolas" w:hAnsi="Consolas" w:cs="Consolas"/>
          <w:i/>
          <w:iCs/>
          <w:color w:val="999988"/>
        </w:rPr>
        <w:t>就可以取消事件冒泡，等同</w:t>
      </w:r>
      <w:r>
        <w:rPr>
          <w:rStyle w:val="hljs-comment"/>
          <w:rFonts w:ascii="Consolas" w:hAnsi="Consolas" w:cs="Consolas"/>
          <w:i/>
          <w:iCs/>
          <w:color w:val="999988"/>
        </w:rPr>
        <w:t>stopPropagation()</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returnValue:</w:t>
      </w:r>
      <w:r>
        <w:rPr>
          <w:rStyle w:val="hljs-comment"/>
          <w:rFonts w:ascii="Consolas" w:hAnsi="Consolas" w:cs="Consolas"/>
          <w:i/>
          <w:iCs/>
          <w:color w:val="999988"/>
        </w:rPr>
        <w:t>默认</w:t>
      </w:r>
      <w:r>
        <w:rPr>
          <w:rStyle w:val="hljs-comment"/>
          <w:rFonts w:ascii="Consolas" w:hAnsi="Consolas" w:cs="Consolas"/>
          <w:i/>
          <w:iCs/>
          <w:color w:val="999988"/>
        </w:rPr>
        <w:t>true</w:t>
      </w:r>
      <w:r>
        <w:rPr>
          <w:rStyle w:val="hljs-comment"/>
          <w:rFonts w:ascii="Consolas" w:hAnsi="Consolas" w:cs="Consolas"/>
          <w:i/>
          <w:iCs/>
          <w:color w:val="999988"/>
        </w:rPr>
        <w:t>，设施</w:t>
      </w:r>
      <w:r>
        <w:rPr>
          <w:rStyle w:val="hljs-comment"/>
          <w:rFonts w:ascii="Consolas" w:hAnsi="Consolas" w:cs="Consolas"/>
          <w:i/>
          <w:iCs/>
          <w:color w:val="999988"/>
        </w:rPr>
        <w:t>false</w:t>
      </w:r>
      <w:r>
        <w:rPr>
          <w:rStyle w:val="hljs-comment"/>
          <w:rFonts w:ascii="Consolas" w:hAnsi="Consolas" w:cs="Consolas"/>
          <w:i/>
          <w:iCs/>
          <w:color w:val="999988"/>
        </w:rPr>
        <w:t>等同</w:t>
      </w:r>
      <w:r>
        <w:rPr>
          <w:rStyle w:val="hljs-comment"/>
          <w:rFonts w:ascii="Consolas" w:hAnsi="Consolas" w:cs="Consolas"/>
          <w:i/>
          <w:iCs/>
          <w:color w:val="999988"/>
        </w:rPr>
        <w:t>preventDefault()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srcElement:</w:t>
      </w:r>
      <w:r>
        <w:rPr>
          <w:rStyle w:val="hljs-comment"/>
          <w:rFonts w:ascii="Consolas" w:hAnsi="Consolas" w:cs="Consolas"/>
          <w:i/>
          <w:iCs/>
          <w:color w:val="999988"/>
        </w:rPr>
        <w:t>等同</w:t>
      </w:r>
      <w:r>
        <w:rPr>
          <w:rStyle w:val="hljs-comment"/>
          <w:rFonts w:ascii="Consolas" w:hAnsi="Consolas" w:cs="Consolas"/>
          <w:i/>
          <w:iCs/>
          <w:color w:val="999988"/>
        </w:rPr>
        <w:t>target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getTarget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TML"/>
          <w:rFonts w:ascii="Consolas" w:hAnsi="Consolas" w:cs="Consolas"/>
          <w:color w:val="333333"/>
        </w:rPr>
        <w:t>(</w:t>
      </w:r>
      <w:r>
        <w:rPr>
          <w:rStyle w:val="hljs-keyword"/>
          <w:rFonts w:ascii="Consolas" w:hAnsi="Consolas" w:cs="Consolas"/>
          <w:b/>
          <w:bCs/>
          <w:color w:val="333333"/>
        </w:rPr>
        <w:t>event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keyword"/>
          <w:rFonts w:ascii="Consolas" w:hAnsi="Consolas" w:cs="Consolas"/>
          <w:b/>
          <w:bCs/>
          <w:color w:val="333333"/>
        </w:rPr>
        <w:t>event</w:t>
      </w:r>
      <w:r>
        <w:rPr>
          <w:rStyle w:val="hljs-variable"/>
          <w:rFonts w:ascii="Consolas" w:hAnsi="Consolas" w:cs="Consolas"/>
          <w:color w:val="008080"/>
        </w:rPr>
        <w:t>.target</w:t>
      </w:r>
      <w:r>
        <w:rPr>
          <w:rStyle w:val="HTML"/>
          <w:rFonts w:ascii="Consolas" w:hAnsi="Consolas" w:cs="Consolas"/>
          <w:color w:val="333333"/>
        </w:rPr>
        <w:t xml:space="preserve"> || </w:t>
      </w:r>
      <w:r>
        <w:rPr>
          <w:rStyle w:val="hljs-keyword"/>
          <w:rFonts w:ascii="Consolas" w:hAnsi="Consolas" w:cs="Consolas"/>
          <w:b/>
          <w:bCs/>
          <w:color w:val="333333"/>
        </w:rPr>
        <w:t>event</w:t>
      </w:r>
      <w:r>
        <w:rPr>
          <w:rStyle w:val="hljs-variable"/>
          <w:rFonts w:ascii="Consolas" w:hAnsi="Consolas" w:cs="Consolas"/>
          <w:color w:val="008080"/>
        </w:rPr>
        <w:t>.srcElement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preventDefault</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TML"/>
          <w:rFonts w:ascii="Consolas" w:hAnsi="Consolas" w:cs="Consolas"/>
          <w:color w:val="333333"/>
        </w:rPr>
        <w:t>(</w:t>
      </w:r>
      <w:r>
        <w:rPr>
          <w:rStyle w:val="hljs-keyword"/>
          <w:rFonts w:ascii="Consolas" w:hAnsi="Consolas" w:cs="Consolas"/>
          <w:b/>
          <w:bCs/>
          <w:color w:val="333333"/>
        </w:rPr>
        <w:t>event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event</w:t>
      </w:r>
      <w:r>
        <w:rPr>
          <w:rStyle w:val="hljs-variable"/>
          <w:rFonts w:ascii="Consolas" w:hAnsi="Consolas" w:cs="Consolas"/>
          <w:color w:val="008080"/>
        </w:rPr>
        <w:t>.preventDefault</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event</w:t>
      </w:r>
      <w:r>
        <w:rPr>
          <w:rStyle w:val="hljs-variable"/>
          <w:rFonts w:ascii="Consolas" w:hAnsi="Consolas" w:cs="Consolas"/>
          <w:color w:val="008080"/>
        </w:rPr>
        <w:t>.preventDefault</w:t>
      </w:r>
      <w:r>
        <w:rPr>
          <w:rStyle w:val="HTML"/>
          <w:rFonts w:ascii="Consolas" w:hAnsi="Consolas" w:cs="Consolas"/>
          <w:color w:val="333333"/>
        </w:rPr>
        <w:t>()</w:t>
      </w:r>
      <w:proofErr w:type="gramEnd"/>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event</w:t>
      </w:r>
      <w:r>
        <w:rPr>
          <w:rStyle w:val="hljs-variable"/>
          <w:rFonts w:ascii="Consolas" w:hAnsi="Consolas" w:cs="Consolas"/>
          <w:color w:val="008080"/>
        </w:rPr>
        <w:t>.returnValue</w:t>
      </w:r>
      <w:r>
        <w:rPr>
          <w:rStyle w:val="HTML"/>
          <w:rFonts w:ascii="Consolas" w:hAnsi="Consolas" w:cs="Consolas"/>
          <w:color w:val="333333"/>
        </w:rPr>
        <w:t xml:space="preserve"> = false;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stopPropagation</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ljs-keyword"/>
          <w:rFonts w:ascii="Consolas" w:hAnsi="Consolas" w:cs="Consolas"/>
          <w:b/>
          <w:bCs/>
          <w:color w:val="333333"/>
        </w:rPr>
        <w:t>event</w:t>
      </w:r>
      <w:r>
        <w:rPr>
          <w:rStyle w:val="hljs-variable"/>
          <w:rFonts w:ascii="Consolas" w:hAnsi="Consolas" w:cs="Consolas"/>
          <w:color w:val="008080"/>
        </w:rPr>
        <w:t>.stopPropagation</w:t>
      </w:r>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event</w:t>
      </w:r>
      <w:r>
        <w:rPr>
          <w:rStyle w:val="hljs-variable"/>
          <w:rFonts w:ascii="Consolas" w:hAnsi="Consolas" w:cs="Consolas"/>
          <w:color w:val="008080"/>
        </w:rPr>
        <w:t>.stopPropagation</w:t>
      </w:r>
      <w:r>
        <w:rPr>
          <w:rStyle w:val="HTML"/>
          <w:rFonts w:ascii="Consolas" w:hAnsi="Consolas" w:cs="Consolas"/>
          <w:color w:val="333333"/>
        </w:rPr>
        <w:t>(</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event</w:t>
      </w:r>
      <w:r>
        <w:rPr>
          <w:rStyle w:val="hljs-variable"/>
          <w:rFonts w:ascii="Consolas" w:hAnsi="Consolas" w:cs="Consolas"/>
          <w:color w:val="008080"/>
        </w:rPr>
        <w:t>.cancelBubble</w:t>
      </w:r>
      <w:r>
        <w:rPr>
          <w:rStyle w:val="HTML"/>
          <w:rFonts w:ascii="Consolas" w:hAnsi="Consolas" w:cs="Consolas"/>
          <w:color w:val="333333"/>
        </w:rPr>
        <w:t xml:space="preserve"> = true;</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
    <w:p w:rsidR="008B633A" w:rsidRDefault="008B633A" w:rsidP="008B633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
          <w:rFonts w:ascii="Consolas" w:hAnsi="Consolas" w:cs="Consolas"/>
          <w:color w:val="333333"/>
        </w:rPr>
        <w:t>}</w:t>
      </w:r>
    </w:p>
    <w:p w:rsidR="008B633A" w:rsidRPr="008B633A" w:rsidRDefault="008B633A" w:rsidP="008B633A">
      <w:pPr>
        <w:pStyle w:val="2"/>
        <w:shd w:val="clear" w:color="auto" w:fill="FFFFFF"/>
        <w:spacing w:before="300" w:beforeAutospacing="0" w:after="0" w:afterAutospacing="0"/>
        <w:rPr>
          <w:rFonts w:ascii="Helvetica" w:hAnsi="Helvetica" w:cs="Helvetica"/>
          <w:bCs w:val="0"/>
          <w:color w:val="262626"/>
        </w:rPr>
      </w:pPr>
      <w:r w:rsidRPr="008B633A">
        <w:rPr>
          <w:rFonts w:ascii="Helvetica" w:hAnsi="Helvetica" w:cs="Helvetica"/>
          <w:bCs w:val="0"/>
          <w:color w:val="262626"/>
          <w:highlight w:val="yellow"/>
        </w:rPr>
        <w:t>正则表达式之入门</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首先重复一下任务描述</w:t>
      </w:r>
    </w:p>
    <w:p w:rsidR="00B45723" w:rsidRDefault="00B45723" w:rsidP="00B45723">
      <w:pPr>
        <w:widowControl/>
        <w:numPr>
          <w:ilvl w:val="0"/>
          <w:numId w:val="2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编写一个判断给定数字是否为手机号码的正则表达式，测试用例参照但不限于：</w:t>
      </w:r>
    </w:p>
    <w:p w:rsidR="00B45723" w:rsidRDefault="00B45723" w:rsidP="00B45723">
      <w:pPr>
        <w:pStyle w:val="HTML0"/>
        <w:numPr>
          <w:ilvl w:val="0"/>
          <w:numId w:val="2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symbol"/>
          <w:rFonts w:ascii="Consolas" w:hAnsi="Consolas" w:cs="Consolas"/>
          <w:color w:val="990073"/>
        </w:rPr>
        <w:t xml:space="preserve">18812011232 </w:t>
      </w:r>
      <w:r>
        <w:rPr>
          <w:rStyle w:val="HTML"/>
          <w:rFonts w:ascii="Consolas" w:hAnsi="Consolas" w:cs="Consolas"/>
          <w:color w:val="333333"/>
        </w:rPr>
        <w:t xml:space="preserve">// </w:t>
      </w:r>
      <w:r>
        <w:rPr>
          <w:rStyle w:val="HTML"/>
          <w:rFonts w:ascii="Consolas" w:hAnsi="Consolas" w:cs="Consolas"/>
          <w:color w:val="333333"/>
        </w:rPr>
        <w:t>测试结果应该为</w:t>
      </w:r>
      <w:r>
        <w:rPr>
          <w:rStyle w:val="HTML"/>
          <w:rFonts w:ascii="Consolas" w:hAnsi="Consolas" w:cs="Consolas"/>
          <w:color w:val="333333"/>
        </w:rPr>
        <w:t xml:space="preserve"> true</w:t>
      </w:r>
    </w:p>
    <w:p w:rsidR="00B45723" w:rsidRDefault="00B45723" w:rsidP="00B45723">
      <w:pPr>
        <w:pStyle w:val="HTML0"/>
        <w:numPr>
          <w:ilvl w:val="0"/>
          <w:numId w:val="2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symbol"/>
          <w:rFonts w:ascii="Consolas" w:hAnsi="Consolas" w:cs="Consolas"/>
          <w:color w:val="990073"/>
        </w:rPr>
        <w:t xml:space="preserve">18812312 </w:t>
      </w:r>
      <w:r>
        <w:rPr>
          <w:rStyle w:val="HTML"/>
          <w:rFonts w:ascii="Consolas" w:hAnsi="Consolas" w:cs="Consolas"/>
          <w:color w:val="333333"/>
        </w:rPr>
        <w:t xml:space="preserve">   // false</w:t>
      </w:r>
    </w:p>
    <w:p w:rsidR="00B45723" w:rsidRDefault="00B45723" w:rsidP="00B45723">
      <w:pPr>
        <w:pStyle w:val="HTML0"/>
        <w:numPr>
          <w:ilvl w:val="0"/>
          <w:numId w:val="2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symbol"/>
          <w:rFonts w:ascii="Consolas" w:hAnsi="Consolas" w:cs="Consolas"/>
          <w:color w:val="990073"/>
        </w:rPr>
        <w:t xml:space="preserve">12345678909 </w:t>
      </w:r>
      <w:r>
        <w:rPr>
          <w:rStyle w:val="HTML"/>
          <w:rFonts w:ascii="Consolas" w:hAnsi="Consolas" w:cs="Consolas"/>
          <w:color w:val="333333"/>
        </w:rPr>
        <w:t>// false</w:t>
      </w:r>
    </w:p>
    <w:p w:rsidR="00B45723" w:rsidRDefault="00B45723" w:rsidP="00B45723">
      <w:pPr>
        <w:widowControl/>
        <w:numPr>
          <w:ilvl w:val="0"/>
          <w:numId w:val="2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编写一个判断输入的字符串是否有相邻重复单词的正则表达式，测试用例可以参考但不限于：</w:t>
      </w:r>
    </w:p>
    <w:p w:rsidR="00B45723" w:rsidRDefault="00B45723" w:rsidP="00B45723">
      <w:pPr>
        <w:pStyle w:val="HTML0"/>
        <w:numPr>
          <w:ilvl w:val="0"/>
          <w:numId w:val="2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foo foo </w:t>
      </w:r>
      <w:r>
        <w:rPr>
          <w:rStyle w:val="hljs-builtin"/>
          <w:rFonts w:ascii="Consolas" w:hAnsi="Consolas" w:cs="Consolas"/>
          <w:color w:val="0086B3"/>
        </w:rPr>
        <w:t>bar</w:t>
      </w:r>
      <w:r>
        <w:rPr>
          <w:rStyle w:val="HTML"/>
          <w:rFonts w:ascii="Consolas" w:hAnsi="Consolas" w:cs="Consolas"/>
          <w:color w:val="333333"/>
        </w:rPr>
        <w:t xml:space="preserve">     </w:t>
      </w:r>
      <w:r>
        <w:rPr>
          <w:rStyle w:val="hljs-comment"/>
          <w:rFonts w:ascii="Consolas" w:hAnsi="Consolas" w:cs="Consolas"/>
          <w:i/>
          <w:iCs/>
          <w:color w:val="999988"/>
        </w:rPr>
        <w:t>// true</w:t>
      </w:r>
    </w:p>
    <w:p w:rsidR="00B45723" w:rsidRDefault="00B45723" w:rsidP="00B45723">
      <w:pPr>
        <w:pStyle w:val="HTML0"/>
        <w:numPr>
          <w:ilvl w:val="0"/>
          <w:numId w:val="2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foo </w:t>
      </w:r>
      <w:r>
        <w:rPr>
          <w:rStyle w:val="hljs-builtin"/>
          <w:rFonts w:ascii="Consolas" w:hAnsi="Consolas" w:cs="Consolas"/>
          <w:color w:val="0086B3"/>
        </w:rPr>
        <w:t>bar</w:t>
      </w:r>
      <w:r>
        <w:rPr>
          <w:rStyle w:val="HTML"/>
          <w:rFonts w:ascii="Consolas" w:hAnsi="Consolas" w:cs="Consolas"/>
          <w:color w:val="333333"/>
        </w:rPr>
        <w:t xml:space="preserve"> foo     </w:t>
      </w:r>
      <w:r>
        <w:rPr>
          <w:rStyle w:val="hljs-comment"/>
          <w:rFonts w:ascii="Consolas" w:hAnsi="Consolas" w:cs="Consolas"/>
          <w:i/>
          <w:iCs/>
          <w:color w:val="999988"/>
        </w:rPr>
        <w:t xml:space="preserve">// false  </w:t>
      </w:r>
      <w:r>
        <w:rPr>
          <w:rStyle w:val="hljs-comment"/>
          <w:rFonts w:ascii="Consolas" w:hAnsi="Consolas" w:cs="Consolas"/>
          <w:i/>
          <w:iCs/>
          <w:color w:val="999988"/>
        </w:rPr>
        <w:t>有重复单词但是不相邻</w:t>
      </w:r>
    </w:p>
    <w:p w:rsidR="00B45723" w:rsidRDefault="00B45723" w:rsidP="00B45723">
      <w:pPr>
        <w:pStyle w:val="HTML0"/>
        <w:numPr>
          <w:ilvl w:val="0"/>
          <w:numId w:val="2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foo barbar </w:t>
      </w:r>
      <w:r>
        <w:rPr>
          <w:rStyle w:val="hljs-builtin"/>
          <w:rFonts w:ascii="Consolas" w:hAnsi="Consolas" w:cs="Consolas"/>
          <w:color w:val="0086B3"/>
        </w:rPr>
        <w:t>bar</w:t>
      </w:r>
      <w:r>
        <w:rPr>
          <w:rStyle w:val="HTML"/>
          <w:rFonts w:ascii="Consolas" w:hAnsi="Consolas" w:cs="Consolas"/>
          <w:color w:val="333333"/>
        </w:rPr>
        <w:t xml:space="preserve">  </w:t>
      </w:r>
      <w:r>
        <w:rPr>
          <w:rStyle w:val="hljs-comment"/>
          <w:rFonts w:ascii="Consolas" w:hAnsi="Consolas" w:cs="Consolas"/>
          <w:i/>
          <w:iCs/>
          <w:color w:val="999988"/>
        </w:rPr>
        <w:t>// false</w:t>
      </w:r>
    </w:p>
    <w:p w:rsidR="00B45723" w:rsidRDefault="00B45723" w:rsidP="00B45723">
      <w:pPr>
        <w:spacing w:before="300" w:after="300"/>
        <w:rPr>
          <w:rFonts w:ascii="宋体" w:hAnsi="宋体" w:cs="宋体"/>
          <w:sz w:val="24"/>
          <w:szCs w:val="24"/>
        </w:rPr>
      </w:pPr>
      <w:r>
        <w:pict>
          <v:rect id="_x0000_i1030" style="width:0;height:0" o:hralign="center" o:hrstd="t" o:hrnoshade="t" o:hr="t" fillcolor="#323232" stroked="f"/>
        </w:pict>
      </w:r>
    </w:p>
    <w:p w:rsidR="00B45723" w:rsidRDefault="00B45723" w:rsidP="00B45723">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关于匹配手机号码</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手机号码相信大家都很轻松，最差不过</w:t>
      </w:r>
      <w:r>
        <w:rPr>
          <w:rStyle w:val="HTML"/>
          <w:rFonts w:ascii="Consolas" w:hAnsi="Consolas" w:cs="Consolas"/>
          <w:color w:val="C7254E"/>
          <w:sz w:val="18"/>
          <w:szCs w:val="18"/>
          <w:shd w:val="clear" w:color="auto" w:fill="F9F2F4"/>
        </w:rPr>
        <w:t>\d{11}</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然后匹配第一位是</w:t>
      </w:r>
      <w:r>
        <w:rPr>
          <w:rFonts w:ascii="Helvetica" w:hAnsi="Helvetica" w:cs="Helvetica"/>
          <w:color w:val="323232"/>
          <w:sz w:val="18"/>
          <w:szCs w:val="18"/>
        </w:rPr>
        <w:t>1</w:t>
      </w:r>
      <w:r>
        <w:rPr>
          <w:rFonts w:ascii="Helvetica" w:hAnsi="Helvetica" w:cs="Helvetica"/>
          <w:color w:val="323232"/>
          <w:sz w:val="18"/>
          <w:szCs w:val="18"/>
        </w:rPr>
        <w:t>的</w:t>
      </w:r>
      <w:r>
        <w:rPr>
          <w:rStyle w:val="HTML"/>
          <w:rFonts w:ascii="Consolas" w:hAnsi="Consolas" w:cs="Consolas"/>
          <w:color w:val="C7254E"/>
          <w:sz w:val="18"/>
          <w:szCs w:val="18"/>
          <w:shd w:val="clear" w:color="auto" w:fill="F9F2F4"/>
        </w:rPr>
        <w:t>1\d{10}</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匹配第二位是</w:t>
      </w:r>
      <w:r>
        <w:rPr>
          <w:rFonts w:ascii="Helvetica" w:hAnsi="Helvetica" w:cs="Helvetica"/>
          <w:color w:val="323232"/>
          <w:sz w:val="18"/>
          <w:szCs w:val="18"/>
        </w:rPr>
        <w:t>34578</w:t>
      </w:r>
      <w:r>
        <w:rPr>
          <w:rFonts w:ascii="Helvetica" w:hAnsi="Helvetica" w:cs="Helvetica"/>
          <w:color w:val="323232"/>
          <w:sz w:val="18"/>
          <w:szCs w:val="18"/>
        </w:rPr>
        <w:t>的</w:t>
      </w:r>
      <w:r>
        <w:rPr>
          <w:rStyle w:val="HTML"/>
          <w:rFonts w:ascii="Consolas" w:hAnsi="Consolas" w:cs="Consolas"/>
          <w:color w:val="C7254E"/>
          <w:sz w:val="18"/>
          <w:szCs w:val="18"/>
          <w:shd w:val="clear" w:color="auto" w:fill="F9F2F4"/>
        </w:rPr>
        <w:t>1[34578]\d{9}</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匹配第二位是</w:t>
      </w:r>
      <w:r>
        <w:rPr>
          <w:rFonts w:ascii="Helvetica" w:hAnsi="Helvetica" w:cs="Helvetica"/>
          <w:color w:val="323232"/>
          <w:sz w:val="18"/>
          <w:szCs w:val="18"/>
        </w:rPr>
        <w:t>3</w:t>
      </w:r>
      <w:r>
        <w:rPr>
          <w:rFonts w:ascii="Helvetica" w:hAnsi="Helvetica" w:cs="Helvetica"/>
          <w:color w:val="323232"/>
          <w:sz w:val="18"/>
          <w:szCs w:val="18"/>
        </w:rPr>
        <w:t>时第三位是</w:t>
      </w:r>
      <w:r>
        <w:rPr>
          <w:rFonts w:ascii="Helvetica" w:hAnsi="Helvetica" w:cs="Helvetica"/>
          <w:color w:val="323232"/>
          <w:sz w:val="18"/>
          <w:szCs w:val="18"/>
        </w:rPr>
        <w:t>012356789</w:t>
      </w:r>
      <w:r>
        <w:rPr>
          <w:rFonts w:ascii="Helvetica" w:hAnsi="Helvetica" w:cs="Helvetica"/>
          <w:color w:val="323232"/>
          <w:sz w:val="18"/>
          <w:szCs w:val="18"/>
        </w:rPr>
        <w:t>的</w:t>
      </w:r>
      <w:r>
        <w:rPr>
          <w:rStyle w:val="HTML"/>
          <w:rFonts w:ascii="Consolas" w:hAnsi="Consolas" w:cs="Consolas"/>
          <w:color w:val="C7254E"/>
          <w:sz w:val="18"/>
          <w:szCs w:val="18"/>
          <w:shd w:val="clear" w:color="auto" w:fill="F9F2F4"/>
        </w:rPr>
        <w:t>1(3[0-35-9]|[4578]\d)\d{8}</w:t>
      </w:r>
      <w:r>
        <w:rPr>
          <w:rFonts w:ascii="Helvetica" w:hAnsi="Helvetica" w:cs="Helvetica"/>
          <w:color w:val="323232"/>
          <w:sz w:val="18"/>
          <w:szCs w:val="18"/>
        </w:rPr>
        <w:t>;</w:t>
      </w:r>
      <w:r>
        <w:rPr>
          <w:rFonts w:ascii="Helvetica" w:hAnsi="Helvetica" w:cs="Helvetica"/>
          <w:color w:val="323232"/>
          <w:sz w:val="18"/>
          <w:szCs w:val="18"/>
        </w:rPr>
        <w:br/>
        <w:t>……</w:t>
      </w:r>
      <w:r>
        <w:rPr>
          <w:rFonts w:ascii="Helvetica" w:hAnsi="Helvetica" w:cs="Helvetica"/>
          <w:color w:val="323232"/>
          <w:sz w:val="18"/>
          <w:szCs w:val="18"/>
        </w:rPr>
        <w:t>以此类推</w:t>
      </w:r>
    </w:p>
    <w:p w:rsidR="00B45723" w:rsidRDefault="00B45723" w:rsidP="00B45723">
      <w:pPr>
        <w:spacing w:before="300" w:after="300"/>
        <w:rPr>
          <w:rFonts w:ascii="宋体" w:hAnsi="宋体" w:cs="宋体"/>
          <w:sz w:val="24"/>
          <w:szCs w:val="24"/>
        </w:rPr>
      </w:pPr>
      <w:r>
        <w:pict>
          <v:rect id="_x0000_i1031" style="width:0;height:0" o:hralign="center" o:hrstd="t" o:hrnoshade="t" o:hr="t" fillcolor="#323232" stroked="f"/>
        </w:pict>
      </w:r>
    </w:p>
    <w:p w:rsidR="00B45723" w:rsidRDefault="00B45723" w:rsidP="00B45723">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关于匹配相邻重复单词</w:t>
      </w:r>
    </w:p>
    <w:p w:rsidR="00B45723" w:rsidRDefault="00B45723" w:rsidP="00B45723">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简单的单词重复匹配</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首先是一个单词</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[A-Za-z]+</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然后是相邻重复的字符串</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([A-Za-z]+)\s+\1</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然后加上单词边界</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w:t>
      </w:r>
      <w:proofErr w:type="gramStart"/>
      <w:r>
        <w:rPr>
          <w:rStyle w:val="HTML"/>
          <w:rFonts w:ascii="Consolas" w:hAnsi="Consolas" w:cs="Consolas"/>
          <w:color w:val="C7254E"/>
          <w:sz w:val="18"/>
          <w:szCs w:val="18"/>
          <w:shd w:val="clear" w:color="auto" w:fill="F9F2F4"/>
        </w:rPr>
        <w:t>b(</w:t>
      </w:r>
      <w:proofErr w:type="gramEnd"/>
      <w:r>
        <w:rPr>
          <w:rStyle w:val="HTML"/>
          <w:rFonts w:ascii="Consolas" w:hAnsi="Consolas" w:cs="Consolas"/>
          <w:color w:val="C7254E"/>
          <w:sz w:val="18"/>
          <w:szCs w:val="18"/>
          <w:shd w:val="clear" w:color="auto" w:fill="F9F2F4"/>
        </w:rPr>
        <w:t>[A-Za-z]+)\s+\1\b</w:t>
      </w:r>
      <w:r>
        <w:rPr>
          <w:rFonts w:ascii="Helvetica" w:hAnsi="Helvetica" w:cs="Helvetica"/>
          <w:color w:val="323232"/>
          <w:sz w:val="18"/>
          <w:szCs w:val="18"/>
        </w:rPr>
        <w:t>;</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相信大多人都能做到这一步，接着我想起了一个问题，</w:t>
      </w:r>
      <w:r>
        <w:rPr>
          <w:rStyle w:val="HTML"/>
          <w:rFonts w:ascii="Consolas" w:hAnsi="Consolas" w:cs="Consolas"/>
          <w:color w:val="C7254E"/>
          <w:sz w:val="18"/>
          <w:szCs w:val="18"/>
          <w:shd w:val="clear" w:color="auto" w:fill="F9F2F4"/>
        </w:rPr>
        <w:t>font-size</w:t>
      </w:r>
      <w:r>
        <w:rPr>
          <w:rFonts w:ascii="Helvetica" w:hAnsi="Helvetica" w:cs="Helvetica"/>
          <w:color w:val="323232"/>
          <w:sz w:val="18"/>
          <w:szCs w:val="18"/>
        </w:rPr>
        <w:t>算不算是一个单词呢？</w:t>
      </w:r>
    </w:p>
    <w:p w:rsidR="00B45723" w:rsidRDefault="00B45723" w:rsidP="00B45723">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lastRenderedPageBreak/>
        <w:t>匹配带有连字符的重复单词</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先不管它算不算，匹配</w:t>
      </w:r>
      <w:r>
        <w:rPr>
          <w:rStyle w:val="HTML"/>
          <w:rFonts w:ascii="Consolas" w:hAnsi="Consolas" w:cs="Consolas"/>
          <w:color w:val="C7254E"/>
          <w:sz w:val="18"/>
          <w:szCs w:val="18"/>
          <w:shd w:val="clear" w:color="auto" w:fill="F9F2F4"/>
        </w:rPr>
        <w:t>font-size</w:t>
      </w:r>
      <w:r>
        <w:rPr>
          <w:rFonts w:ascii="Helvetica" w:hAnsi="Helvetica" w:cs="Helvetica"/>
          <w:color w:val="323232"/>
          <w:sz w:val="18"/>
          <w:szCs w:val="18"/>
        </w:rPr>
        <w:t>倒是一个值得研究的问题。</w:t>
      </w:r>
      <w:r>
        <w:rPr>
          <w:rFonts w:ascii="Helvetica" w:hAnsi="Helvetica" w:cs="Helvetica"/>
          <w:color w:val="323232"/>
          <w:sz w:val="18"/>
          <w:szCs w:val="18"/>
        </w:rPr>
        <w:br/>
      </w:r>
      <w:r>
        <w:rPr>
          <w:rFonts w:ascii="Helvetica" w:hAnsi="Helvetica" w:cs="Helvetica"/>
          <w:color w:val="323232"/>
          <w:sz w:val="18"/>
          <w:szCs w:val="18"/>
        </w:rPr>
        <w:t>所以加上可能出现的</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连字符</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\b([A-Za-z]+(?:-[A-Za-z]+)*)\s+\1\b</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这里说明一下</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是</w:t>
      </w:r>
      <w:r>
        <w:rPr>
          <w:rStyle w:val="a7"/>
          <w:rFonts w:ascii="Helvetica" w:hAnsi="Helvetica" w:cs="Helvetica"/>
          <w:color w:val="323232"/>
          <w:sz w:val="18"/>
          <w:szCs w:val="18"/>
        </w:rPr>
        <w:t>“</w:t>
      </w:r>
      <w:r>
        <w:rPr>
          <w:rStyle w:val="a7"/>
          <w:rFonts w:ascii="Helvetica" w:hAnsi="Helvetica" w:cs="Helvetica"/>
          <w:color w:val="323232"/>
          <w:sz w:val="18"/>
          <w:szCs w:val="18"/>
        </w:rPr>
        <w:t>非捕获型分组</w:t>
      </w:r>
      <w:r>
        <w:rPr>
          <w:rStyle w:val="a7"/>
          <w:rFonts w:ascii="Helvetica" w:hAnsi="Helvetica" w:cs="Helvetica"/>
          <w:color w:val="323232"/>
          <w:sz w:val="18"/>
          <w:szCs w:val="18"/>
        </w:rPr>
        <w:t>”</w:t>
      </w:r>
      <w:r>
        <w:rPr>
          <w:rFonts w:ascii="Helvetica" w:hAnsi="Helvetica" w:cs="Helvetica"/>
          <w:color w:val="323232"/>
          <w:sz w:val="18"/>
          <w:szCs w:val="18"/>
        </w:rPr>
        <w:t>的意思，用下面的代码说明比较直观：</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abcabc</w:t>
      </w:r>
      <w:proofErr w:type="gramEnd"/>
      <w:r>
        <w:rPr>
          <w:rStyle w:val="hljs-string"/>
          <w:rFonts w:ascii="Consolas" w:hAnsi="Consolas" w:cs="Consolas"/>
          <w:color w:val="DD1144"/>
        </w:rPr>
        <w:t>"</w:t>
      </w:r>
      <w:r>
        <w:rPr>
          <w:rStyle w:val="HTML"/>
          <w:rFonts w:ascii="Consolas" w:hAnsi="Consolas" w:cs="Consolas"/>
          <w:color w:val="333333"/>
        </w:rPr>
        <w:t>.match</w:t>
      </w:r>
      <w:r>
        <w:rPr>
          <w:rStyle w:val="hljs-comment"/>
          <w:rFonts w:ascii="Consolas" w:hAnsi="Consolas" w:cs="Consolas"/>
          <w:i/>
          <w:iCs/>
          <w:color w:val="999988"/>
        </w:rPr>
        <w:t>(/(a)</w:t>
      </w:r>
      <w:r>
        <w:rPr>
          <w:rStyle w:val="HTML"/>
          <w:rFonts w:ascii="Consolas" w:hAnsi="Consolas" w:cs="Consolas"/>
          <w:color w:val="333333"/>
        </w:rPr>
        <w:t>.*\</w:t>
      </w:r>
      <w:r>
        <w:rPr>
          <w:rStyle w:val="hljs-number"/>
          <w:rFonts w:ascii="Consolas" w:hAnsi="Consolas" w:cs="Consolas"/>
          <w:color w:val="008080"/>
        </w:rPr>
        <w:t>1</w:t>
      </w:r>
      <w:r>
        <w:rPr>
          <w:rStyle w:val="HTML"/>
          <w:rFonts w:ascii="Consolas" w:hAnsi="Consolas" w:cs="Consolas"/>
          <w:color w:val="333333"/>
        </w:rPr>
        <w:t xml:space="preserve">/g);        </w:t>
      </w:r>
      <w:r>
        <w:rPr>
          <w:rStyle w:val="hljs-comment"/>
          <w:rFonts w:ascii="Consolas" w:hAnsi="Consolas" w:cs="Consolas"/>
          <w:i/>
          <w:iCs/>
          <w:color w:val="999988"/>
        </w:rPr>
        <w:t>// ["abca"]</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abcabc</w:t>
      </w:r>
      <w:proofErr w:type="gramEnd"/>
      <w:r>
        <w:rPr>
          <w:rStyle w:val="hljs-string"/>
          <w:rFonts w:ascii="Consolas" w:hAnsi="Consolas" w:cs="Consolas"/>
          <w:color w:val="DD1144"/>
        </w:rPr>
        <w:t>"</w:t>
      </w:r>
      <w:r>
        <w:rPr>
          <w:rStyle w:val="HTML"/>
          <w:rFonts w:ascii="Consolas" w:hAnsi="Consolas" w:cs="Consolas"/>
          <w:color w:val="333333"/>
        </w:rPr>
        <w:t>.match</w:t>
      </w:r>
      <w:r>
        <w:rPr>
          <w:rStyle w:val="hljs-comment"/>
          <w:rFonts w:ascii="Consolas" w:hAnsi="Consolas" w:cs="Consolas"/>
          <w:i/>
          <w:iCs/>
          <w:color w:val="999988"/>
        </w:rPr>
        <w:t>(/(?:a)(b)</w:t>
      </w:r>
      <w:r>
        <w:rPr>
          <w:rStyle w:val="HTML"/>
          <w:rFonts w:ascii="Consolas" w:hAnsi="Consolas" w:cs="Consolas"/>
          <w:color w:val="333333"/>
        </w:rPr>
        <w:t>.*\</w:t>
      </w:r>
      <w:r>
        <w:rPr>
          <w:rStyle w:val="hljs-number"/>
          <w:rFonts w:ascii="Consolas" w:hAnsi="Consolas" w:cs="Consolas"/>
          <w:color w:val="008080"/>
        </w:rPr>
        <w:t>1</w:t>
      </w:r>
      <w:r>
        <w:rPr>
          <w:rStyle w:val="HTML"/>
          <w:rFonts w:ascii="Consolas" w:hAnsi="Consolas" w:cs="Consolas"/>
          <w:color w:val="333333"/>
        </w:rPr>
        <w:t xml:space="preserve">/g);   </w:t>
      </w:r>
      <w:r>
        <w:rPr>
          <w:rStyle w:val="hljs-comment"/>
          <w:rFonts w:ascii="Consolas" w:hAnsi="Consolas" w:cs="Consolas"/>
          <w:i/>
          <w:iCs/>
          <w:color w:val="999988"/>
        </w:rPr>
        <w:t>// ["abcab"]</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我们用</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时就会临时保存一个分组</w:t>
      </w:r>
      <w:r>
        <w:rPr>
          <w:rFonts w:ascii="Helvetica" w:hAnsi="Helvetica" w:cs="Helvetica"/>
          <w:color w:val="323232"/>
          <w:sz w:val="18"/>
          <w:szCs w:val="18"/>
        </w:rPr>
        <w:t>1</w:t>
      </w:r>
      <w:r>
        <w:rPr>
          <w:rFonts w:ascii="Helvetica" w:hAnsi="Helvetica" w:cs="Helvetica"/>
          <w:color w:val="323232"/>
          <w:sz w:val="18"/>
          <w:szCs w:val="18"/>
        </w:rPr>
        <w:t>，使用</w:t>
      </w:r>
      <w:r>
        <w:rPr>
          <w:rFonts w:ascii="Helvetica" w:hAnsi="Helvetica" w:cs="Helvetica"/>
          <w:color w:val="323232"/>
          <w:sz w:val="18"/>
          <w:szCs w:val="18"/>
        </w:rPr>
        <w:t>1</w:t>
      </w:r>
      <w:r>
        <w:rPr>
          <w:rFonts w:ascii="Helvetica" w:hAnsi="Helvetica" w:cs="Helvetica"/>
          <w:color w:val="323232"/>
          <w:sz w:val="18"/>
          <w:szCs w:val="18"/>
        </w:rPr>
        <w:t>就可以引用，但当我们不想保存这个分组时我们就可以使用</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，毕竟</w:t>
      </w:r>
      <w:r>
        <w:rPr>
          <w:rFonts w:ascii="Helvetica" w:hAnsi="Helvetica" w:cs="Helvetica"/>
          <w:color w:val="323232"/>
          <w:sz w:val="18"/>
          <w:szCs w:val="18"/>
        </w:rPr>
        <w:t>js</w:t>
      </w:r>
      <w:r>
        <w:rPr>
          <w:rFonts w:ascii="Helvetica" w:hAnsi="Helvetica" w:cs="Helvetica"/>
          <w:color w:val="323232"/>
          <w:sz w:val="18"/>
          <w:szCs w:val="18"/>
        </w:rPr>
        <w:t>里我们只有</w:t>
      </w:r>
      <w:r>
        <w:rPr>
          <w:rFonts w:ascii="Helvetica" w:hAnsi="Helvetica" w:cs="Helvetica"/>
          <w:color w:val="323232"/>
          <w:sz w:val="18"/>
          <w:szCs w:val="18"/>
        </w:rPr>
        <w:t>9</w:t>
      </w:r>
      <w:r>
        <w:rPr>
          <w:rFonts w:ascii="Helvetica" w:hAnsi="Helvetica" w:cs="Helvetica"/>
          <w:color w:val="323232"/>
          <w:sz w:val="18"/>
          <w:szCs w:val="18"/>
        </w:rPr>
        <w:t>个分组可以使用。</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让我们尝试一下：</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w:t>
      </w:r>
      <w:r>
        <w:rPr>
          <w:rStyle w:val="hljs-keyword"/>
          <w:rFonts w:ascii="Consolas" w:hAnsi="Consolas" w:cs="Consolas"/>
          <w:b/>
          <w:bCs/>
          <w:color w:val="333333"/>
        </w:rPr>
        <w:t>reg</w:t>
      </w:r>
      <w:r>
        <w:rPr>
          <w:rStyle w:val="HTML"/>
          <w:rFonts w:ascii="Consolas" w:hAnsi="Consolas" w:cs="Consolas"/>
          <w:color w:val="333333"/>
        </w:rPr>
        <w:t xml:space="preserve"> = /\b([A-Za-z]+(?:-[A-Za-z]+)*)\s+\1\b/</w:t>
      </w:r>
      <w:r>
        <w:rPr>
          <w:rStyle w:val="hljs-keyword"/>
          <w:rFonts w:ascii="Consolas" w:hAnsi="Consolas" w:cs="Consolas"/>
          <w:b/>
          <w:bCs/>
          <w:color w:val="333333"/>
        </w:rPr>
        <w:t>g</w:t>
      </w:r>
      <w:r>
        <w:rPr>
          <w:rStyle w:val="HTML"/>
          <w:rFonts w:ascii="Consolas" w:hAnsi="Consolas" w:cs="Consolas"/>
          <w:color w:val="333333"/>
        </w:rPr>
        <w:t>;</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"font-weight font-size font-size"</w:t>
      </w:r>
      <w:r>
        <w:rPr>
          <w:rStyle w:val="HTML"/>
          <w:rFonts w:ascii="Consolas" w:hAnsi="Consolas" w:cs="Consolas"/>
          <w:color w:val="333333"/>
        </w:rPr>
        <w:t>.</w:t>
      </w:r>
      <w:proofErr w:type="gramStart"/>
      <w:r>
        <w:rPr>
          <w:rStyle w:val="hljs-builtin"/>
          <w:rFonts w:ascii="Consolas" w:hAnsi="Consolas" w:cs="Consolas"/>
          <w:color w:val="0086B3"/>
        </w:rPr>
        <w:t>match</w:t>
      </w:r>
      <w:r>
        <w:rPr>
          <w:rStyle w:val="HTML"/>
          <w:rFonts w:ascii="Consolas" w:hAnsi="Consolas" w:cs="Consolas"/>
          <w:color w:val="333333"/>
        </w:rPr>
        <w:t>(</w:t>
      </w:r>
      <w:proofErr w:type="gramEnd"/>
      <w:r>
        <w:rPr>
          <w:rStyle w:val="hljs-keyword"/>
          <w:rFonts w:ascii="Consolas" w:hAnsi="Consolas" w:cs="Consolas"/>
          <w:b/>
          <w:bCs/>
          <w:color w:val="333333"/>
        </w:rPr>
        <w:t>reg</w:t>
      </w:r>
      <w:r>
        <w:rPr>
          <w:rStyle w:val="HTML"/>
          <w:rFonts w:ascii="Consolas" w:hAnsi="Consolas" w:cs="Consolas"/>
          <w:color w:val="333333"/>
        </w:rPr>
        <w:t xml:space="preserve">);       </w:t>
      </w:r>
      <w:r>
        <w:rPr>
          <w:rStyle w:val="hljs-comment"/>
          <w:rFonts w:ascii="Consolas" w:hAnsi="Consolas" w:cs="Consolas"/>
          <w:i/>
          <w:iCs/>
          <w:color w:val="999988"/>
        </w:rPr>
        <w:t>// ["font-size font-size"]</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"font-size font-weight font-size"</w:t>
      </w:r>
      <w:r>
        <w:rPr>
          <w:rStyle w:val="HTML"/>
          <w:rFonts w:ascii="Consolas" w:hAnsi="Consolas" w:cs="Consolas"/>
          <w:color w:val="333333"/>
        </w:rPr>
        <w:t>.</w:t>
      </w:r>
      <w:proofErr w:type="gramStart"/>
      <w:r>
        <w:rPr>
          <w:rStyle w:val="hljs-builtin"/>
          <w:rFonts w:ascii="Consolas" w:hAnsi="Consolas" w:cs="Consolas"/>
          <w:color w:val="0086B3"/>
        </w:rPr>
        <w:t>match</w:t>
      </w:r>
      <w:r>
        <w:rPr>
          <w:rStyle w:val="HTML"/>
          <w:rFonts w:ascii="Consolas" w:hAnsi="Consolas" w:cs="Consolas"/>
          <w:color w:val="333333"/>
        </w:rPr>
        <w:t>(</w:t>
      </w:r>
      <w:proofErr w:type="gramEnd"/>
      <w:r>
        <w:rPr>
          <w:rStyle w:val="hljs-keyword"/>
          <w:rFonts w:ascii="Consolas" w:hAnsi="Consolas" w:cs="Consolas"/>
          <w:b/>
          <w:bCs/>
          <w:color w:val="333333"/>
        </w:rPr>
        <w:t>reg</w:t>
      </w:r>
      <w:r>
        <w:rPr>
          <w:rStyle w:val="HTML"/>
          <w:rFonts w:ascii="Consolas" w:hAnsi="Consolas" w:cs="Consolas"/>
          <w:color w:val="333333"/>
        </w:rPr>
        <w:t xml:space="preserve">);       </w:t>
      </w:r>
      <w:r>
        <w:rPr>
          <w:rStyle w:val="hljs-comment"/>
          <w:rFonts w:ascii="Consolas" w:hAnsi="Consolas" w:cs="Consolas"/>
          <w:i/>
          <w:iCs/>
          <w:color w:val="999988"/>
        </w:rPr>
        <w:t>// null</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"font-size font-sizesize font-weight"</w:t>
      </w:r>
      <w:r>
        <w:rPr>
          <w:rStyle w:val="HTML"/>
          <w:rFonts w:ascii="Consolas" w:hAnsi="Consolas" w:cs="Consolas"/>
          <w:color w:val="333333"/>
        </w:rPr>
        <w:t>.</w:t>
      </w:r>
      <w:proofErr w:type="gramStart"/>
      <w:r>
        <w:rPr>
          <w:rStyle w:val="hljs-builtin"/>
          <w:rFonts w:ascii="Consolas" w:hAnsi="Consolas" w:cs="Consolas"/>
          <w:color w:val="0086B3"/>
        </w:rPr>
        <w:t>match</w:t>
      </w:r>
      <w:r>
        <w:rPr>
          <w:rStyle w:val="HTML"/>
          <w:rFonts w:ascii="Consolas" w:hAnsi="Consolas" w:cs="Consolas"/>
          <w:color w:val="333333"/>
        </w:rPr>
        <w:t>(</w:t>
      </w:r>
      <w:proofErr w:type="gramEnd"/>
      <w:r>
        <w:rPr>
          <w:rStyle w:val="hljs-keyword"/>
          <w:rFonts w:ascii="Consolas" w:hAnsi="Consolas" w:cs="Consolas"/>
          <w:b/>
          <w:bCs/>
          <w:color w:val="333333"/>
        </w:rPr>
        <w:t>reg</w:t>
      </w:r>
      <w:r>
        <w:rPr>
          <w:rStyle w:val="HTML"/>
          <w:rFonts w:ascii="Consolas" w:hAnsi="Consolas" w:cs="Consolas"/>
          <w:color w:val="333333"/>
        </w:rPr>
        <w:t xml:space="preserve">);   </w:t>
      </w:r>
      <w:r>
        <w:rPr>
          <w:rStyle w:val="hljs-comment"/>
          <w:rFonts w:ascii="Consolas" w:hAnsi="Consolas" w:cs="Consolas"/>
          <w:i/>
          <w:iCs/>
          <w:color w:val="999988"/>
        </w:rPr>
        <w:t>// null</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不错，完美。</w:t>
      </w:r>
    </w:p>
    <w:p w:rsidR="00B45723" w:rsidRDefault="00B45723" w:rsidP="00B45723">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试试匹配各种</w:t>
      </w:r>
      <w:proofErr w:type="gramStart"/>
      <w:r>
        <w:rPr>
          <w:rFonts w:ascii="Helvetica" w:hAnsi="Helvetica" w:cs="Helvetica"/>
          <w:b w:val="0"/>
          <w:bCs w:val="0"/>
          <w:color w:val="323232"/>
          <w:sz w:val="36"/>
          <w:szCs w:val="36"/>
        </w:rPr>
        <w:t>符号乱入的</w:t>
      </w:r>
      <w:proofErr w:type="gramEnd"/>
      <w:r>
        <w:rPr>
          <w:rFonts w:ascii="Helvetica" w:hAnsi="Helvetica" w:cs="Helvetica"/>
          <w:b w:val="0"/>
          <w:bCs w:val="0"/>
          <w:color w:val="323232"/>
          <w:sz w:val="36"/>
          <w:szCs w:val="36"/>
        </w:rPr>
        <w:t>单词吧</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然而很快我就发现了一个严重的问题，那就是上面的正则匹配</w:t>
      </w:r>
      <w:r>
        <w:rPr>
          <w:rStyle w:val="HTML"/>
          <w:rFonts w:ascii="Consolas" w:hAnsi="Consolas" w:cs="Consolas"/>
          <w:color w:val="C7254E"/>
          <w:sz w:val="18"/>
          <w:szCs w:val="18"/>
          <w:shd w:val="clear" w:color="auto" w:fill="F9F2F4"/>
        </w:rPr>
        <w:t>foo -foo foo</w:t>
      </w:r>
      <w:r>
        <w:rPr>
          <w:rFonts w:ascii="Helvetica" w:hAnsi="Helvetica" w:cs="Helvetica"/>
          <w:color w:val="323232"/>
          <w:sz w:val="18"/>
          <w:szCs w:val="18"/>
        </w:rPr>
        <w:t>或者</w:t>
      </w:r>
      <w:r>
        <w:rPr>
          <w:rStyle w:val="HTML"/>
          <w:rFonts w:ascii="Consolas" w:hAnsi="Consolas" w:cs="Consolas"/>
          <w:color w:val="C7254E"/>
          <w:sz w:val="18"/>
          <w:szCs w:val="18"/>
          <w:shd w:val="clear" w:color="auto" w:fill="F9F2F4"/>
        </w:rPr>
        <w:t>bar bar- bar</w:t>
      </w:r>
      <w:r>
        <w:rPr>
          <w:rFonts w:ascii="Helvetica" w:hAnsi="Helvetica" w:cs="Helvetica"/>
          <w:color w:val="323232"/>
          <w:sz w:val="18"/>
          <w:szCs w:val="18"/>
        </w:rPr>
        <w:t>甚至</w:t>
      </w:r>
      <w:r>
        <w:rPr>
          <w:rStyle w:val="HTML"/>
          <w:rFonts w:ascii="Consolas" w:hAnsi="Consolas" w:cs="Consolas"/>
          <w:color w:val="C7254E"/>
          <w:sz w:val="18"/>
          <w:szCs w:val="18"/>
          <w:shd w:val="clear" w:color="auto" w:fill="F9F2F4"/>
        </w:rPr>
        <w:t>aaa-aaa aaa</w:t>
      </w:r>
      <w:r>
        <w:rPr>
          <w:rFonts w:ascii="Helvetica" w:hAnsi="Helvetica" w:cs="Helvetica"/>
          <w:color w:val="323232"/>
          <w:sz w:val="18"/>
          <w:szCs w:val="18"/>
        </w:rPr>
        <w:t>居然能成功！</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w:t>
      </w:r>
      <w:r>
        <w:rPr>
          <w:rStyle w:val="hljs-keyword"/>
          <w:rFonts w:ascii="Consolas" w:hAnsi="Consolas" w:cs="Consolas"/>
          <w:b/>
          <w:bCs/>
          <w:color w:val="333333"/>
        </w:rPr>
        <w:t>reg</w:t>
      </w:r>
      <w:r>
        <w:rPr>
          <w:rStyle w:val="HTML"/>
          <w:rFonts w:ascii="Consolas" w:hAnsi="Consolas" w:cs="Consolas"/>
          <w:color w:val="333333"/>
        </w:rPr>
        <w:t xml:space="preserve"> = /\b([A-Za-z]+(?:-[A-Za-z]+)*)\s+\1\b/</w:t>
      </w:r>
      <w:r>
        <w:rPr>
          <w:rStyle w:val="hljs-keyword"/>
          <w:rFonts w:ascii="Consolas" w:hAnsi="Consolas" w:cs="Consolas"/>
          <w:b/>
          <w:bCs/>
          <w:color w:val="333333"/>
        </w:rPr>
        <w:t>g</w:t>
      </w:r>
      <w:r>
        <w:rPr>
          <w:rStyle w:val="HTML"/>
          <w:rFonts w:ascii="Consolas" w:hAnsi="Consolas" w:cs="Consolas"/>
          <w:color w:val="333333"/>
        </w:rPr>
        <w:t>;</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foo</w:t>
      </w:r>
      <w:proofErr w:type="gramEnd"/>
      <w:r>
        <w:rPr>
          <w:rStyle w:val="hljs-string"/>
          <w:rFonts w:ascii="Consolas" w:hAnsi="Consolas" w:cs="Consolas"/>
          <w:color w:val="DD1144"/>
        </w:rPr>
        <w:t xml:space="preserve"> -foo foo"</w:t>
      </w:r>
      <w:r>
        <w:rPr>
          <w:rStyle w:val="HTML"/>
          <w:rFonts w:ascii="Consolas" w:hAnsi="Consolas" w:cs="Consolas"/>
          <w:color w:val="333333"/>
        </w:rPr>
        <w:t>.</w:t>
      </w:r>
      <w:r>
        <w:rPr>
          <w:rStyle w:val="hljs-builtin"/>
          <w:rFonts w:ascii="Consolas" w:hAnsi="Consolas" w:cs="Consolas"/>
          <w:color w:val="0086B3"/>
        </w:rPr>
        <w:t>match</w:t>
      </w:r>
      <w:r>
        <w:rPr>
          <w:rStyle w:val="HTML"/>
          <w:rFonts w:ascii="Consolas" w:hAnsi="Consolas" w:cs="Consolas"/>
          <w:color w:val="333333"/>
        </w:rPr>
        <w:t>(</w:t>
      </w:r>
      <w:r>
        <w:rPr>
          <w:rStyle w:val="hljs-keyword"/>
          <w:rFonts w:ascii="Consolas" w:hAnsi="Consolas" w:cs="Consolas"/>
          <w:b/>
          <w:bCs/>
          <w:color w:val="333333"/>
        </w:rPr>
        <w:t>reg</w:t>
      </w:r>
      <w:r>
        <w:rPr>
          <w:rStyle w:val="HTML"/>
          <w:rFonts w:ascii="Consolas" w:hAnsi="Consolas" w:cs="Consolas"/>
          <w:color w:val="333333"/>
        </w:rPr>
        <w:t xml:space="preserve">);  </w:t>
      </w:r>
      <w:r>
        <w:rPr>
          <w:rStyle w:val="hljs-comment"/>
          <w:rFonts w:ascii="Consolas" w:hAnsi="Consolas" w:cs="Consolas"/>
          <w:i/>
          <w:iCs/>
          <w:color w:val="999988"/>
        </w:rPr>
        <w:t>// ["foo foo"]</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bar</w:t>
      </w:r>
      <w:proofErr w:type="gramEnd"/>
      <w:r>
        <w:rPr>
          <w:rStyle w:val="hljs-string"/>
          <w:rFonts w:ascii="Consolas" w:hAnsi="Consolas" w:cs="Consolas"/>
          <w:color w:val="DD1144"/>
        </w:rPr>
        <w:t xml:space="preserve"> bar- bar"</w:t>
      </w:r>
      <w:r>
        <w:rPr>
          <w:rStyle w:val="HTML"/>
          <w:rFonts w:ascii="Consolas" w:hAnsi="Consolas" w:cs="Consolas"/>
          <w:color w:val="333333"/>
        </w:rPr>
        <w:t>.</w:t>
      </w:r>
      <w:r>
        <w:rPr>
          <w:rStyle w:val="hljs-builtin"/>
          <w:rFonts w:ascii="Consolas" w:hAnsi="Consolas" w:cs="Consolas"/>
          <w:color w:val="0086B3"/>
        </w:rPr>
        <w:t>match</w:t>
      </w:r>
      <w:r>
        <w:rPr>
          <w:rStyle w:val="HTML"/>
          <w:rFonts w:ascii="Consolas" w:hAnsi="Consolas" w:cs="Consolas"/>
          <w:color w:val="333333"/>
        </w:rPr>
        <w:t>(</w:t>
      </w:r>
      <w:r>
        <w:rPr>
          <w:rStyle w:val="hljs-keyword"/>
          <w:rFonts w:ascii="Consolas" w:hAnsi="Consolas" w:cs="Consolas"/>
          <w:b/>
          <w:bCs/>
          <w:color w:val="333333"/>
        </w:rPr>
        <w:t>reg</w:t>
      </w:r>
      <w:r>
        <w:rPr>
          <w:rStyle w:val="HTML"/>
          <w:rFonts w:ascii="Consolas" w:hAnsi="Consolas" w:cs="Consolas"/>
          <w:color w:val="333333"/>
        </w:rPr>
        <w:t xml:space="preserve">);  </w:t>
      </w:r>
      <w:r>
        <w:rPr>
          <w:rStyle w:val="hljs-comment"/>
          <w:rFonts w:ascii="Consolas" w:hAnsi="Consolas" w:cs="Consolas"/>
          <w:i/>
          <w:iCs/>
          <w:color w:val="999988"/>
        </w:rPr>
        <w:t>// ["bar bar"]</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"aaa-aaa aaa"</w:t>
      </w:r>
      <w:r>
        <w:rPr>
          <w:rStyle w:val="HTML"/>
          <w:rFonts w:ascii="Consolas" w:hAnsi="Consolas" w:cs="Consolas"/>
          <w:color w:val="333333"/>
        </w:rPr>
        <w:t>.</w:t>
      </w:r>
      <w:proofErr w:type="gramStart"/>
      <w:r>
        <w:rPr>
          <w:rStyle w:val="hljs-builtin"/>
          <w:rFonts w:ascii="Consolas" w:hAnsi="Consolas" w:cs="Consolas"/>
          <w:color w:val="0086B3"/>
        </w:rPr>
        <w:t>match</w:t>
      </w:r>
      <w:r>
        <w:rPr>
          <w:rStyle w:val="HTML"/>
          <w:rFonts w:ascii="Consolas" w:hAnsi="Consolas" w:cs="Consolas"/>
          <w:color w:val="333333"/>
        </w:rPr>
        <w:t>(</w:t>
      </w:r>
      <w:proofErr w:type="gramEnd"/>
      <w:r>
        <w:rPr>
          <w:rStyle w:val="hljs-keyword"/>
          <w:rFonts w:ascii="Consolas" w:hAnsi="Consolas" w:cs="Consolas"/>
          <w:b/>
          <w:bCs/>
          <w:color w:val="333333"/>
        </w:rPr>
        <w:t>reg</w:t>
      </w:r>
      <w:r>
        <w:rPr>
          <w:rStyle w:val="HTML"/>
          <w:rFonts w:ascii="Consolas" w:hAnsi="Consolas" w:cs="Consolas"/>
          <w:color w:val="333333"/>
        </w:rPr>
        <w:t xml:space="preserve">);   </w:t>
      </w:r>
      <w:r>
        <w:rPr>
          <w:rStyle w:val="hljs-comment"/>
          <w:rFonts w:ascii="Consolas" w:hAnsi="Consolas" w:cs="Consolas"/>
          <w:i/>
          <w:iCs/>
          <w:color w:val="999988"/>
        </w:rPr>
        <w:t>// ["aaa aaa"]</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这问题可就大了，然后我在控制台里测试了一下</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"-abc"</w:t>
      </w:r>
      <w:r>
        <w:rPr>
          <w:rStyle w:val="HTML"/>
          <w:rFonts w:ascii="Consolas" w:hAnsi="Consolas" w:cs="Consolas"/>
          <w:color w:val="333333"/>
        </w:rPr>
        <w:t>.</w:t>
      </w:r>
      <w:proofErr w:type="gramStart"/>
      <w:r>
        <w:rPr>
          <w:rStyle w:val="HTML"/>
          <w:rFonts w:ascii="Consolas" w:hAnsi="Consolas" w:cs="Consolas"/>
          <w:color w:val="333333"/>
        </w:rPr>
        <w:t>match(</w:t>
      </w:r>
      <w:proofErr w:type="gramEnd"/>
      <w:r>
        <w:rPr>
          <w:rStyle w:val="hljs-regexp"/>
          <w:rFonts w:ascii="Consolas" w:hAnsi="Consolas" w:cs="Consolas"/>
          <w:color w:val="009926"/>
        </w:rPr>
        <w:t>/.?\</w:t>
      </w:r>
      <w:proofErr w:type="gramStart"/>
      <w:r>
        <w:rPr>
          <w:rStyle w:val="hljs-regexp"/>
          <w:rFonts w:ascii="Consolas" w:hAnsi="Consolas" w:cs="Consolas"/>
          <w:color w:val="009926"/>
        </w:rPr>
        <w:t>b.?</w:t>
      </w:r>
      <w:proofErr w:type="gramEnd"/>
      <w:r>
        <w:rPr>
          <w:rStyle w:val="hljs-regexp"/>
          <w:rFonts w:ascii="Consolas" w:hAnsi="Consolas" w:cs="Consolas"/>
          <w:color w:val="009926"/>
        </w:rPr>
        <w:t>/g</w:t>
      </w:r>
      <w:r>
        <w:rPr>
          <w:rStyle w:val="HTML"/>
          <w:rFonts w:ascii="Consolas" w:hAnsi="Consolas" w:cs="Consolas"/>
          <w:color w:val="333333"/>
        </w:rPr>
        <w:t>)</w:t>
      </w:r>
      <w:proofErr w:type="gramStart"/>
      <w:r>
        <w:rPr>
          <w:rStyle w:val="HTML"/>
          <w:rFonts w:ascii="Consolas" w:hAnsi="Consolas" w:cs="Consolas"/>
          <w:color w:val="333333"/>
        </w:rPr>
        <w:t xml:space="preserve">;  </w:t>
      </w:r>
      <w:r>
        <w:rPr>
          <w:rStyle w:val="hljs-regexp"/>
          <w:rFonts w:ascii="Consolas" w:hAnsi="Consolas" w:cs="Consolas"/>
          <w:color w:val="009926"/>
        </w:rPr>
        <w:t>/</w:t>
      </w:r>
      <w:proofErr w:type="gramEnd"/>
      <w:r>
        <w:rPr>
          <w:rStyle w:val="hljs-regexp"/>
          <w:rFonts w:ascii="Consolas" w:hAnsi="Consolas" w:cs="Consolas"/>
          <w:color w:val="009926"/>
        </w:rPr>
        <w:t>/</w:t>
      </w:r>
      <w:r>
        <w:rPr>
          <w:rStyle w:val="HTML"/>
          <w:rFonts w:ascii="Consolas" w:hAnsi="Consolas" w:cs="Consolas"/>
          <w:color w:val="333333"/>
        </w:rPr>
        <w:t xml:space="preserve"> [</w:t>
      </w:r>
      <w:r>
        <w:rPr>
          <w:rStyle w:val="hljs-string"/>
          <w:rFonts w:ascii="Consolas" w:hAnsi="Consolas" w:cs="Consolas"/>
          <w:color w:val="DD1144"/>
        </w:rPr>
        <w:t>"-a"</w:t>
      </w:r>
      <w:r>
        <w:rPr>
          <w:rStyle w:val="HTML"/>
          <w:rFonts w:ascii="Consolas" w:hAnsi="Consolas" w:cs="Consolas"/>
          <w:color w:val="333333"/>
        </w:rPr>
        <w:t xml:space="preserve">, </w:t>
      </w:r>
      <w:r>
        <w:rPr>
          <w:rStyle w:val="hljs-string"/>
          <w:rFonts w:ascii="Consolas" w:hAnsi="Consolas" w:cs="Consolas"/>
          <w:color w:val="DD1144"/>
        </w:rPr>
        <w:t>"c"</w:t>
      </w:r>
      <w:r>
        <w:rPr>
          <w:rStyle w:val="HTML"/>
          <w:rFonts w:ascii="Consolas" w:hAnsi="Consolas" w:cs="Consolas"/>
          <w:color w:val="333333"/>
        </w:rPr>
        <w:t xml:space="preserve">, </w:t>
      </w:r>
      <w:r>
        <w:rPr>
          <w:rStyle w:val="hljs-string"/>
          <w:rFonts w:ascii="Consolas" w:hAnsi="Consolas" w:cs="Consolas"/>
          <w:color w:val="DD1144"/>
        </w:rPr>
        <w:t>""</w:t>
      </w:r>
      <w:r>
        <w:rPr>
          <w:rStyle w:val="HTML"/>
          <w:rFonts w:ascii="Consolas" w:hAnsi="Consolas" w:cs="Consolas"/>
          <w:color w:val="333333"/>
        </w:rPr>
        <w:t>]</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"def-"</w:t>
      </w:r>
      <w:r>
        <w:rPr>
          <w:rStyle w:val="HTML"/>
          <w:rFonts w:ascii="Consolas" w:hAnsi="Consolas" w:cs="Consolas"/>
          <w:color w:val="333333"/>
        </w:rPr>
        <w:t>.</w:t>
      </w:r>
      <w:proofErr w:type="gramStart"/>
      <w:r>
        <w:rPr>
          <w:rStyle w:val="HTML"/>
          <w:rFonts w:ascii="Consolas" w:hAnsi="Consolas" w:cs="Consolas"/>
          <w:color w:val="333333"/>
        </w:rPr>
        <w:t>match(</w:t>
      </w:r>
      <w:proofErr w:type="gramEnd"/>
      <w:r>
        <w:rPr>
          <w:rStyle w:val="hljs-regexp"/>
          <w:rFonts w:ascii="Consolas" w:hAnsi="Consolas" w:cs="Consolas"/>
          <w:color w:val="009926"/>
        </w:rPr>
        <w:t>/.?\</w:t>
      </w:r>
      <w:proofErr w:type="gramStart"/>
      <w:r>
        <w:rPr>
          <w:rStyle w:val="hljs-regexp"/>
          <w:rFonts w:ascii="Consolas" w:hAnsi="Consolas" w:cs="Consolas"/>
          <w:color w:val="009926"/>
        </w:rPr>
        <w:t>b.?</w:t>
      </w:r>
      <w:proofErr w:type="gramEnd"/>
      <w:r>
        <w:rPr>
          <w:rStyle w:val="hljs-regexp"/>
          <w:rFonts w:ascii="Consolas" w:hAnsi="Consolas" w:cs="Consolas"/>
          <w:color w:val="009926"/>
        </w:rPr>
        <w:t>/g</w:t>
      </w:r>
      <w:r>
        <w:rPr>
          <w:rStyle w:val="HTML"/>
          <w:rFonts w:ascii="Consolas" w:hAnsi="Consolas" w:cs="Consolas"/>
          <w:color w:val="333333"/>
        </w:rPr>
        <w:t>)</w:t>
      </w:r>
      <w:proofErr w:type="gramStart"/>
      <w:r>
        <w:rPr>
          <w:rStyle w:val="HTML"/>
          <w:rFonts w:ascii="Consolas" w:hAnsi="Consolas" w:cs="Consolas"/>
          <w:color w:val="333333"/>
        </w:rPr>
        <w:t xml:space="preserve">;  </w:t>
      </w:r>
      <w:r>
        <w:rPr>
          <w:rStyle w:val="hljs-regexp"/>
          <w:rFonts w:ascii="Consolas" w:hAnsi="Consolas" w:cs="Consolas"/>
          <w:color w:val="009926"/>
        </w:rPr>
        <w:t>/</w:t>
      </w:r>
      <w:proofErr w:type="gramEnd"/>
      <w:r>
        <w:rPr>
          <w:rStyle w:val="hljs-regexp"/>
          <w:rFonts w:ascii="Consolas" w:hAnsi="Consolas" w:cs="Consolas"/>
          <w:color w:val="009926"/>
        </w:rPr>
        <w:t>/</w:t>
      </w:r>
      <w:r>
        <w:rPr>
          <w:rStyle w:val="HTML"/>
          <w:rFonts w:ascii="Consolas" w:hAnsi="Consolas" w:cs="Consolas"/>
          <w:color w:val="333333"/>
        </w:rPr>
        <w:t xml:space="preserve"> [</w:t>
      </w:r>
      <w:r>
        <w:rPr>
          <w:rStyle w:val="hljs-string"/>
          <w:rFonts w:ascii="Consolas" w:hAnsi="Consolas" w:cs="Consolas"/>
          <w:color w:val="DD1144"/>
        </w:rPr>
        <w:t>"d"</w:t>
      </w:r>
      <w:r>
        <w:rPr>
          <w:rStyle w:val="HTML"/>
          <w:rFonts w:ascii="Consolas" w:hAnsi="Consolas" w:cs="Consolas"/>
          <w:color w:val="333333"/>
        </w:rPr>
        <w:t xml:space="preserve">, </w:t>
      </w:r>
      <w:r>
        <w:rPr>
          <w:rStyle w:val="hljs-string"/>
          <w:rFonts w:ascii="Consolas" w:hAnsi="Consolas" w:cs="Consolas"/>
          <w:color w:val="DD1144"/>
        </w:rPr>
        <w:t>"f-"</w:t>
      </w:r>
      <w:r>
        <w:rPr>
          <w:rStyle w:val="HTML"/>
          <w:rFonts w:ascii="Consolas" w:hAnsi="Consolas" w:cs="Consolas"/>
          <w:color w:val="333333"/>
        </w:rPr>
        <w:t>]</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懂了，连字符</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刚好在单词边界外。除此之外，我又意识到了一个问题，假如单词边界外是乱七八糟的符号呢？</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lastRenderedPageBreak/>
        <w:t>var</w:t>
      </w:r>
      <w:proofErr w:type="gramEnd"/>
      <w:r>
        <w:rPr>
          <w:rStyle w:val="HTML"/>
          <w:rFonts w:ascii="Consolas" w:hAnsi="Consolas" w:cs="Consolas"/>
          <w:color w:val="333333"/>
        </w:rPr>
        <w:t xml:space="preserve"> reg = /\b</w:t>
      </w:r>
      <w:r>
        <w:rPr>
          <w:rStyle w:val="hljs-comment"/>
          <w:rFonts w:ascii="Consolas" w:hAnsi="Consolas" w:cs="Consolas"/>
          <w:i/>
          <w:iCs/>
          <w:color w:val="999988"/>
        </w:rPr>
        <w:t>([A-Za-z]+(?:-[A-Za-z]+)</w:t>
      </w:r>
      <w:r>
        <w:rPr>
          <w:rStyle w:val="HTML"/>
          <w:rFonts w:ascii="Consolas" w:hAnsi="Consolas" w:cs="Consolas"/>
          <w:color w:val="333333"/>
        </w:rPr>
        <w:t>*)\s+\</w:t>
      </w:r>
      <w:r>
        <w:rPr>
          <w:rStyle w:val="hljs-number"/>
          <w:rFonts w:ascii="Consolas" w:hAnsi="Consolas" w:cs="Consolas"/>
          <w:color w:val="008080"/>
        </w:rPr>
        <w:t>1</w:t>
      </w:r>
      <w:r>
        <w:rPr>
          <w:rStyle w:val="HTML"/>
          <w:rFonts w:ascii="Consolas" w:hAnsi="Consolas" w:cs="Consolas"/>
          <w:color w:val="333333"/>
        </w:rPr>
        <w:t>\b/g;</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"aaa@# $%^&amp;*aaa aaa"</w:t>
      </w:r>
      <w:r>
        <w:rPr>
          <w:rStyle w:val="HTML"/>
          <w:rFonts w:ascii="Consolas" w:hAnsi="Consolas" w:cs="Consolas"/>
          <w:color w:val="333333"/>
        </w:rPr>
        <w:t>.</w:t>
      </w:r>
      <w:proofErr w:type="gramStart"/>
      <w:r>
        <w:rPr>
          <w:rStyle w:val="HTML"/>
          <w:rFonts w:ascii="Consolas" w:hAnsi="Consolas" w:cs="Consolas"/>
          <w:color w:val="333333"/>
        </w:rPr>
        <w:t>match</w:t>
      </w:r>
      <w:r>
        <w:rPr>
          <w:rStyle w:val="hljs-comment"/>
          <w:rFonts w:ascii="Consolas" w:hAnsi="Consolas" w:cs="Consolas"/>
          <w:i/>
          <w:iCs/>
          <w:color w:val="999988"/>
        </w:rPr>
        <w:t>(</w:t>
      </w:r>
      <w:proofErr w:type="gramEnd"/>
      <w:r>
        <w:rPr>
          <w:rStyle w:val="hljs-comment"/>
          <w:rFonts w:ascii="Consolas" w:hAnsi="Consolas" w:cs="Consolas"/>
          <w:i/>
          <w:iCs/>
          <w:color w:val="999988"/>
        </w:rPr>
        <w:t>reg)</w:t>
      </w:r>
      <w:r>
        <w:rPr>
          <w:rStyle w:val="HTML"/>
          <w:rFonts w:ascii="Consolas" w:hAnsi="Consolas" w:cs="Consolas"/>
          <w:color w:val="333333"/>
        </w:rPr>
        <w:t xml:space="preserve">;     </w:t>
      </w:r>
      <w:r>
        <w:rPr>
          <w:rStyle w:val="hljs-comment"/>
          <w:rFonts w:ascii="Consolas" w:hAnsi="Consolas" w:cs="Consolas"/>
          <w:i/>
          <w:iCs/>
          <w:color w:val="999988"/>
        </w:rPr>
        <w:t>// ["aaa aaa"]</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呵呵</w:t>
      </w:r>
    </w:p>
    <w:p w:rsidR="00B45723" w:rsidRDefault="00B45723" w:rsidP="00B45723">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弱鸡</w:t>
      </w:r>
      <w:r>
        <w:rPr>
          <w:rFonts w:ascii="Helvetica" w:hAnsi="Helvetica" w:cs="Helvetica"/>
          <w:b w:val="0"/>
          <w:bCs w:val="0"/>
          <w:color w:val="323232"/>
          <w:sz w:val="36"/>
          <w:szCs w:val="36"/>
        </w:rPr>
        <w:t>debug</w:t>
      </w:r>
      <w:r>
        <w:rPr>
          <w:rFonts w:ascii="Helvetica" w:hAnsi="Helvetica" w:cs="Helvetica"/>
          <w:b w:val="0"/>
          <w:bCs w:val="0"/>
          <w:color w:val="323232"/>
          <w:sz w:val="36"/>
          <w:szCs w:val="36"/>
        </w:rPr>
        <w:t>的辛酸结局</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仔细想想，其实只需要判断单词两边是不是空白符就好了对吧，考虑到开头和结尾，还需要加上</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和</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的情况，所以改成</w:t>
      </w:r>
      <w:r>
        <w:rPr>
          <w:rStyle w:val="HTML"/>
          <w:rFonts w:ascii="Consolas" w:hAnsi="Consolas" w:cs="Consolas"/>
          <w:color w:val="C7254E"/>
          <w:sz w:val="18"/>
          <w:szCs w:val="18"/>
          <w:shd w:val="clear" w:color="auto" w:fill="F9F2F4"/>
        </w:rPr>
        <w:t>(?:^|\s)\b([A-Za-z]+(?:-[A-Za-z]+)*)\s+\1\b(?:\s|$)</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让我们来试试</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var</w:t>
      </w:r>
      <w:proofErr w:type="gramEnd"/>
      <w:r>
        <w:rPr>
          <w:rStyle w:val="HTML"/>
          <w:rFonts w:ascii="Consolas" w:hAnsi="Consolas" w:cs="Consolas"/>
          <w:color w:val="333333"/>
        </w:rPr>
        <w:t xml:space="preserve"> re</w:t>
      </w:r>
      <w:r>
        <w:rPr>
          <w:rStyle w:val="hljs-name"/>
          <w:rFonts w:ascii="Consolas" w:hAnsi="Consolas" w:cs="Consolas"/>
          <w:color w:val="000080"/>
        </w:rPr>
        <w:t>g2</w:t>
      </w:r>
      <w:r>
        <w:rPr>
          <w:rStyle w:val="HTML"/>
          <w:rFonts w:ascii="Consolas" w:hAnsi="Consolas" w:cs="Consolas"/>
          <w:color w:val="333333"/>
        </w:rPr>
        <w:t xml:space="preserve"> = /</w:t>
      </w:r>
      <w:r>
        <w:rPr>
          <w:rStyle w:val="hljs-comment"/>
          <w:rFonts w:ascii="Consolas" w:hAnsi="Consolas" w:cs="Consolas"/>
          <w:i/>
          <w:iCs/>
          <w:color w:val="999988"/>
        </w:rPr>
        <w:t>(?:^|\s)</w:t>
      </w:r>
      <w:r>
        <w:rPr>
          <w:rStyle w:val="HTML"/>
          <w:rFonts w:ascii="Consolas" w:hAnsi="Consolas" w:cs="Consolas"/>
          <w:color w:val="333333"/>
        </w:rPr>
        <w:t>\</w:t>
      </w:r>
      <w:proofErr w:type="gramStart"/>
      <w:r>
        <w:rPr>
          <w:rStyle w:val="HTML"/>
          <w:rFonts w:ascii="Consolas" w:hAnsi="Consolas" w:cs="Consolas"/>
          <w:color w:val="333333"/>
        </w:rPr>
        <w:t>b</w:t>
      </w:r>
      <w:r>
        <w:rPr>
          <w:rStyle w:val="hljs-comment"/>
          <w:rFonts w:ascii="Consolas" w:hAnsi="Consolas" w:cs="Consolas"/>
          <w:i/>
          <w:iCs/>
          <w:color w:val="999988"/>
        </w:rPr>
        <w:t>(</w:t>
      </w:r>
      <w:proofErr w:type="gramEnd"/>
      <w:r>
        <w:rPr>
          <w:rStyle w:val="hljs-comment"/>
          <w:rFonts w:ascii="Consolas" w:hAnsi="Consolas" w:cs="Consolas"/>
          <w:i/>
          <w:iCs/>
          <w:color w:val="999988"/>
        </w:rPr>
        <w:t>[A-Za-z]+(?:-[A-Za-z]+)</w:t>
      </w:r>
      <w:r>
        <w:rPr>
          <w:rStyle w:val="HTML"/>
          <w:rFonts w:ascii="Consolas" w:hAnsi="Consolas" w:cs="Consolas"/>
          <w:color w:val="333333"/>
        </w:rPr>
        <w:t>*)\s+\</w:t>
      </w:r>
      <w:r>
        <w:rPr>
          <w:rStyle w:val="hljs-number"/>
          <w:rFonts w:ascii="Consolas" w:hAnsi="Consolas" w:cs="Consolas"/>
          <w:color w:val="008080"/>
        </w:rPr>
        <w:t>1</w:t>
      </w:r>
      <w:r>
        <w:rPr>
          <w:rStyle w:val="HTML"/>
          <w:rFonts w:ascii="Consolas" w:hAnsi="Consolas" w:cs="Consolas"/>
          <w:color w:val="333333"/>
        </w:rPr>
        <w:t>\b</w:t>
      </w:r>
      <w:r>
        <w:rPr>
          <w:rStyle w:val="hljs-comment"/>
          <w:rFonts w:ascii="Consolas" w:hAnsi="Consolas" w:cs="Consolas"/>
          <w:i/>
          <w:iCs/>
          <w:color w:val="999988"/>
        </w:rPr>
        <w:t>(?:\s|$)</w:t>
      </w:r>
      <w:r>
        <w:rPr>
          <w:rStyle w:val="HTML"/>
          <w:rFonts w:ascii="Consolas" w:hAnsi="Consolas" w:cs="Consolas"/>
          <w:color w:val="333333"/>
        </w:rPr>
        <w:t>/g;</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aa</w:t>
      </w:r>
      <w:proofErr w:type="gramEnd"/>
      <w:r>
        <w:rPr>
          <w:rStyle w:val="hljs-string"/>
          <w:rFonts w:ascii="Consolas" w:hAnsi="Consolas" w:cs="Consolas"/>
          <w:color w:val="DD1144"/>
        </w:rPr>
        <w:t xml:space="preserve"> aa"</w:t>
      </w:r>
      <w:r>
        <w:rPr>
          <w:rStyle w:val="HTML"/>
          <w:rFonts w:ascii="Consolas" w:hAnsi="Consolas" w:cs="Consolas"/>
          <w:color w:val="333333"/>
        </w:rPr>
        <w:t>.match</w:t>
      </w:r>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["aa aa"]</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"aa-aa aa-aa"</w:t>
      </w:r>
      <w:r>
        <w:rPr>
          <w:rStyle w:val="HTML"/>
          <w:rFonts w:ascii="Consolas" w:hAnsi="Consolas" w:cs="Consolas"/>
          <w:color w:val="333333"/>
        </w:rPr>
        <w:t>.</w:t>
      </w:r>
      <w:proofErr w:type="gramStart"/>
      <w:r>
        <w:rPr>
          <w:rStyle w:val="HTML"/>
          <w:rFonts w:ascii="Consolas" w:hAnsi="Consolas" w:cs="Consolas"/>
          <w:color w:val="333333"/>
        </w:rPr>
        <w:t>match</w:t>
      </w:r>
      <w:r>
        <w:rPr>
          <w:rStyle w:val="hljs-comment"/>
          <w:rFonts w:ascii="Consolas" w:hAnsi="Consolas" w:cs="Consolas"/>
          <w:i/>
          <w:iCs/>
          <w:color w:val="999988"/>
        </w:rPr>
        <w:t>(</w:t>
      </w:r>
      <w:proofErr w:type="gramEnd"/>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["aa-aa aa-aa"]</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aa</w:t>
      </w:r>
      <w:proofErr w:type="gramEnd"/>
      <w:r>
        <w:rPr>
          <w:rStyle w:val="hljs-string"/>
          <w:rFonts w:ascii="Consolas" w:hAnsi="Consolas" w:cs="Consolas"/>
          <w:color w:val="DD1144"/>
        </w:rPr>
        <w:t xml:space="preserve"> bb aa"</w:t>
      </w:r>
      <w:r>
        <w:rPr>
          <w:rStyle w:val="HTML"/>
          <w:rFonts w:ascii="Consolas" w:hAnsi="Consolas" w:cs="Consolas"/>
          <w:color w:val="333333"/>
        </w:rPr>
        <w:t>.match</w:t>
      </w:r>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null</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aa</w:t>
      </w:r>
      <w:proofErr w:type="gramEnd"/>
      <w:r>
        <w:rPr>
          <w:rStyle w:val="hljs-string"/>
          <w:rFonts w:ascii="Consolas" w:hAnsi="Consolas" w:cs="Consolas"/>
          <w:color w:val="DD1144"/>
        </w:rPr>
        <w:t xml:space="preserve"> aa- aa"</w:t>
      </w:r>
      <w:r>
        <w:rPr>
          <w:rStyle w:val="HTML"/>
          <w:rFonts w:ascii="Consolas" w:hAnsi="Consolas" w:cs="Consolas"/>
          <w:color w:val="333333"/>
        </w:rPr>
        <w:t>.match</w:t>
      </w:r>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null</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"aa-aa aa"</w:t>
      </w:r>
      <w:r>
        <w:rPr>
          <w:rStyle w:val="HTML"/>
          <w:rFonts w:ascii="Consolas" w:hAnsi="Consolas" w:cs="Consolas"/>
          <w:color w:val="333333"/>
        </w:rPr>
        <w:t>.</w:t>
      </w:r>
      <w:proofErr w:type="gramStart"/>
      <w:r>
        <w:rPr>
          <w:rStyle w:val="HTML"/>
          <w:rFonts w:ascii="Consolas" w:hAnsi="Consolas" w:cs="Consolas"/>
          <w:color w:val="333333"/>
        </w:rPr>
        <w:t>match</w:t>
      </w:r>
      <w:r>
        <w:rPr>
          <w:rStyle w:val="hljs-comment"/>
          <w:rFonts w:ascii="Consolas" w:hAnsi="Consolas" w:cs="Consolas"/>
          <w:i/>
          <w:iCs/>
          <w:color w:val="999988"/>
        </w:rPr>
        <w:t>(</w:t>
      </w:r>
      <w:proofErr w:type="gramEnd"/>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null</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"aa-aa aa bb-bb bb-bb"</w:t>
      </w:r>
      <w:r>
        <w:rPr>
          <w:rStyle w:val="HTML"/>
          <w:rFonts w:ascii="Consolas" w:hAnsi="Consolas" w:cs="Consolas"/>
          <w:color w:val="333333"/>
        </w:rPr>
        <w:t>.</w:t>
      </w:r>
      <w:proofErr w:type="gramStart"/>
      <w:r>
        <w:rPr>
          <w:rStyle w:val="HTML"/>
          <w:rFonts w:ascii="Consolas" w:hAnsi="Consolas" w:cs="Consolas"/>
          <w:color w:val="333333"/>
        </w:rPr>
        <w:t>match</w:t>
      </w:r>
      <w:r>
        <w:rPr>
          <w:rStyle w:val="hljs-comment"/>
          <w:rFonts w:ascii="Consolas" w:hAnsi="Consolas" w:cs="Consolas"/>
          <w:i/>
          <w:iCs/>
          <w:color w:val="999988"/>
        </w:rPr>
        <w:t>(</w:t>
      </w:r>
      <w:proofErr w:type="gramEnd"/>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 bb-bb bb-bb"]</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不错，这</w:t>
      </w:r>
      <w:proofErr w:type="gramStart"/>
      <w:r>
        <w:rPr>
          <w:rFonts w:ascii="Helvetica" w:hAnsi="Helvetica" w:cs="Helvetica"/>
          <w:color w:val="323232"/>
          <w:sz w:val="18"/>
          <w:szCs w:val="18"/>
        </w:rPr>
        <w:t>次正常</w:t>
      </w:r>
      <w:proofErr w:type="gramEnd"/>
      <w:r>
        <w:rPr>
          <w:rFonts w:ascii="Helvetica" w:hAnsi="Helvetica" w:cs="Helvetica"/>
          <w:color w:val="323232"/>
          <w:sz w:val="18"/>
          <w:szCs w:val="18"/>
        </w:rPr>
        <w:t>了，不过仔细</w:t>
      </w:r>
      <w:proofErr w:type="gramStart"/>
      <w:r>
        <w:rPr>
          <w:rFonts w:ascii="Helvetica" w:hAnsi="Helvetica" w:cs="Helvetica"/>
          <w:color w:val="323232"/>
          <w:sz w:val="18"/>
          <w:szCs w:val="18"/>
        </w:rPr>
        <w:t>看很快</w:t>
      </w:r>
      <w:proofErr w:type="gramEnd"/>
      <w:r>
        <w:rPr>
          <w:rFonts w:ascii="Helvetica" w:hAnsi="Helvetica" w:cs="Helvetica"/>
          <w:color w:val="323232"/>
          <w:sz w:val="18"/>
          <w:szCs w:val="18"/>
        </w:rPr>
        <w:t>又发现了一个问题</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var</w:t>
      </w:r>
      <w:proofErr w:type="gramEnd"/>
      <w:r>
        <w:rPr>
          <w:rStyle w:val="HTML"/>
          <w:rFonts w:ascii="Consolas" w:hAnsi="Consolas" w:cs="Consolas"/>
          <w:color w:val="333333"/>
        </w:rPr>
        <w:t xml:space="preserve"> re</w:t>
      </w:r>
      <w:r>
        <w:rPr>
          <w:rStyle w:val="hljs-name"/>
          <w:rFonts w:ascii="Consolas" w:hAnsi="Consolas" w:cs="Consolas"/>
          <w:color w:val="000080"/>
        </w:rPr>
        <w:t>g2</w:t>
      </w:r>
      <w:r>
        <w:rPr>
          <w:rStyle w:val="HTML"/>
          <w:rFonts w:ascii="Consolas" w:hAnsi="Consolas" w:cs="Consolas"/>
          <w:color w:val="333333"/>
        </w:rPr>
        <w:t xml:space="preserve"> = /</w:t>
      </w:r>
      <w:r>
        <w:rPr>
          <w:rStyle w:val="hljs-comment"/>
          <w:rFonts w:ascii="Consolas" w:hAnsi="Consolas" w:cs="Consolas"/>
          <w:i/>
          <w:iCs/>
          <w:color w:val="999988"/>
        </w:rPr>
        <w:t>(?:^|\s)</w:t>
      </w:r>
      <w:r>
        <w:rPr>
          <w:rStyle w:val="HTML"/>
          <w:rFonts w:ascii="Consolas" w:hAnsi="Consolas" w:cs="Consolas"/>
          <w:color w:val="333333"/>
        </w:rPr>
        <w:t>\</w:t>
      </w:r>
      <w:proofErr w:type="gramStart"/>
      <w:r>
        <w:rPr>
          <w:rStyle w:val="HTML"/>
          <w:rFonts w:ascii="Consolas" w:hAnsi="Consolas" w:cs="Consolas"/>
          <w:color w:val="333333"/>
        </w:rPr>
        <w:t>b</w:t>
      </w:r>
      <w:r>
        <w:rPr>
          <w:rStyle w:val="hljs-comment"/>
          <w:rFonts w:ascii="Consolas" w:hAnsi="Consolas" w:cs="Consolas"/>
          <w:i/>
          <w:iCs/>
          <w:color w:val="999988"/>
        </w:rPr>
        <w:t>(</w:t>
      </w:r>
      <w:proofErr w:type="gramEnd"/>
      <w:r>
        <w:rPr>
          <w:rStyle w:val="hljs-comment"/>
          <w:rFonts w:ascii="Consolas" w:hAnsi="Consolas" w:cs="Consolas"/>
          <w:i/>
          <w:iCs/>
          <w:color w:val="999988"/>
        </w:rPr>
        <w:t>[A-Za-z]+(?:-[A-Za-z]+)</w:t>
      </w:r>
      <w:r>
        <w:rPr>
          <w:rStyle w:val="HTML"/>
          <w:rFonts w:ascii="Consolas" w:hAnsi="Consolas" w:cs="Consolas"/>
          <w:color w:val="333333"/>
        </w:rPr>
        <w:t>*)\s+\</w:t>
      </w:r>
      <w:r>
        <w:rPr>
          <w:rStyle w:val="hljs-number"/>
          <w:rFonts w:ascii="Consolas" w:hAnsi="Consolas" w:cs="Consolas"/>
          <w:color w:val="008080"/>
        </w:rPr>
        <w:t>1</w:t>
      </w:r>
      <w:r>
        <w:rPr>
          <w:rStyle w:val="HTML"/>
          <w:rFonts w:ascii="Consolas" w:hAnsi="Consolas" w:cs="Consolas"/>
          <w:color w:val="333333"/>
        </w:rPr>
        <w:t>\b</w:t>
      </w:r>
      <w:r>
        <w:rPr>
          <w:rStyle w:val="hljs-comment"/>
          <w:rFonts w:ascii="Consolas" w:hAnsi="Consolas" w:cs="Consolas"/>
          <w:i/>
          <w:iCs/>
          <w:color w:val="999988"/>
        </w:rPr>
        <w:t>(?:\s|$)</w:t>
      </w:r>
      <w:r>
        <w:rPr>
          <w:rStyle w:val="HTML"/>
          <w:rFonts w:ascii="Consolas" w:hAnsi="Consolas" w:cs="Consolas"/>
          <w:color w:val="333333"/>
        </w:rPr>
        <w:t>/g;</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bb</w:t>
      </w:r>
      <w:proofErr w:type="gramEnd"/>
      <w:r>
        <w:rPr>
          <w:rStyle w:val="hljs-string"/>
          <w:rFonts w:ascii="Consolas" w:hAnsi="Consolas" w:cs="Consolas"/>
          <w:color w:val="DD1144"/>
        </w:rPr>
        <w:t xml:space="preserve"> aa aa bb"</w:t>
      </w:r>
      <w:r>
        <w:rPr>
          <w:rStyle w:val="HTML"/>
          <w:rFonts w:ascii="Consolas" w:hAnsi="Consolas" w:cs="Consolas"/>
          <w:color w:val="333333"/>
        </w:rPr>
        <w:t>.match</w:t>
      </w:r>
      <w:r>
        <w:rPr>
          <w:rStyle w:val="hljs-comment"/>
          <w:rFonts w:ascii="Consolas" w:hAnsi="Consolas" w:cs="Consolas"/>
          <w:i/>
          <w:iCs/>
          <w:color w:val="999988"/>
        </w:rPr>
        <w:t>(reg2)</w:t>
      </w:r>
      <w:r>
        <w:rPr>
          <w:rStyle w:val="HTML"/>
          <w:rFonts w:ascii="Consolas" w:hAnsi="Consolas" w:cs="Consolas"/>
          <w:color w:val="333333"/>
        </w:rPr>
        <w:t xml:space="preserve">;  </w:t>
      </w:r>
      <w:r>
        <w:rPr>
          <w:rStyle w:val="hljs-comment"/>
          <w:rFonts w:ascii="Consolas" w:hAnsi="Consolas" w:cs="Consolas"/>
          <w:i/>
          <w:iCs/>
          <w:color w:val="999988"/>
        </w:rPr>
        <w:t>//[" aa aa "]</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没错，我们是判断了单词两边是否是空白符，但同时也匹配到了单词两边的空白符，后面的空白符可以改成</w:t>
      </w:r>
      <w:r>
        <w:rPr>
          <w:rStyle w:val="HTML"/>
          <w:rFonts w:ascii="Consolas" w:hAnsi="Consolas" w:cs="Consolas"/>
          <w:color w:val="C7254E"/>
          <w:sz w:val="18"/>
          <w:szCs w:val="18"/>
          <w:shd w:val="clear" w:color="auto" w:fill="F9F2F4"/>
        </w:rPr>
        <w:t>(?=\s|$)</w:t>
      </w:r>
      <w:r>
        <w:rPr>
          <w:rFonts w:ascii="Helvetica" w:hAnsi="Helvetica" w:cs="Helvetica"/>
          <w:color w:val="323232"/>
          <w:sz w:val="18"/>
          <w:szCs w:val="18"/>
        </w:rPr>
        <w:t>，这里解释一下，</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叫做</w:t>
      </w:r>
      <w:r>
        <w:rPr>
          <w:rStyle w:val="a7"/>
          <w:rFonts w:ascii="Helvetica" w:hAnsi="Helvetica" w:cs="Helvetica"/>
          <w:color w:val="323232"/>
          <w:sz w:val="18"/>
          <w:szCs w:val="18"/>
        </w:rPr>
        <w:t>“</w:t>
      </w:r>
      <w:r>
        <w:rPr>
          <w:rStyle w:val="a7"/>
          <w:rFonts w:ascii="Helvetica" w:hAnsi="Helvetica" w:cs="Helvetica"/>
          <w:color w:val="323232"/>
          <w:sz w:val="18"/>
          <w:szCs w:val="18"/>
        </w:rPr>
        <w:t>向前正向匹配分组</w:t>
      </w:r>
      <w:r>
        <w:rPr>
          <w:rStyle w:val="a7"/>
          <w:rFonts w:ascii="Helvetica" w:hAnsi="Helvetica" w:cs="Helvetica"/>
          <w:color w:val="323232"/>
          <w:sz w:val="18"/>
          <w:szCs w:val="18"/>
        </w:rPr>
        <w:t>”</w:t>
      </w:r>
      <w:r>
        <w:rPr>
          <w:rFonts w:ascii="Helvetica" w:hAnsi="Helvetica" w:cs="Helvetica"/>
          <w:color w:val="323232"/>
          <w:sz w:val="18"/>
          <w:szCs w:val="18"/>
        </w:rPr>
        <w:t>，同样，我们用代码解释</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abcd</w:t>
      </w:r>
      <w:proofErr w:type="gramEnd"/>
      <w:r>
        <w:rPr>
          <w:rStyle w:val="hljs-string"/>
          <w:rFonts w:ascii="Consolas" w:hAnsi="Consolas" w:cs="Consolas"/>
          <w:color w:val="DD1144"/>
        </w:rPr>
        <w:t>"</w:t>
      </w:r>
      <w:r>
        <w:rPr>
          <w:rStyle w:val="HTML"/>
          <w:rFonts w:ascii="Consolas" w:hAnsi="Consolas" w:cs="Consolas"/>
          <w:color w:val="333333"/>
        </w:rPr>
        <w:t>.match(</w:t>
      </w:r>
      <w:r>
        <w:rPr>
          <w:rStyle w:val="hljs-regexp"/>
          <w:rFonts w:ascii="Consolas" w:hAnsi="Consolas" w:cs="Consolas"/>
          <w:color w:val="009926"/>
        </w:rPr>
        <w:t>/ab(?=c)/g</w:t>
      </w:r>
      <w:r>
        <w:rPr>
          <w:rStyle w:val="HTML"/>
          <w:rFonts w:ascii="Consolas" w:hAnsi="Consolas" w:cs="Consolas"/>
          <w:color w:val="333333"/>
        </w:rPr>
        <w:t xml:space="preserve">);   </w:t>
      </w:r>
      <w:r>
        <w:rPr>
          <w:rStyle w:val="hljs-regexp"/>
          <w:rFonts w:ascii="Consolas" w:hAnsi="Consolas" w:cs="Consolas"/>
          <w:color w:val="009926"/>
        </w:rPr>
        <w:t>//</w:t>
      </w:r>
      <w:r>
        <w:rPr>
          <w:rStyle w:val="HTML"/>
          <w:rFonts w:ascii="Consolas" w:hAnsi="Consolas" w:cs="Consolas"/>
          <w:color w:val="333333"/>
        </w:rPr>
        <w:t xml:space="preserve"> [</w:t>
      </w:r>
      <w:r>
        <w:rPr>
          <w:rStyle w:val="hljs-string"/>
          <w:rFonts w:ascii="Consolas" w:hAnsi="Consolas" w:cs="Consolas"/>
          <w:color w:val="DD1144"/>
        </w:rPr>
        <w:t>"ab"</w:t>
      </w:r>
      <w:r>
        <w:rPr>
          <w:rStyle w:val="HTML"/>
          <w:rFonts w:ascii="Consolas" w:hAnsi="Consolas" w:cs="Consolas"/>
          <w:color w:val="333333"/>
        </w:rPr>
        <w:t>]</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abbc</w:t>
      </w:r>
      <w:proofErr w:type="gramEnd"/>
      <w:r>
        <w:rPr>
          <w:rStyle w:val="hljs-string"/>
          <w:rFonts w:ascii="Consolas" w:hAnsi="Consolas" w:cs="Consolas"/>
          <w:color w:val="DD1144"/>
        </w:rPr>
        <w:t>"</w:t>
      </w:r>
      <w:r>
        <w:rPr>
          <w:rStyle w:val="HTML"/>
          <w:rFonts w:ascii="Consolas" w:hAnsi="Consolas" w:cs="Consolas"/>
          <w:color w:val="333333"/>
        </w:rPr>
        <w:t>.match(</w:t>
      </w:r>
      <w:r>
        <w:rPr>
          <w:rStyle w:val="hljs-regexp"/>
          <w:rFonts w:ascii="Consolas" w:hAnsi="Consolas" w:cs="Consolas"/>
          <w:color w:val="009926"/>
        </w:rPr>
        <w:t>/ab(?=c)/g</w:t>
      </w:r>
      <w:r>
        <w:rPr>
          <w:rStyle w:val="HTML"/>
          <w:rFonts w:ascii="Consolas" w:hAnsi="Consolas" w:cs="Consolas"/>
          <w:color w:val="333333"/>
        </w:rPr>
        <w:t xml:space="preserve">);   </w:t>
      </w:r>
      <w:r>
        <w:rPr>
          <w:rStyle w:val="hljs-regexp"/>
          <w:rFonts w:ascii="Consolas" w:hAnsi="Consolas" w:cs="Consolas"/>
          <w:color w:val="009926"/>
        </w:rPr>
        <w:t>//</w:t>
      </w:r>
      <w:r>
        <w:rPr>
          <w:rStyle w:val="HTML"/>
          <w:rFonts w:ascii="Consolas" w:hAnsi="Consolas" w:cs="Consolas"/>
          <w:color w:val="333333"/>
        </w:rPr>
        <w:t xml:space="preserve"> null</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当我们使用向前正向匹配时，只有之后的字符串与之匹配时才能匹配整个字符串。</w:t>
      </w:r>
      <w:r>
        <w:rPr>
          <w:rFonts w:ascii="Helvetica" w:hAnsi="Helvetica" w:cs="Helvetica"/>
          <w:color w:val="323232"/>
          <w:sz w:val="18"/>
          <w:szCs w:val="18"/>
        </w:rPr>
        <w:br/>
      </w:r>
      <w:r>
        <w:rPr>
          <w:rFonts w:ascii="Helvetica" w:hAnsi="Helvetica" w:cs="Helvetica"/>
          <w:color w:val="323232"/>
          <w:sz w:val="18"/>
          <w:szCs w:val="18"/>
        </w:rPr>
        <w:t>当然，同样的我们还有一个叫</w:t>
      </w:r>
      <w:r>
        <w:rPr>
          <w:rStyle w:val="a7"/>
          <w:rFonts w:ascii="Helvetica" w:hAnsi="Helvetica" w:cs="Helvetica"/>
          <w:color w:val="323232"/>
          <w:sz w:val="18"/>
          <w:szCs w:val="18"/>
        </w:rPr>
        <w:t>“</w:t>
      </w:r>
      <w:r>
        <w:rPr>
          <w:rStyle w:val="a7"/>
          <w:rFonts w:ascii="Helvetica" w:hAnsi="Helvetica" w:cs="Helvetica"/>
          <w:color w:val="323232"/>
          <w:sz w:val="18"/>
          <w:szCs w:val="18"/>
        </w:rPr>
        <w:t>向前负向匹配分组</w:t>
      </w:r>
      <w:r>
        <w:rPr>
          <w:rStyle w:val="a7"/>
          <w:rFonts w:ascii="Helvetica" w:hAnsi="Helvetica" w:cs="Helvetica"/>
          <w:color w:val="323232"/>
          <w:sz w:val="18"/>
          <w:szCs w:val="18"/>
        </w:rPr>
        <w:t>”</w:t>
      </w:r>
      <w:r>
        <w:rPr>
          <w:rFonts w:ascii="Helvetica" w:hAnsi="Helvetica" w:cs="Helvetica"/>
          <w:color w:val="323232"/>
          <w:sz w:val="18"/>
          <w:szCs w:val="18"/>
        </w:rPr>
        <w:t>的东西</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，跟</w:t>
      </w:r>
      <w:r>
        <w:rPr>
          <w:rStyle w:val="HTML"/>
          <w:rFonts w:ascii="Consolas" w:hAnsi="Consolas" w:cs="Consolas"/>
          <w:color w:val="C7254E"/>
          <w:sz w:val="18"/>
          <w:szCs w:val="18"/>
          <w:shd w:val="clear" w:color="auto" w:fill="F9F2F4"/>
        </w:rPr>
        <w:t>(?=)</w:t>
      </w:r>
      <w:r>
        <w:rPr>
          <w:rFonts w:ascii="Helvetica" w:hAnsi="Helvetica" w:cs="Helvetica"/>
          <w:color w:val="323232"/>
          <w:sz w:val="18"/>
          <w:szCs w:val="18"/>
        </w:rPr>
        <w:t>相反，只有</w:t>
      </w:r>
      <w:proofErr w:type="gramStart"/>
      <w:r>
        <w:rPr>
          <w:rFonts w:ascii="Helvetica" w:hAnsi="Helvetica" w:cs="Helvetica"/>
          <w:color w:val="323232"/>
          <w:sz w:val="18"/>
          <w:szCs w:val="18"/>
        </w:rPr>
        <w:t>当之后</w:t>
      </w:r>
      <w:proofErr w:type="gramEnd"/>
      <w:r>
        <w:rPr>
          <w:rFonts w:ascii="Helvetica" w:hAnsi="Helvetica" w:cs="Helvetica"/>
          <w:color w:val="323232"/>
          <w:sz w:val="18"/>
          <w:szCs w:val="18"/>
        </w:rPr>
        <w:t>的字符串不匹配时才能匹配整个字符串。</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abcd</w:t>
      </w:r>
      <w:proofErr w:type="gramEnd"/>
      <w:r>
        <w:rPr>
          <w:rStyle w:val="hljs-string"/>
          <w:rFonts w:ascii="Consolas" w:hAnsi="Consolas" w:cs="Consolas"/>
          <w:color w:val="DD1144"/>
        </w:rPr>
        <w:t>"</w:t>
      </w:r>
      <w:r>
        <w:rPr>
          <w:rStyle w:val="HTML"/>
          <w:rFonts w:ascii="Consolas" w:hAnsi="Consolas" w:cs="Consolas"/>
          <w:color w:val="333333"/>
        </w:rPr>
        <w:t>.match(</w:t>
      </w:r>
      <w:r>
        <w:rPr>
          <w:rStyle w:val="hljs-regexp"/>
          <w:rFonts w:ascii="Consolas" w:hAnsi="Consolas" w:cs="Consolas"/>
          <w:color w:val="009926"/>
        </w:rPr>
        <w:t>/ab(?!c)/g</w:t>
      </w:r>
      <w:r>
        <w:rPr>
          <w:rStyle w:val="HTML"/>
          <w:rFonts w:ascii="Consolas" w:hAnsi="Consolas" w:cs="Consolas"/>
          <w:color w:val="333333"/>
        </w:rPr>
        <w:t xml:space="preserve">);   </w:t>
      </w:r>
      <w:r>
        <w:rPr>
          <w:rStyle w:val="hljs-regexp"/>
          <w:rFonts w:ascii="Consolas" w:hAnsi="Consolas" w:cs="Consolas"/>
          <w:color w:val="009926"/>
        </w:rPr>
        <w:t>//</w:t>
      </w:r>
      <w:r>
        <w:rPr>
          <w:rStyle w:val="HTML"/>
          <w:rFonts w:ascii="Consolas" w:hAnsi="Consolas" w:cs="Consolas"/>
          <w:color w:val="333333"/>
        </w:rPr>
        <w:t xml:space="preserve"> null</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abbc</w:t>
      </w:r>
      <w:proofErr w:type="gramEnd"/>
      <w:r>
        <w:rPr>
          <w:rStyle w:val="hljs-string"/>
          <w:rFonts w:ascii="Consolas" w:hAnsi="Consolas" w:cs="Consolas"/>
          <w:color w:val="DD1144"/>
        </w:rPr>
        <w:t>"</w:t>
      </w:r>
      <w:r>
        <w:rPr>
          <w:rStyle w:val="HTML"/>
          <w:rFonts w:ascii="Consolas" w:hAnsi="Consolas" w:cs="Consolas"/>
          <w:color w:val="333333"/>
        </w:rPr>
        <w:t>.match(</w:t>
      </w:r>
      <w:r>
        <w:rPr>
          <w:rStyle w:val="hljs-regexp"/>
          <w:rFonts w:ascii="Consolas" w:hAnsi="Consolas" w:cs="Consolas"/>
          <w:color w:val="009926"/>
        </w:rPr>
        <w:t>/ab(?!c)/g</w:t>
      </w:r>
      <w:r>
        <w:rPr>
          <w:rStyle w:val="HTML"/>
          <w:rFonts w:ascii="Consolas" w:hAnsi="Consolas" w:cs="Consolas"/>
          <w:color w:val="333333"/>
        </w:rPr>
        <w:t xml:space="preserve">);   </w:t>
      </w:r>
      <w:r>
        <w:rPr>
          <w:rStyle w:val="hljs-regexp"/>
          <w:rFonts w:ascii="Consolas" w:hAnsi="Consolas" w:cs="Consolas"/>
          <w:color w:val="009926"/>
        </w:rPr>
        <w:t>//</w:t>
      </w:r>
      <w:r>
        <w:rPr>
          <w:rStyle w:val="HTML"/>
          <w:rFonts w:ascii="Consolas" w:hAnsi="Consolas" w:cs="Consolas"/>
          <w:color w:val="333333"/>
        </w:rPr>
        <w:t xml:space="preserve"> [</w:t>
      </w:r>
      <w:r>
        <w:rPr>
          <w:rStyle w:val="hljs-string"/>
          <w:rFonts w:ascii="Consolas" w:hAnsi="Consolas" w:cs="Consolas"/>
          <w:color w:val="DD1144"/>
        </w:rPr>
        <w:t>"ab"</w:t>
      </w:r>
      <w:r>
        <w:rPr>
          <w:rStyle w:val="HTML"/>
          <w:rFonts w:ascii="Consolas" w:hAnsi="Consolas" w:cs="Consolas"/>
          <w:color w:val="333333"/>
        </w:rPr>
        <w:t>]</w:t>
      </w:r>
    </w:p>
    <w:p w:rsidR="00B45723" w:rsidRDefault="00B45723" w:rsidP="00B45723">
      <w:pPr>
        <w:spacing w:before="300" w:after="300"/>
        <w:rPr>
          <w:rFonts w:ascii="宋体" w:hAnsi="宋体" w:cs="宋体"/>
          <w:sz w:val="24"/>
          <w:szCs w:val="24"/>
        </w:rPr>
      </w:pPr>
      <w:r>
        <w:lastRenderedPageBreak/>
        <w:pict>
          <v:rect id="_x0000_i1032" style="width:0;height:0" o:hralign="center" o:hrstd="t" o:hrnoshade="t" o:hr="t" fillcolor="#323232" stroked="f"/>
        </w:pic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这是我最后得到的正则表达式</w:t>
      </w:r>
      <w:r>
        <w:rPr>
          <w:rFonts w:ascii="Helvetica" w:hAnsi="Helvetica" w:cs="Helvetica"/>
          <w:color w:val="323232"/>
          <w:sz w:val="18"/>
          <w:szCs w:val="18"/>
        </w:rPr>
        <w:t>:</w:t>
      </w:r>
      <w:r>
        <w:rPr>
          <w:rFonts w:ascii="Helvetica" w:hAnsi="Helvetica" w:cs="Helvetica"/>
          <w:color w:val="323232"/>
          <w:sz w:val="18"/>
          <w:szCs w:val="18"/>
        </w:rPr>
        <w:br/>
      </w:r>
      <w:r>
        <w:rPr>
          <w:rStyle w:val="HTML"/>
          <w:rFonts w:ascii="Consolas" w:hAnsi="Consolas" w:cs="Consolas"/>
          <w:b/>
          <w:bCs/>
          <w:color w:val="C7254E"/>
          <w:sz w:val="18"/>
          <w:szCs w:val="18"/>
          <w:shd w:val="clear" w:color="auto" w:fill="F9F2F4"/>
        </w:rPr>
        <w:t>(?:^|\s)\</w:t>
      </w:r>
      <w:proofErr w:type="gramStart"/>
      <w:r>
        <w:rPr>
          <w:rStyle w:val="HTML"/>
          <w:rFonts w:ascii="Consolas" w:hAnsi="Consolas" w:cs="Consolas"/>
          <w:b/>
          <w:bCs/>
          <w:color w:val="C7254E"/>
          <w:sz w:val="18"/>
          <w:szCs w:val="18"/>
          <w:shd w:val="clear" w:color="auto" w:fill="F9F2F4"/>
        </w:rPr>
        <w:t>b(</w:t>
      </w:r>
      <w:proofErr w:type="gramEnd"/>
      <w:r>
        <w:rPr>
          <w:rStyle w:val="HTML"/>
          <w:rFonts w:ascii="Consolas" w:hAnsi="Consolas" w:cs="Consolas"/>
          <w:b/>
          <w:bCs/>
          <w:color w:val="C7254E"/>
          <w:sz w:val="18"/>
          <w:szCs w:val="18"/>
          <w:shd w:val="clear" w:color="auto" w:fill="F9F2F4"/>
        </w:rPr>
        <w:t>[A-Za-z]+(?:-[A-Za-z]+)*)\s+\1\b(?=\s|$)</w:t>
      </w:r>
    </w:p>
    <w:p w:rsidR="00B45723" w:rsidRDefault="00B45723" w:rsidP="00B45723">
      <w:pPr>
        <w:spacing w:before="300" w:after="300"/>
        <w:rPr>
          <w:rFonts w:ascii="宋体" w:hAnsi="宋体" w:cs="宋体"/>
          <w:sz w:val="24"/>
          <w:szCs w:val="24"/>
        </w:rPr>
      </w:pPr>
      <w:r>
        <w:pict>
          <v:rect id="_x0000_i1033" style="width:0;height:0" o:hralign="center" o:hrstd="t" o:hrnoshade="t" o:hr="t" fillcolor="#323232" stroked="f"/>
        </w:pic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然而我还是想不到有什么好的办法解决掉前面的空格，如果有大神解决了这个问题，望告知。</w:t>
      </w:r>
      <w:r>
        <w:rPr>
          <w:rFonts w:ascii="Helvetica" w:hAnsi="Helvetica" w:cs="Helvetica"/>
          <w:color w:val="323232"/>
          <w:sz w:val="18"/>
          <w:szCs w:val="18"/>
        </w:rPr>
        <w:br/>
      </w:r>
      <w:r>
        <w:rPr>
          <w:rFonts w:ascii="Helvetica" w:hAnsi="Helvetica" w:cs="Helvetica"/>
          <w:color w:val="323232"/>
          <w:sz w:val="18"/>
          <w:szCs w:val="18"/>
        </w:rPr>
        <w:t>最后欢迎</w:t>
      </w:r>
      <w:r>
        <w:rPr>
          <w:rFonts w:ascii="Helvetica" w:hAnsi="Helvetica" w:cs="Helvetica"/>
          <w:color w:val="323232"/>
          <w:sz w:val="18"/>
          <w:szCs w:val="18"/>
        </w:rPr>
        <w:t>review</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51" w:history="1">
        <w:r>
          <w:rPr>
            <w:rStyle w:val="a4"/>
            <w:rFonts w:ascii="Helvetica" w:hAnsi="Helvetica" w:cs="Helvetica"/>
            <w:color w:val="38BA72"/>
            <w:sz w:val="18"/>
            <w:szCs w:val="18"/>
          </w:rPr>
          <w:t>作业地址</w:t>
        </w:r>
      </w:hyperlink>
      <w:r>
        <w:rPr>
          <w:rStyle w:val="apple-converted-space"/>
          <w:rFonts w:ascii="Helvetica" w:hAnsi="Helvetica" w:cs="Helvetica"/>
          <w:color w:val="323232"/>
          <w:sz w:val="18"/>
          <w:szCs w:val="18"/>
        </w:rPr>
        <w:t> </w:t>
      </w:r>
      <w:hyperlink r:id="rId52" w:history="1">
        <w:r>
          <w:rPr>
            <w:rStyle w:val="a4"/>
            <w:rFonts w:ascii="Helvetica" w:hAnsi="Helvetica" w:cs="Helvetica"/>
            <w:color w:val="38BA72"/>
            <w:sz w:val="18"/>
            <w:szCs w:val="18"/>
          </w:rPr>
          <w:t>代码地址</w:t>
        </w:r>
      </w:hyperlink>
      <w:r>
        <w:rPr>
          <w:rStyle w:val="apple-converted-space"/>
          <w:rFonts w:ascii="Helvetica" w:hAnsi="Helvetica" w:cs="Helvetica"/>
          <w:color w:val="323232"/>
          <w:sz w:val="18"/>
          <w:szCs w:val="18"/>
        </w:rPr>
        <w:t> </w:t>
      </w:r>
      <w:hyperlink r:id="rId53" w:history="1">
        <w:r>
          <w:rPr>
            <w:rStyle w:val="a4"/>
            <w:rFonts w:ascii="Helvetica" w:hAnsi="Helvetica" w:cs="Helvetica"/>
            <w:color w:val="38BA72"/>
            <w:sz w:val="18"/>
            <w:szCs w:val="18"/>
          </w:rPr>
          <w:t>预览地址</w:t>
        </w:r>
      </w:hyperlink>
    </w:p>
    <w:p w:rsidR="008B633A" w:rsidRDefault="008B633A"/>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之前学过一遍正则，但具体运用上经常实践拿（</w:t>
      </w:r>
      <w:r>
        <w:rPr>
          <w:rFonts w:ascii="Helvetica" w:hAnsi="Helvetica" w:cs="Helvetica"/>
          <w:color w:val="323232"/>
          <w:sz w:val="18"/>
          <w:szCs w:val="18"/>
        </w:rPr>
        <w:t>bai</w:t>
      </w:r>
      <w:r>
        <w:rPr>
          <w:rFonts w:ascii="Helvetica" w:hAnsi="Helvetica" w:cs="Helvetica"/>
          <w:color w:val="323232"/>
          <w:sz w:val="18"/>
          <w:szCs w:val="18"/>
        </w:rPr>
        <w:t>）来</w:t>
      </w:r>
      <w:r>
        <w:rPr>
          <w:rFonts w:ascii="Helvetica" w:hAnsi="Helvetica" w:cs="Helvetica"/>
          <w:color w:val="323232"/>
          <w:sz w:val="18"/>
          <w:szCs w:val="18"/>
        </w:rPr>
        <w:t>(du)</w:t>
      </w:r>
      <w:r>
        <w:rPr>
          <w:rFonts w:ascii="Helvetica" w:hAnsi="Helvetica" w:cs="Helvetica"/>
          <w:color w:val="323232"/>
          <w:sz w:val="18"/>
          <w:szCs w:val="18"/>
        </w:rPr>
        <w:t>主义，这就导致了书到用时方恨少，百度知多少。。。（不能偷懒啊，正则是个美妙的东西）</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我一直觉得带着问题去学习是最快的。刚好借着这个机会学习一波</w:t>
      </w:r>
    </w:p>
    <w:p w:rsidR="00B45723" w:rsidRDefault="00B45723" w:rsidP="00B45723">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实现一个正则验证手机号码</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借着问题把学习拆分一下：</w:t>
      </w:r>
    </w:p>
    <w:p w:rsidR="00B45723" w:rsidRDefault="00B45723" w:rsidP="00B45723">
      <w:pPr>
        <w:pStyle w:val="a3"/>
        <w:numPr>
          <w:ilvl w:val="0"/>
          <w:numId w:val="23"/>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正则写出来要能验证数字。</w:t>
      </w:r>
      <w:r>
        <w:rPr>
          <w:rFonts w:ascii="Helvetica" w:hAnsi="Helvetica" w:cs="Helvetica"/>
          <w:color w:val="323232"/>
          <w:sz w:val="18"/>
          <w:szCs w:val="18"/>
        </w:rPr>
        <w:t>=&gt;</w:t>
      </w:r>
      <w:r>
        <w:rPr>
          <w:rFonts w:ascii="Helvetica" w:hAnsi="Helvetica" w:cs="Helvetica"/>
          <w:color w:val="323232"/>
          <w:sz w:val="18"/>
          <w:szCs w:val="18"/>
        </w:rPr>
        <w:t>需要我们学习</w:t>
      </w:r>
      <w:r>
        <w:rPr>
          <w:rStyle w:val="HTML"/>
          <w:rFonts w:ascii="Consolas" w:hAnsi="Consolas" w:cs="Consolas"/>
          <w:color w:val="C7254E"/>
          <w:sz w:val="18"/>
          <w:szCs w:val="18"/>
          <w:shd w:val="clear" w:color="auto" w:fill="F9F2F4"/>
        </w:rPr>
        <w:t>字符类</w:t>
      </w:r>
      <w:r>
        <w:rPr>
          <w:rFonts w:ascii="Helvetica" w:hAnsi="Helvetica" w:cs="Helvetica"/>
          <w:color w:val="323232"/>
          <w:sz w:val="18"/>
          <w:szCs w:val="18"/>
        </w:rPr>
        <w:t>去匹配不同的类型（数字，字母等）</w:t>
      </w:r>
    </w:p>
    <w:p w:rsidR="00B45723" w:rsidRDefault="00B45723" w:rsidP="00B45723">
      <w:pPr>
        <w:pStyle w:val="a3"/>
        <w:numPr>
          <w:ilvl w:val="0"/>
          <w:numId w:val="23"/>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学习完</w:t>
      </w:r>
      <w:r>
        <w:rPr>
          <w:rStyle w:val="HTML"/>
          <w:rFonts w:ascii="Consolas" w:hAnsi="Consolas" w:cs="Consolas"/>
          <w:color w:val="C7254E"/>
          <w:sz w:val="18"/>
          <w:szCs w:val="18"/>
          <w:shd w:val="clear" w:color="auto" w:fill="F9F2F4"/>
        </w:rPr>
        <w:t>字符类</w:t>
      </w:r>
      <w:r>
        <w:rPr>
          <w:rFonts w:ascii="Helvetica" w:hAnsi="Helvetica" w:cs="Helvetica"/>
          <w:color w:val="323232"/>
          <w:sz w:val="18"/>
          <w:szCs w:val="18"/>
        </w:rPr>
        <w:t>，知道了</w:t>
      </w:r>
      <w:r>
        <w:rPr>
          <w:rFonts w:ascii="Helvetica" w:hAnsi="Helvetica" w:cs="Helvetica"/>
          <w:color w:val="323232"/>
          <w:sz w:val="18"/>
          <w:szCs w:val="18"/>
        </w:rPr>
        <w:t>/[0-9]/</w:t>
      </w:r>
      <w:r>
        <w:rPr>
          <w:rFonts w:ascii="Helvetica" w:hAnsi="Helvetica" w:cs="Helvetica"/>
          <w:color w:val="323232"/>
          <w:sz w:val="18"/>
          <w:szCs w:val="18"/>
        </w:rPr>
        <w:t>能匹配数字，但验证</w:t>
      </w:r>
      <w:r>
        <w:rPr>
          <w:rFonts w:ascii="Helvetica" w:hAnsi="Helvetica" w:cs="Helvetica"/>
          <w:color w:val="323232"/>
          <w:sz w:val="18"/>
          <w:szCs w:val="18"/>
        </w:rPr>
        <w:t>11</w:t>
      </w:r>
      <w:r>
        <w:rPr>
          <w:rFonts w:ascii="Helvetica" w:hAnsi="Helvetica" w:cs="Helvetica"/>
          <w:color w:val="323232"/>
          <w:sz w:val="18"/>
          <w:szCs w:val="18"/>
        </w:rPr>
        <w:t>位手机号码我们是否需要写</w:t>
      </w:r>
      <w:r>
        <w:rPr>
          <w:rFonts w:ascii="Helvetica" w:hAnsi="Helvetica" w:cs="Helvetica"/>
          <w:color w:val="323232"/>
          <w:sz w:val="18"/>
          <w:szCs w:val="18"/>
        </w:rPr>
        <w:t>11</w:t>
      </w:r>
      <w:r>
        <w:rPr>
          <w:rFonts w:ascii="Helvetica" w:hAnsi="Helvetica" w:cs="Helvetica"/>
          <w:color w:val="323232"/>
          <w:sz w:val="18"/>
          <w:szCs w:val="18"/>
        </w:rPr>
        <w:t>遍？这个时候就需要去学习</w:t>
      </w:r>
      <w:r>
        <w:rPr>
          <w:rStyle w:val="HTML"/>
          <w:rFonts w:ascii="Consolas" w:hAnsi="Consolas" w:cs="Consolas"/>
          <w:color w:val="C7254E"/>
          <w:sz w:val="18"/>
          <w:szCs w:val="18"/>
          <w:shd w:val="clear" w:color="auto" w:fill="F9F2F4"/>
        </w:rPr>
        <w:t>量词</w:t>
      </w:r>
      <w:r>
        <w:rPr>
          <w:rFonts w:ascii="Helvetica" w:hAnsi="Helvetica" w:cs="Helvetica"/>
          <w:color w:val="323232"/>
          <w:sz w:val="18"/>
          <w:szCs w:val="18"/>
        </w:rPr>
        <w:t>减少重复等书写</w:t>
      </w:r>
      <w:r>
        <w:rPr>
          <w:rFonts w:ascii="Helvetica" w:hAnsi="Helvetica" w:cs="Helvetica"/>
          <w:color w:val="323232"/>
          <w:sz w:val="18"/>
          <w:szCs w:val="18"/>
        </w:rPr>
        <w:t>[0-9]</w:t>
      </w:r>
      <w:r>
        <w:rPr>
          <w:rFonts w:ascii="Helvetica" w:hAnsi="Helvetica" w:cs="Helvetica"/>
          <w:color w:val="323232"/>
          <w:sz w:val="18"/>
          <w:szCs w:val="18"/>
        </w:rPr>
        <w:t>。</w:t>
      </w:r>
      <w:r>
        <w:rPr>
          <w:rFonts w:ascii="Helvetica" w:hAnsi="Helvetica" w:cs="Helvetica"/>
          <w:color w:val="323232"/>
          <w:sz w:val="18"/>
          <w:szCs w:val="18"/>
        </w:rPr>
        <w:t>=&gt;</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/[0-9]{11}/</w:t>
      </w:r>
    </w:p>
    <w:p w:rsidR="00B45723" w:rsidRDefault="00B45723" w:rsidP="00B45723">
      <w:pPr>
        <w:pStyle w:val="a3"/>
        <w:numPr>
          <w:ilvl w:val="0"/>
          <w:numId w:val="23"/>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现在的正则已经能验证</w:t>
      </w:r>
      <w:r>
        <w:rPr>
          <w:rFonts w:ascii="Helvetica" w:hAnsi="Helvetica" w:cs="Helvetica"/>
          <w:color w:val="323232"/>
          <w:sz w:val="18"/>
          <w:szCs w:val="18"/>
        </w:rPr>
        <w:t>11</w:t>
      </w:r>
      <w:r>
        <w:rPr>
          <w:rFonts w:ascii="Helvetica" w:hAnsi="Helvetica" w:cs="Helvetica"/>
          <w:color w:val="323232"/>
          <w:sz w:val="18"/>
          <w:szCs w:val="18"/>
        </w:rPr>
        <w:t>位数字了，如果想书写更加简洁一些，需要学习</w:t>
      </w:r>
      <w:r>
        <w:rPr>
          <w:rStyle w:val="HTML"/>
          <w:rFonts w:ascii="Consolas" w:hAnsi="Consolas" w:cs="Consolas"/>
          <w:color w:val="C7254E"/>
          <w:sz w:val="18"/>
          <w:szCs w:val="18"/>
          <w:shd w:val="clear" w:color="auto" w:fill="F9F2F4"/>
        </w:rPr>
        <w:t>元字符</w:t>
      </w:r>
      <w:r>
        <w:rPr>
          <w:rFonts w:ascii="Helvetica" w:hAnsi="Helvetica" w:cs="Helvetica"/>
          <w:color w:val="323232"/>
          <w:sz w:val="18"/>
          <w:szCs w:val="18"/>
        </w:rPr>
        <w:t>去简写。</w:t>
      </w:r>
      <w:r>
        <w:rPr>
          <w:rFonts w:ascii="Helvetica" w:hAnsi="Helvetica" w:cs="Helvetica"/>
          <w:color w:val="323232"/>
          <w:sz w:val="18"/>
          <w:szCs w:val="18"/>
        </w:rPr>
        <w:t>=&gt;</w:t>
      </w:r>
      <w:r>
        <w:rPr>
          <w:rStyle w:val="HTML"/>
          <w:rFonts w:ascii="Consolas" w:hAnsi="Consolas" w:cs="Consolas"/>
          <w:color w:val="C7254E"/>
          <w:sz w:val="18"/>
          <w:szCs w:val="18"/>
          <w:shd w:val="clear" w:color="auto" w:fill="F9F2F4"/>
        </w:rPr>
        <w:t>/d{11}/</w:t>
      </w:r>
    </w:p>
    <w:p w:rsidR="00B45723" w:rsidRDefault="00B45723" w:rsidP="00B45723">
      <w:pPr>
        <w:pStyle w:val="a3"/>
        <w:numPr>
          <w:ilvl w:val="0"/>
          <w:numId w:val="24"/>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然而现在写的正则只要是含有</w:t>
      </w:r>
      <w:r>
        <w:rPr>
          <w:rFonts w:ascii="Helvetica" w:hAnsi="Helvetica" w:cs="Helvetica"/>
          <w:color w:val="323232"/>
          <w:sz w:val="18"/>
          <w:szCs w:val="18"/>
        </w:rPr>
        <w:t>11</w:t>
      </w:r>
      <w:r>
        <w:rPr>
          <w:rFonts w:ascii="Helvetica" w:hAnsi="Helvetica" w:cs="Helvetica"/>
          <w:color w:val="323232"/>
          <w:sz w:val="18"/>
          <w:szCs w:val="18"/>
        </w:rPr>
        <w:t>个连着的数字都能通过验证，需要去限定有其他字符的出现，此时就需要去学习</w:t>
      </w:r>
      <w:r>
        <w:rPr>
          <w:rStyle w:val="HTML"/>
          <w:rFonts w:ascii="Consolas" w:hAnsi="Consolas" w:cs="Consolas"/>
          <w:color w:val="C7254E"/>
          <w:sz w:val="18"/>
          <w:szCs w:val="18"/>
          <w:shd w:val="clear" w:color="auto" w:fill="F9F2F4"/>
        </w:rPr>
        <w:t>锚点</w:t>
      </w:r>
      <w:r>
        <w:rPr>
          <w:rStyle w:val="apple-converted-space"/>
          <w:rFonts w:ascii="Helvetica" w:hAnsi="Helvetica" w:cs="Helvetica"/>
          <w:color w:val="323232"/>
          <w:sz w:val="18"/>
          <w:szCs w:val="18"/>
        </w:rPr>
        <w:t> </w:t>
      </w:r>
      <w:r>
        <w:rPr>
          <w:rFonts w:ascii="Helvetica" w:hAnsi="Helvetica" w:cs="Helvetica"/>
          <w:color w:val="323232"/>
          <w:sz w:val="18"/>
          <w:szCs w:val="18"/>
        </w:rPr>
        <w:t>去限制开头和结尾都是</w:t>
      </w:r>
      <w:r>
        <w:rPr>
          <w:rFonts w:ascii="Helvetica" w:hAnsi="Helvetica" w:cs="Helvetica"/>
          <w:color w:val="323232"/>
          <w:sz w:val="18"/>
          <w:szCs w:val="18"/>
        </w:rPr>
        <w:t xml:space="preserve"> =&gt;</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/^d{11}$/</w:t>
      </w:r>
    </w:p>
    <w:p w:rsidR="00B45723" w:rsidRDefault="00B45723" w:rsidP="00B45723">
      <w:pPr>
        <w:pStyle w:val="a3"/>
        <w:numPr>
          <w:ilvl w:val="0"/>
          <w:numId w:val="24"/>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在做一些微调，比如我国手机都是</w:t>
      </w:r>
      <w:r>
        <w:rPr>
          <w:rFonts w:ascii="Helvetica" w:hAnsi="Helvetica" w:cs="Helvetica"/>
          <w:color w:val="323232"/>
          <w:sz w:val="18"/>
          <w:szCs w:val="18"/>
        </w:rPr>
        <w:t>1</w:t>
      </w:r>
      <w:r>
        <w:rPr>
          <w:rFonts w:ascii="Helvetica" w:hAnsi="Helvetica" w:cs="Helvetica"/>
          <w:color w:val="323232"/>
          <w:sz w:val="18"/>
          <w:szCs w:val="18"/>
        </w:rPr>
        <w:t>开头的，可以这么写</w:t>
      </w:r>
      <w:r>
        <w:rPr>
          <w:rStyle w:val="HTML"/>
          <w:rFonts w:ascii="Consolas" w:hAnsi="Consolas" w:cs="Consolas"/>
          <w:color w:val="C7254E"/>
          <w:sz w:val="18"/>
          <w:szCs w:val="18"/>
          <w:shd w:val="clear" w:color="auto" w:fill="F9F2F4"/>
        </w:rPr>
        <w:t>/^1d{10}$/</w:t>
      </w:r>
      <w:r>
        <w:rPr>
          <w:rFonts w:ascii="Helvetica" w:hAnsi="Helvetica" w:cs="Helvetica"/>
          <w:color w:val="323232"/>
          <w:sz w:val="18"/>
          <w:szCs w:val="18"/>
        </w:rPr>
        <w:t>提高匹配精确度。还有一些更加细的规则比如</w:t>
      </w:r>
      <w:r>
        <w:rPr>
          <w:rFonts w:ascii="Helvetica" w:hAnsi="Helvetica" w:cs="Helvetica"/>
          <w:color w:val="323232"/>
          <w:sz w:val="18"/>
          <w:szCs w:val="18"/>
        </w:rPr>
        <w:t xml:space="preserve"> 134[0-8],135,136,137,138,139,150,151,157,158,159,182,187,188 </w:t>
      </w:r>
      <w:r>
        <w:rPr>
          <w:rFonts w:ascii="Helvetica" w:hAnsi="Helvetica" w:cs="Helvetica"/>
          <w:color w:val="323232"/>
          <w:sz w:val="18"/>
          <w:szCs w:val="18"/>
        </w:rPr>
        <w:t>开头是移动手机号等等，完善到更详细实用吧</w:t>
      </w:r>
    </w:p>
    <w:p w:rsidR="00B45723" w:rsidRDefault="00B45723" w:rsidP="00B45723">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附上我自己的学习笔记，以及</w:t>
      </w:r>
      <w:hyperlink r:id="rId54" w:history="1">
        <w:r>
          <w:rPr>
            <w:rStyle w:val="a4"/>
            <w:rFonts w:ascii="Helvetica" w:hAnsi="Helvetica" w:cs="Helvetica"/>
            <w:color w:val="38BA72"/>
            <w:sz w:val="26"/>
            <w:szCs w:val="26"/>
          </w:rPr>
          <w:t>我的实现</w:t>
        </w:r>
      </w:hyperlink>
    </w:p>
    <w:p w:rsidR="00B45723" w:rsidRDefault="00B45723" w:rsidP="00B45723">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正则表达式</w:t>
      </w:r>
    </w:p>
    <w:p w:rsidR="00B45723" w:rsidRDefault="00B45723" w:rsidP="00B45723">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概念：</w:t>
      </w:r>
    </w:p>
    <w:p w:rsidR="00B45723" w:rsidRDefault="00B45723" w:rsidP="00B45723">
      <w:pPr>
        <w:widowControl/>
        <w:numPr>
          <w:ilvl w:val="1"/>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描述字符串规则的表达式</w:t>
      </w:r>
    </w:p>
    <w:p w:rsidR="00B45723" w:rsidRDefault="00B45723" w:rsidP="00B45723">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生成方式</w:t>
      </w:r>
    </w:p>
    <w:p w:rsidR="00B45723" w:rsidRDefault="00B45723" w:rsidP="00B45723">
      <w:pPr>
        <w:widowControl/>
        <w:numPr>
          <w:ilvl w:val="1"/>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/pattern/attrs</w:t>
      </w:r>
    </w:p>
    <w:p w:rsidR="00B45723" w:rsidRDefault="00B45723" w:rsidP="00B45723">
      <w:pPr>
        <w:widowControl/>
        <w:numPr>
          <w:ilvl w:val="1"/>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new RegExp(pattern,attrs)</w:t>
      </w:r>
    </w:p>
    <w:p w:rsidR="00B45723" w:rsidRDefault="00B45723" w:rsidP="00B45723">
      <w:pPr>
        <w:pStyle w:val="5"/>
        <w:shd w:val="clear" w:color="auto" w:fill="FFFFFF"/>
        <w:spacing w:before="150" w:after="150"/>
        <w:ind w:left="1440"/>
        <w:rPr>
          <w:rFonts w:ascii="inherit" w:hAnsi="inherit" w:cs="Helvetica"/>
          <w:b w:val="0"/>
          <w:bCs w:val="0"/>
          <w:color w:val="323232"/>
          <w:sz w:val="21"/>
          <w:szCs w:val="21"/>
        </w:rPr>
      </w:pPr>
      <w:proofErr w:type="gramStart"/>
      <w:r>
        <w:rPr>
          <w:rFonts w:ascii="inherit" w:hAnsi="inherit" w:cs="Helvetica"/>
          <w:b w:val="0"/>
          <w:bCs w:val="0"/>
          <w:color w:val="323232"/>
          <w:sz w:val="21"/>
          <w:szCs w:val="21"/>
        </w:rPr>
        <w:lastRenderedPageBreak/>
        <w:t>regexObject.test(</w:t>
      </w:r>
      <w:proofErr w:type="gramEnd"/>
      <w:r>
        <w:rPr>
          <w:rFonts w:ascii="inherit" w:hAnsi="inherit" w:cs="Helvetica"/>
          <w:b w:val="0"/>
          <w:bCs w:val="0"/>
          <w:color w:val="323232"/>
          <w:sz w:val="21"/>
          <w:szCs w:val="21"/>
        </w:rPr>
        <w:t>str)</w:t>
      </w:r>
    </w:p>
    <w:p w:rsidR="00B45723" w:rsidRDefault="00B45723" w:rsidP="00B45723">
      <w:pPr>
        <w:pStyle w:val="a3"/>
        <w:numPr>
          <w:ilvl w:val="0"/>
          <w:numId w:val="26"/>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测试正则表达式与指定字符串是否匹配</w:t>
      </w:r>
    </w:p>
    <w:p w:rsidR="00B45723" w:rsidRDefault="00B45723" w:rsidP="00B45723">
      <w:pPr>
        <w:pStyle w:val="a3"/>
        <w:numPr>
          <w:ilvl w:val="0"/>
          <w:numId w:val="26"/>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只需要字符串包含正则所描述的规则就返回</w:t>
      </w:r>
      <w:r>
        <w:rPr>
          <w:rFonts w:ascii="Helvetica" w:hAnsi="Helvetica" w:cs="Helvetica"/>
          <w:color w:val="323232"/>
          <w:sz w:val="18"/>
          <w:szCs w:val="18"/>
        </w:rPr>
        <w:t>true</w:t>
      </w:r>
      <w:r>
        <w:rPr>
          <w:rFonts w:ascii="Helvetica" w:hAnsi="Helvetica" w:cs="Helvetica"/>
          <w:color w:val="323232"/>
          <w:sz w:val="18"/>
          <w:szCs w:val="18"/>
        </w:rPr>
        <w:t>，否则返回</w:t>
      </w:r>
      <w:r>
        <w:rPr>
          <w:rFonts w:ascii="Helvetica" w:hAnsi="Helvetica" w:cs="Helvetica"/>
          <w:color w:val="323232"/>
          <w:sz w:val="18"/>
          <w:szCs w:val="18"/>
        </w:rPr>
        <w:t>false</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锚点</w:t>
      </w:r>
    </w:p>
    <w:p w:rsidR="00B45723" w:rsidRDefault="00B45723" w:rsidP="00B45723">
      <w:pPr>
        <w:widowControl/>
        <w:numPr>
          <w:ilvl w:val="0"/>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匹配一个位置</w:t>
      </w:r>
    </w:p>
    <w:p w:rsidR="00B45723" w:rsidRDefault="00B45723" w:rsidP="00B45723">
      <w:pPr>
        <w:widowControl/>
        <w:numPr>
          <w:ilvl w:val="1"/>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t>
      </w:r>
      <w:r>
        <w:rPr>
          <w:rFonts w:ascii="Helvetica" w:hAnsi="Helvetica" w:cs="Helvetica"/>
          <w:color w:val="323232"/>
          <w:sz w:val="18"/>
          <w:szCs w:val="18"/>
        </w:rPr>
        <w:t>起始位置</w:t>
      </w:r>
    </w:p>
    <w:p w:rsidR="00B45723" w:rsidRDefault="00B45723" w:rsidP="00B45723">
      <w:pPr>
        <w:widowControl/>
        <w:numPr>
          <w:ilvl w:val="2"/>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/^http:/ </w:t>
      </w:r>
      <w:r>
        <w:rPr>
          <w:rFonts w:ascii="Helvetica" w:hAnsi="Helvetica" w:cs="Helvetica"/>
          <w:color w:val="323232"/>
          <w:sz w:val="18"/>
          <w:szCs w:val="18"/>
        </w:rPr>
        <w:t>匹配</w:t>
      </w:r>
      <w:r>
        <w:rPr>
          <w:rFonts w:ascii="Helvetica" w:hAnsi="Helvetica" w:cs="Helvetica"/>
          <w:color w:val="323232"/>
          <w:sz w:val="18"/>
          <w:szCs w:val="18"/>
        </w:rPr>
        <w:t>http</w:t>
      </w:r>
      <w:r>
        <w:rPr>
          <w:rFonts w:ascii="Helvetica" w:hAnsi="Helvetica" w:cs="Helvetica"/>
          <w:color w:val="323232"/>
          <w:sz w:val="18"/>
          <w:szCs w:val="18"/>
        </w:rPr>
        <w:t>起始的字符串</w:t>
      </w:r>
    </w:p>
    <w:p w:rsidR="00B45723" w:rsidRDefault="00B45723" w:rsidP="00B45723">
      <w:pPr>
        <w:widowControl/>
        <w:numPr>
          <w:ilvl w:val="2"/>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/^139/ </w:t>
      </w:r>
      <w:r>
        <w:rPr>
          <w:rFonts w:ascii="Helvetica" w:hAnsi="Helvetica" w:cs="Helvetica"/>
          <w:color w:val="323232"/>
          <w:sz w:val="18"/>
          <w:szCs w:val="18"/>
        </w:rPr>
        <w:t>匹配</w:t>
      </w:r>
      <w:r>
        <w:rPr>
          <w:rFonts w:ascii="Helvetica" w:hAnsi="Helvetica" w:cs="Helvetica"/>
          <w:color w:val="323232"/>
          <w:sz w:val="18"/>
          <w:szCs w:val="18"/>
        </w:rPr>
        <w:t>139</w:t>
      </w:r>
      <w:r>
        <w:rPr>
          <w:rFonts w:ascii="Helvetica" w:hAnsi="Helvetica" w:cs="Helvetica"/>
          <w:color w:val="323232"/>
          <w:sz w:val="18"/>
          <w:szCs w:val="18"/>
        </w:rPr>
        <w:t>起始的字符串</w:t>
      </w:r>
    </w:p>
    <w:p w:rsidR="00B45723" w:rsidRDefault="00B45723" w:rsidP="00B45723">
      <w:pPr>
        <w:widowControl/>
        <w:numPr>
          <w:ilvl w:val="1"/>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t>
      </w:r>
      <w:r>
        <w:rPr>
          <w:rFonts w:ascii="Helvetica" w:hAnsi="Helvetica" w:cs="Helvetica"/>
          <w:color w:val="323232"/>
          <w:sz w:val="18"/>
          <w:szCs w:val="18"/>
        </w:rPr>
        <w:t>结尾位置</w:t>
      </w:r>
    </w:p>
    <w:p w:rsidR="00B45723" w:rsidRDefault="00B45723" w:rsidP="00B45723">
      <w:pPr>
        <w:widowControl/>
        <w:numPr>
          <w:ilvl w:val="2"/>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/.jpg$/ </w:t>
      </w:r>
      <w:r>
        <w:rPr>
          <w:rFonts w:ascii="Helvetica" w:hAnsi="Helvetica" w:cs="Helvetica"/>
          <w:color w:val="323232"/>
          <w:sz w:val="18"/>
          <w:szCs w:val="18"/>
        </w:rPr>
        <w:t>匹配</w:t>
      </w:r>
      <w:r>
        <w:rPr>
          <w:rFonts w:ascii="Helvetica" w:hAnsi="Helvetica" w:cs="Helvetica"/>
          <w:color w:val="323232"/>
          <w:sz w:val="18"/>
          <w:szCs w:val="18"/>
        </w:rPr>
        <w:t>.jpg</w:t>
      </w:r>
      <w:r>
        <w:rPr>
          <w:rFonts w:ascii="Helvetica" w:hAnsi="Helvetica" w:cs="Helvetica"/>
          <w:color w:val="323232"/>
          <w:sz w:val="18"/>
          <w:szCs w:val="18"/>
        </w:rPr>
        <w:t>结尾的字符串，用于判断文件类型</w:t>
      </w:r>
    </w:p>
    <w:p w:rsidR="00B45723" w:rsidRDefault="00B45723" w:rsidP="00B45723">
      <w:pPr>
        <w:widowControl/>
        <w:numPr>
          <w:ilvl w:val="1"/>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b:</w:t>
      </w:r>
      <w:r>
        <w:rPr>
          <w:rFonts w:ascii="Helvetica" w:hAnsi="Helvetica" w:cs="Helvetica"/>
          <w:color w:val="323232"/>
          <w:sz w:val="18"/>
          <w:szCs w:val="18"/>
        </w:rPr>
        <w:t>表示单词边界</w:t>
      </w:r>
    </w:p>
    <w:p w:rsidR="00B45723" w:rsidRDefault="00B45723" w:rsidP="00B45723">
      <w:pPr>
        <w:widowControl/>
        <w:numPr>
          <w:ilvl w:val="2"/>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/bisb/ </w:t>
      </w:r>
      <w:r>
        <w:rPr>
          <w:rFonts w:ascii="Helvetica" w:hAnsi="Helvetica" w:cs="Helvetica"/>
          <w:color w:val="323232"/>
          <w:sz w:val="18"/>
          <w:szCs w:val="18"/>
        </w:rPr>
        <w:t>匹配</w:t>
      </w:r>
      <w:r>
        <w:rPr>
          <w:rFonts w:ascii="Helvetica" w:hAnsi="Helvetica" w:cs="Helvetica"/>
          <w:color w:val="323232"/>
          <w:sz w:val="18"/>
          <w:szCs w:val="18"/>
        </w:rPr>
        <w:t xml:space="preserve">is </w:t>
      </w:r>
      <w:r>
        <w:rPr>
          <w:rFonts w:ascii="Helvetica" w:hAnsi="Helvetica" w:cs="Helvetica"/>
          <w:color w:val="323232"/>
          <w:sz w:val="18"/>
          <w:szCs w:val="18"/>
        </w:rPr>
        <w:t>这个单词</w:t>
      </w:r>
    </w:p>
    <w:p w:rsidR="00B45723" w:rsidRDefault="00B45723" w:rsidP="00B45723">
      <w:pPr>
        <w:widowControl/>
        <w:numPr>
          <w:ilvl w:val="2"/>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/bisb/.test('this') // false</w:t>
      </w:r>
    </w:p>
    <w:p w:rsidR="00B45723" w:rsidRDefault="00B45723" w:rsidP="00B45723">
      <w:pPr>
        <w:widowControl/>
        <w:numPr>
          <w:ilvl w:val="2"/>
          <w:numId w:val="2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/bisb/.test('this is tom') // true</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字符类</w:t>
      </w:r>
    </w:p>
    <w:p w:rsidR="00B45723" w:rsidRDefault="00B45723" w:rsidP="00B45723">
      <w:pPr>
        <w:widowControl/>
        <w:numPr>
          <w:ilvl w:val="0"/>
          <w:numId w:val="2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匹配一类字符中的</w:t>
      </w:r>
      <w:r>
        <w:rPr>
          <w:rStyle w:val="a7"/>
          <w:rFonts w:ascii="Helvetica" w:hAnsi="Helvetica" w:cs="Helvetica"/>
          <w:color w:val="323232"/>
          <w:sz w:val="18"/>
          <w:szCs w:val="18"/>
        </w:rPr>
        <w:t>一个</w:t>
      </w:r>
    </w:p>
    <w:p w:rsidR="00B45723" w:rsidRDefault="00B45723" w:rsidP="00B45723">
      <w:pPr>
        <w:widowControl/>
        <w:numPr>
          <w:ilvl w:val="1"/>
          <w:numId w:val="2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/[abc]/ </w:t>
      </w:r>
      <w:r>
        <w:rPr>
          <w:rFonts w:ascii="Helvetica" w:hAnsi="Helvetica" w:cs="Helvetica"/>
          <w:color w:val="323232"/>
          <w:sz w:val="18"/>
          <w:szCs w:val="18"/>
        </w:rPr>
        <w:t>匹配</w:t>
      </w:r>
      <w:r>
        <w:rPr>
          <w:rFonts w:ascii="Helvetica" w:hAnsi="Helvetica" w:cs="Helvetica"/>
          <w:color w:val="323232"/>
          <w:sz w:val="18"/>
          <w:szCs w:val="18"/>
        </w:rPr>
        <w:t>a</w:t>
      </w:r>
      <w:r>
        <w:rPr>
          <w:rFonts w:ascii="Helvetica" w:hAnsi="Helvetica" w:cs="Helvetica"/>
          <w:color w:val="323232"/>
          <w:sz w:val="18"/>
          <w:szCs w:val="18"/>
        </w:rPr>
        <w:t>或</w:t>
      </w:r>
      <w:r>
        <w:rPr>
          <w:rFonts w:ascii="Helvetica" w:hAnsi="Helvetica" w:cs="Helvetica"/>
          <w:color w:val="323232"/>
          <w:sz w:val="18"/>
          <w:szCs w:val="18"/>
        </w:rPr>
        <w:t>b</w:t>
      </w:r>
      <w:r>
        <w:rPr>
          <w:rFonts w:ascii="Helvetica" w:hAnsi="Helvetica" w:cs="Helvetica"/>
          <w:color w:val="323232"/>
          <w:sz w:val="18"/>
          <w:szCs w:val="18"/>
        </w:rPr>
        <w:t>或</w:t>
      </w:r>
      <w:r>
        <w:rPr>
          <w:rFonts w:ascii="Helvetica" w:hAnsi="Helvetica" w:cs="Helvetica"/>
          <w:color w:val="323232"/>
          <w:sz w:val="18"/>
          <w:szCs w:val="18"/>
        </w:rPr>
        <w:t>c</w:t>
      </w:r>
    </w:p>
    <w:p w:rsidR="00B45723" w:rsidRDefault="00B45723" w:rsidP="00B45723">
      <w:pPr>
        <w:widowControl/>
        <w:numPr>
          <w:ilvl w:val="1"/>
          <w:numId w:val="2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/[0-9]/ </w:t>
      </w:r>
      <w:r>
        <w:rPr>
          <w:rFonts w:ascii="Helvetica" w:hAnsi="Helvetica" w:cs="Helvetica"/>
          <w:color w:val="323232"/>
          <w:sz w:val="18"/>
          <w:szCs w:val="18"/>
        </w:rPr>
        <w:t>匹配任意一个数字，等价于手动输入</w:t>
      </w:r>
      <w:r>
        <w:rPr>
          <w:rFonts w:ascii="Helvetica" w:hAnsi="Helvetica" w:cs="Helvetica"/>
          <w:color w:val="323232"/>
          <w:sz w:val="18"/>
          <w:szCs w:val="18"/>
        </w:rPr>
        <w:t>123456789</w:t>
      </w:r>
    </w:p>
    <w:p w:rsidR="00B45723" w:rsidRDefault="00B45723" w:rsidP="00B45723">
      <w:pPr>
        <w:widowControl/>
        <w:numPr>
          <w:ilvl w:val="1"/>
          <w:numId w:val="2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/[^0-9]/</w:t>
      </w:r>
      <w:r>
        <w:rPr>
          <w:rStyle w:val="apple-converted-space"/>
          <w:rFonts w:ascii="Helvetica" w:hAnsi="Helvetica" w:cs="Helvetica"/>
          <w:color w:val="323232"/>
          <w:sz w:val="18"/>
          <w:szCs w:val="18"/>
        </w:rPr>
        <w:t> </w:t>
      </w:r>
      <w:r>
        <w:rPr>
          <w:rStyle w:val="a7"/>
          <w:rFonts w:ascii="Helvetica" w:hAnsi="Helvetica" w:cs="Helvetica"/>
          <w:color w:val="323232"/>
          <w:sz w:val="18"/>
          <w:szCs w:val="18"/>
        </w:rPr>
        <w:t>^</w:t>
      </w:r>
      <w:r>
        <w:rPr>
          <w:rStyle w:val="a7"/>
          <w:rFonts w:ascii="Helvetica" w:hAnsi="Helvetica" w:cs="Helvetica"/>
          <w:color w:val="323232"/>
          <w:sz w:val="18"/>
          <w:szCs w:val="18"/>
        </w:rPr>
        <w:t>在字符类中的含义和在锚点中含义不同，在字符类中表示</w:t>
      </w:r>
      <w:r>
        <w:rPr>
          <w:rStyle w:val="a7"/>
          <w:rFonts w:ascii="Helvetica" w:hAnsi="Helvetica" w:cs="Helvetica"/>
          <w:color w:val="323232"/>
          <w:sz w:val="18"/>
          <w:szCs w:val="18"/>
        </w:rPr>
        <w:t>‘</w:t>
      </w:r>
      <w:r>
        <w:rPr>
          <w:rStyle w:val="a7"/>
          <w:rFonts w:ascii="Helvetica" w:hAnsi="Helvetica" w:cs="Helvetica"/>
          <w:color w:val="323232"/>
          <w:sz w:val="18"/>
          <w:szCs w:val="18"/>
        </w:rPr>
        <w:t>非</w:t>
      </w:r>
      <w:r>
        <w:rPr>
          <w:rStyle w:val="a7"/>
          <w:rFonts w:ascii="Helvetica" w:hAnsi="Helvetica" w:cs="Helvetica"/>
          <w:color w:val="323232"/>
          <w:sz w:val="18"/>
          <w:szCs w:val="18"/>
        </w:rPr>
        <w:t>’</w:t>
      </w:r>
    </w:p>
    <w:p w:rsidR="00B45723" w:rsidRDefault="00B45723" w:rsidP="00B45723">
      <w:pPr>
        <w:widowControl/>
        <w:numPr>
          <w:ilvl w:val="1"/>
          <w:numId w:val="2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/[a-z]/ </w:t>
      </w:r>
      <w:r>
        <w:rPr>
          <w:rFonts w:ascii="Helvetica" w:hAnsi="Helvetica" w:cs="Helvetica"/>
          <w:color w:val="323232"/>
          <w:sz w:val="18"/>
          <w:szCs w:val="18"/>
        </w:rPr>
        <w:t>匹配任意一个字母</w:t>
      </w:r>
    </w:p>
    <w:p w:rsidR="00B45723" w:rsidRDefault="00B45723" w:rsidP="00B45723">
      <w:pPr>
        <w:widowControl/>
        <w:numPr>
          <w:ilvl w:val="1"/>
          <w:numId w:val="2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点号匹配除了换行意外的任意字符</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元字符</w:t>
      </w:r>
    </w:p>
    <w:p w:rsidR="00B45723" w:rsidRDefault="00B45723" w:rsidP="00B45723">
      <w:pPr>
        <w:widowControl/>
        <w:numPr>
          <w:ilvl w:val="0"/>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具有特殊意义的元字符</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^,$,b</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d :[0-9]</w:t>
      </w:r>
      <w:r>
        <w:rPr>
          <w:rFonts w:ascii="Helvetica" w:hAnsi="Helvetica" w:cs="Helvetica"/>
          <w:color w:val="323232"/>
          <w:sz w:val="18"/>
          <w:szCs w:val="18"/>
        </w:rPr>
        <w:t>字符类的缩写</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D :[^0-9]</w:t>
      </w:r>
      <w:r>
        <w:rPr>
          <w:rFonts w:ascii="Helvetica" w:hAnsi="Helvetica" w:cs="Helvetica"/>
          <w:color w:val="323232"/>
          <w:sz w:val="18"/>
          <w:szCs w:val="18"/>
        </w:rPr>
        <w:t>非数字，也可以写作</w:t>
      </w:r>
      <w:r>
        <w:rPr>
          <w:rFonts w:ascii="Helvetica" w:hAnsi="Helvetica" w:cs="Helvetica"/>
          <w:color w:val="323232"/>
          <w:sz w:val="18"/>
          <w:szCs w:val="18"/>
        </w:rPr>
        <w:t>[^d]</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s :</w:t>
      </w:r>
      <w:r>
        <w:rPr>
          <w:rFonts w:ascii="Helvetica" w:hAnsi="Helvetica" w:cs="Helvetica"/>
          <w:color w:val="323232"/>
          <w:sz w:val="18"/>
          <w:szCs w:val="18"/>
        </w:rPr>
        <w:t>空白符</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S :</w:t>
      </w:r>
      <w:r>
        <w:rPr>
          <w:rFonts w:ascii="Helvetica" w:hAnsi="Helvetica" w:cs="Helvetica"/>
          <w:color w:val="323232"/>
          <w:sz w:val="18"/>
          <w:szCs w:val="18"/>
        </w:rPr>
        <w:t>非空白符</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 :[A-Za-z0-9]</w:t>
      </w:r>
      <w:r>
        <w:rPr>
          <w:rFonts w:ascii="Helvetica" w:hAnsi="Helvetica" w:cs="Helvetica"/>
          <w:color w:val="323232"/>
          <w:sz w:val="18"/>
          <w:szCs w:val="18"/>
        </w:rPr>
        <w:t>单词字符</w:t>
      </w:r>
    </w:p>
    <w:p w:rsidR="00B45723" w:rsidRDefault="00B45723" w:rsidP="00B45723">
      <w:pPr>
        <w:widowControl/>
        <w:numPr>
          <w:ilvl w:val="1"/>
          <w:numId w:val="2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 :</w:t>
      </w:r>
      <w:r>
        <w:rPr>
          <w:rFonts w:ascii="Helvetica" w:hAnsi="Helvetica" w:cs="Helvetica"/>
          <w:color w:val="323232"/>
          <w:sz w:val="18"/>
          <w:szCs w:val="18"/>
        </w:rPr>
        <w:t>非单词字符</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量词</w:t>
      </w:r>
    </w:p>
    <w:p w:rsidR="00B45723" w:rsidRDefault="00B45723" w:rsidP="00B45723">
      <w:pPr>
        <w:widowControl/>
        <w:numPr>
          <w:ilvl w:val="0"/>
          <w:numId w:val="3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出现的次数</w:t>
      </w:r>
    </w:p>
    <w:p w:rsidR="00B45723" w:rsidRDefault="00B45723" w:rsidP="00B45723">
      <w:pPr>
        <w:widowControl/>
        <w:numPr>
          <w:ilvl w:val="1"/>
          <w:numId w:val="3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{m,n} :m~n</w:t>
      </w:r>
      <w:r>
        <w:rPr>
          <w:rFonts w:ascii="Helvetica" w:hAnsi="Helvetica" w:cs="Helvetica"/>
          <w:color w:val="323232"/>
          <w:sz w:val="18"/>
          <w:szCs w:val="18"/>
        </w:rPr>
        <w:t>次</w:t>
      </w:r>
    </w:p>
    <w:p w:rsidR="00B45723" w:rsidRDefault="00B45723" w:rsidP="00B45723">
      <w:pPr>
        <w:widowControl/>
        <w:numPr>
          <w:ilvl w:val="1"/>
          <w:numId w:val="30"/>
        </w:numPr>
        <w:shd w:val="clear" w:color="auto" w:fill="FFFFFF"/>
        <w:ind w:left="2160"/>
        <w:jc w:val="left"/>
        <w:rPr>
          <w:rFonts w:ascii="Helvetica" w:hAnsi="Helvetica" w:cs="Helvetica"/>
          <w:color w:val="323232"/>
          <w:sz w:val="18"/>
          <w:szCs w:val="18"/>
        </w:rPr>
      </w:pPr>
    </w:p>
    <w:p w:rsidR="00B45723" w:rsidRDefault="00B45723" w:rsidP="00B45723">
      <w:pPr>
        <w:widowControl/>
        <w:numPr>
          <w:ilvl w:val="2"/>
          <w:numId w:val="3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lastRenderedPageBreak/>
        <w:t>：</w:t>
      </w:r>
      <w:r>
        <w:rPr>
          <w:rFonts w:ascii="Helvetica" w:hAnsi="Helvetica" w:cs="Helvetica"/>
          <w:color w:val="323232"/>
          <w:sz w:val="18"/>
          <w:szCs w:val="18"/>
        </w:rPr>
        <w:t>{1,}</w:t>
      </w:r>
      <w:r>
        <w:rPr>
          <w:rFonts w:ascii="Helvetica" w:hAnsi="Helvetica" w:cs="Helvetica"/>
          <w:color w:val="323232"/>
          <w:sz w:val="18"/>
          <w:szCs w:val="18"/>
        </w:rPr>
        <w:t>出现</w:t>
      </w:r>
      <w:r>
        <w:rPr>
          <w:rFonts w:ascii="Helvetica" w:hAnsi="Helvetica" w:cs="Helvetica"/>
          <w:color w:val="323232"/>
          <w:sz w:val="18"/>
          <w:szCs w:val="18"/>
        </w:rPr>
        <w:t>1</w:t>
      </w:r>
      <w:r>
        <w:rPr>
          <w:rFonts w:ascii="Helvetica" w:hAnsi="Helvetica" w:cs="Helvetica"/>
          <w:color w:val="323232"/>
          <w:sz w:val="18"/>
          <w:szCs w:val="18"/>
        </w:rPr>
        <w:t>到无穷次，即至少出现一次</w:t>
      </w:r>
    </w:p>
    <w:p w:rsidR="00B45723" w:rsidRDefault="00B45723" w:rsidP="00B45723">
      <w:pPr>
        <w:widowControl/>
        <w:numPr>
          <w:ilvl w:val="1"/>
          <w:numId w:val="3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w:t>
      </w:r>
      <w:r>
        <w:rPr>
          <w:rFonts w:ascii="Helvetica" w:hAnsi="Helvetica" w:cs="Helvetica"/>
          <w:color w:val="323232"/>
          <w:sz w:val="18"/>
          <w:szCs w:val="18"/>
        </w:rPr>
        <w:t xml:space="preserve"> : {0,1}</w:t>
      </w:r>
      <w:r>
        <w:rPr>
          <w:rFonts w:ascii="Helvetica" w:hAnsi="Helvetica" w:cs="Helvetica"/>
          <w:color w:val="323232"/>
          <w:sz w:val="18"/>
          <w:szCs w:val="18"/>
        </w:rPr>
        <w:t>出现</w:t>
      </w:r>
      <w:r>
        <w:rPr>
          <w:rFonts w:ascii="Helvetica" w:hAnsi="Helvetica" w:cs="Helvetica"/>
          <w:color w:val="323232"/>
          <w:sz w:val="18"/>
          <w:szCs w:val="18"/>
        </w:rPr>
        <w:t>0</w:t>
      </w:r>
      <w:r>
        <w:rPr>
          <w:rFonts w:ascii="Helvetica" w:hAnsi="Helvetica" w:cs="Helvetica"/>
          <w:color w:val="323232"/>
          <w:sz w:val="18"/>
          <w:szCs w:val="18"/>
        </w:rPr>
        <w:t>或者</w:t>
      </w:r>
      <w:r>
        <w:rPr>
          <w:rFonts w:ascii="Helvetica" w:hAnsi="Helvetica" w:cs="Helvetica"/>
          <w:color w:val="323232"/>
          <w:sz w:val="18"/>
          <w:szCs w:val="18"/>
        </w:rPr>
        <w:t>1</w:t>
      </w:r>
      <w:r>
        <w:rPr>
          <w:rFonts w:ascii="Helvetica" w:hAnsi="Helvetica" w:cs="Helvetica"/>
          <w:color w:val="323232"/>
          <w:sz w:val="18"/>
          <w:szCs w:val="18"/>
        </w:rPr>
        <w:t>次。</w:t>
      </w:r>
    </w:p>
    <w:p w:rsidR="00B45723" w:rsidRDefault="00B45723" w:rsidP="00B45723">
      <w:pPr>
        <w:widowControl/>
        <w:numPr>
          <w:ilvl w:val="1"/>
          <w:numId w:val="30"/>
        </w:numPr>
        <w:shd w:val="clear" w:color="auto" w:fill="FFFFFF"/>
        <w:ind w:left="2160"/>
        <w:jc w:val="left"/>
        <w:rPr>
          <w:rFonts w:ascii="Helvetica" w:hAnsi="Helvetica" w:cs="Helvetica"/>
          <w:color w:val="323232"/>
          <w:sz w:val="18"/>
          <w:szCs w:val="18"/>
        </w:rPr>
      </w:pPr>
    </w:p>
    <w:p w:rsidR="00B45723" w:rsidRDefault="00B45723" w:rsidP="00B45723">
      <w:pPr>
        <w:widowControl/>
        <w:numPr>
          <w:ilvl w:val="2"/>
          <w:numId w:val="3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{0,}</w:t>
      </w:r>
      <w:r>
        <w:rPr>
          <w:rFonts w:ascii="Helvetica" w:hAnsi="Helvetica" w:cs="Helvetica"/>
          <w:color w:val="323232"/>
          <w:sz w:val="18"/>
          <w:szCs w:val="18"/>
        </w:rPr>
        <w:t>出现</w:t>
      </w:r>
      <w:r>
        <w:rPr>
          <w:rFonts w:ascii="Helvetica" w:hAnsi="Helvetica" w:cs="Helvetica"/>
          <w:color w:val="323232"/>
          <w:sz w:val="18"/>
          <w:szCs w:val="18"/>
        </w:rPr>
        <w:t xml:space="preserve"> 0</w:t>
      </w:r>
      <w:r>
        <w:rPr>
          <w:rFonts w:ascii="Helvetica" w:hAnsi="Helvetica" w:cs="Helvetica"/>
          <w:color w:val="323232"/>
          <w:sz w:val="18"/>
          <w:szCs w:val="18"/>
        </w:rPr>
        <w:t>到无穷次</w:t>
      </w:r>
    </w:p>
    <w:p w:rsidR="00B45723" w:rsidRDefault="00B45723" w:rsidP="00B45723">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正则的一些其他东西</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转义符</w:t>
      </w:r>
    </w:p>
    <w:p w:rsidR="00B45723" w:rsidRDefault="00B45723" w:rsidP="00B45723">
      <w:pPr>
        <w:widowControl/>
        <w:numPr>
          <w:ilvl w:val="0"/>
          <w:numId w:val="3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需要匹配的字符中包含</w:t>
      </w:r>
      <w:r>
        <w:rPr>
          <w:rStyle w:val="HTML"/>
          <w:rFonts w:ascii="Consolas" w:hAnsi="Consolas" w:cs="Consolas"/>
          <w:color w:val="C7254E"/>
          <w:sz w:val="18"/>
          <w:szCs w:val="18"/>
          <w:shd w:val="clear" w:color="auto" w:fill="F9F2F4"/>
        </w:rPr>
        <w:t>元字符</w:t>
      </w:r>
      <w:r>
        <w:rPr>
          <w:rFonts w:ascii="Helvetica" w:hAnsi="Helvetica" w:cs="Helvetica"/>
          <w:color w:val="323232"/>
          <w:sz w:val="18"/>
          <w:szCs w:val="18"/>
        </w:rPr>
        <w:t>，因为元字符有特殊含义，如果需要匹配的是元字符作为字符串的内容，则需要加上转义符</w:t>
      </w:r>
      <w:r>
        <w:rPr>
          <w:rFonts w:ascii="Helvetica" w:hAnsi="Helvetica" w:cs="Helvetica"/>
          <w:color w:val="323232"/>
          <w:sz w:val="18"/>
          <w:szCs w:val="18"/>
        </w:rPr>
        <w:t xml:space="preserve"> ``</w:t>
      </w:r>
    </w:p>
    <w:p w:rsidR="00B45723" w:rsidRDefault="00B45723" w:rsidP="00B45723">
      <w:pPr>
        <w:widowControl/>
        <w:numPr>
          <w:ilvl w:val="1"/>
          <w:numId w:val="3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匹配</w:t>
      </w:r>
      <w:r>
        <w:rPr>
          <w:rFonts w:ascii="Helvetica" w:hAnsi="Helvetica" w:cs="Helvetica"/>
          <w:color w:val="323232"/>
          <w:sz w:val="18"/>
          <w:szCs w:val="18"/>
        </w:rPr>
        <w:t>http</w:t>
      </w:r>
      <w:r>
        <w:rPr>
          <w:rFonts w:ascii="Helvetica" w:hAnsi="Helvetica" w:cs="Helvetica"/>
          <w:color w:val="323232"/>
          <w:sz w:val="18"/>
          <w:szCs w:val="18"/>
        </w:rPr>
        <w:t>开头的字符串</w:t>
      </w:r>
      <w:r>
        <w:rPr>
          <w:rFonts w:ascii="Helvetica" w:hAnsi="Helvetica" w:cs="Helvetica"/>
          <w:color w:val="323232"/>
          <w:sz w:val="18"/>
          <w:szCs w:val="18"/>
        </w:rPr>
        <w:t xml:space="preserve"> : /^http:/// =&gt; /http</w:t>
      </w:r>
      <w:proofErr w:type="gramStart"/>
      <w:r>
        <w:rPr>
          <w:rFonts w:ascii="Helvetica" w:hAnsi="Helvetica" w:cs="Helvetica"/>
          <w:color w:val="323232"/>
          <w:sz w:val="18"/>
          <w:szCs w:val="18"/>
        </w:rPr>
        <w:t>:/</w:t>
      </w:r>
      <w:proofErr w:type="gramEnd"/>
      <w:r>
        <w:rPr>
          <w:rFonts w:ascii="Helvetica" w:hAnsi="Helvetica" w:cs="Helvetica"/>
          <w:color w:val="323232"/>
          <w:sz w:val="18"/>
          <w:szCs w:val="18"/>
        </w:rPr>
        <w:t>//</w:t>
      </w:r>
    </w:p>
    <w:p w:rsidR="00B45723" w:rsidRDefault="00B45723" w:rsidP="00B45723">
      <w:pPr>
        <w:widowControl/>
        <w:numPr>
          <w:ilvl w:val="1"/>
          <w:numId w:val="3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匹配网址中的</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/@163.com$/ =&gt; /@163.com/</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多选分支</w:t>
      </w:r>
    </w:p>
    <w:p w:rsidR="00B45723" w:rsidRDefault="00B45723" w:rsidP="00B45723">
      <w:pPr>
        <w:widowControl/>
        <w:numPr>
          <w:ilvl w:val="0"/>
          <w:numId w:val="3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或</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w:t>
      </w:r>
    </w:p>
    <w:p w:rsidR="00B45723" w:rsidRDefault="00B45723" w:rsidP="00B45723">
      <w:pPr>
        <w:widowControl/>
        <w:numPr>
          <w:ilvl w:val="1"/>
          <w:numId w:val="3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/thi(c|n)k/ </w:t>
      </w:r>
      <w:r>
        <w:rPr>
          <w:rFonts w:ascii="Helvetica" w:hAnsi="Helvetica" w:cs="Helvetica"/>
          <w:color w:val="323232"/>
          <w:sz w:val="18"/>
          <w:szCs w:val="18"/>
        </w:rPr>
        <w:t>匹配</w:t>
      </w:r>
      <w:r>
        <w:rPr>
          <w:rFonts w:ascii="Helvetica" w:hAnsi="Helvetica" w:cs="Helvetica"/>
          <w:color w:val="323232"/>
          <w:sz w:val="18"/>
          <w:szCs w:val="18"/>
        </w:rPr>
        <w:t xml:space="preserve"> thick</w:t>
      </w:r>
      <w:r>
        <w:rPr>
          <w:rFonts w:ascii="Helvetica" w:hAnsi="Helvetica" w:cs="Helvetica"/>
          <w:color w:val="323232"/>
          <w:sz w:val="18"/>
          <w:szCs w:val="18"/>
        </w:rPr>
        <w:t>或</w:t>
      </w:r>
      <w:r>
        <w:rPr>
          <w:rFonts w:ascii="Helvetica" w:hAnsi="Helvetica" w:cs="Helvetica"/>
          <w:color w:val="323232"/>
          <w:sz w:val="18"/>
          <w:szCs w:val="18"/>
        </w:rPr>
        <w:t xml:space="preserve"> think </w:t>
      </w:r>
      <w:r>
        <w:rPr>
          <w:rFonts w:ascii="Helvetica" w:hAnsi="Helvetica" w:cs="Helvetica"/>
          <w:color w:val="323232"/>
          <w:sz w:val="18"/>
          <w:szCs w:val="18"/>
        </w:rPr>
        <w:t>也可以用</w:t>
      </w:r>
      <w:r>
        <w:rPr>
          <w:rFonts w:ascii="Helvetica" w:hAnsi="Helvetica" w:cs="Helvetica"/>
          <w:color w:val="323232"/>
          <w:sz w:val="18"/>
          <w:szCs w:val="18"/>
        </w:rPr>
        <w:t>/thi[cn]k/</w:t>
      </w:r>
      <w:r>
        <w:rPr>
          <w:rFonts w:ascii="Helvetica" w:hAnsi="Helvetica" w:cs="Helvetica"/>
          <w:color w:val="323232"/>
          <w:sz w:val="18"/>
          <w:szCs w:val="18"/>
        </w:rPr>
        <w:t>表示</w:t>
      </w:r>
    </w:p>
    <w:p w:rsidR="00B45723" w:rsidRDefault="00B45723" w:rsidP="00B45723">
      <w:pPr>
        <w:widowControl/>
        <w:numPr>
          <w:ilvl w:val="1"/>
          <w:numId w:val="3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/.(jpg|png|gif)$/ </w:t>
      </w:r>
      <w:r>
        <w:rPr>
          <w:rFonts w:ascii="Helvetica" w:hAnsi="Helvetica" w:cs="Helvetica"/>
          <w:color w:val="323232"/>
          <w:sz w:val="18"/>
          <w:szCs w:val="18"/>
        </w:rPr>
        <w:t>匹配图片文件</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捕获</w:t>
      </w:r>
    </w:p>
    <w:p w:rsidR="00B45723" w:rsidRDefault="00B45723" w:rsidP="00B45723">
      <w:pPr>
        <w:widowControl/>
        <w:numPr>
          <w:ilvl w:val="0"/>
          <w:numId w:val="3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保存匹配到的字符串，之后再用</w:t>
      </w:r>
    </w:p>
    <w:p w:rsidR="00B45723" w:rsidRDefault="00B45723" w:rsidP="00B45723">
      <w:pPr>
        <w:widowControl/>
        <w:numPr>
          <w:ilvl w:val="1"/>
          <w:numId w:val="3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w:t>
      </w:r>
      <w:r>
        <w:rPr>
          <w:rFonts w:ascii="Helvetica" w:hAnsi="Helvetica" w:cs="Helvetica"/>
          <w:color w:val="323232"/>
          <w:sz w:val="18"/>
          <w:szCs w:val="18"/>
        </w:rPr>
        <w:t>捕获</w:t>
      </w:r>
    </w:p>
    <w:p w:rsidR="00B45723" w:rsidRDefault="00B45723" w:rsidP="00B45723">
      <w:pPr>
        <w:widowControl/>
        <w:numPr>
          <w:ilvl w:val="1"/>
          <w:numId w:val="3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w:t>
      </w:r>
      <w:r>
        <w:rPr>
          <w:rFonts w:ascii="Helvetica" w:hAnsi="Helvetica" w:cs="Helvetica"/>
          <w:color w:val="323232"/>
          <w:sz w:val="18"/>
          <w:szCs w:val="18"/>
        </w:rPr>
        <w:t>不捕获</w:t>
      </w:r>
    </w:p>
    <w:p w:rsidR="00B45723" w:rsidRDefault="00B45723" w:rsidP="00B45723">
      <w:pPr>
        <w:widowControl/>
        <w:numPr>
          <w:ilvl w:val="0"/>
          <w:numId w:val="3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p>
    <w:p w:rsidR="00B45723" w:rsidRDefault="00B45723" w:rsidP="00B45723">
      <w:pPr>
        <w:widowControl/>
        <w:numPr>
          <w:ilvl w:val="1"/>
          <w:numId w:val="3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$1</w:t>
      </w:r>
      <w:proofErr w:type="gramStart"/>
      <w:r>
        <w:rPr>
          <w:rFonts w:ascii="Helvetica" w:hAnsi="Helvetica" w:cs="Helvetica"/>
          <w:color w:val="323232"/>
          <w:sz w:val="18"/>
          <w:szCs w:val="18"/>
        </w:rPr>
        <w:t>,$</w:t>
      </w:r>
      <w:proofErr w:type="gramEnd"/>
      <w:r>
        <w:rPr>
          <w:rFonts w:ascii="Helvetica" w:hAnsi="Helvetica" w:cs="Helvetica"/>
          <w:color w:val="323232"/>
          <w:sz w:val="18"/>
          <w:szCs w:val="18"/>
        </w:rPr>
        <w:t>2,...</w:t>
      </w:r>
    </w:p>
    <w:p w:rsidR="00B45723" w:rsidRDefault="00B45723" w:rsidP="00B45723">
      <w:pPr>
        <w:widowControl/>
        <w:numPr>
          <w:ilvl w:val="1"/>
          <w:numId w:val="3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API</w:t>
      </w:r>
      <w:r>
        <w:rPr>
          <w:rFonts w:ascii="Helvetica" w:hAnsi="Helvetica" w:cs="Helvetica"/>
          <w:color w:val="323232"/>
          <w:sz w:val="18"/>
          <w:szCs w:val="18"/>
        </w:rPr>
        <w:t>参数或返回值</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Fonts w:ascii="Helvetica" w:hAnsi="Helvetica" w:cs="Helvetica"/>
          <w:color w:val="323232"/>
          <w:sz w:val="18"/>
          <w:szCs w:val="18"/>
        </w:rPr>
        <w:t>1.</w:t>
      </w:r>
      <w:r>
        <w:rPr>
          <w:rStyle w:val="HTML"/>
          <w:rFonts w:ascii="Consolas" w:hAnsi="Consolas" w:cs="Consolas"/>
          <w:color w:val="C7254E"/>
          <w:sz w:val="18"/>
          <w:szCs w:val="18"/>
          <w:shd w:val="clear" w:color="auto" w:fill="F9F2F4"/>
        </w:rPr>
        <w:t>str.match</w:t>
      </w:r>
      <w:proofErr w:type="gramEnd"/>
      <w:r>
        <w:rPr>
          <w:rStyle w:val="HTML"/>
          <w:rFonts w:ascii="Consolas" w:hAnsi="Consolas" w:cs="Consolas"/>
          <w:color w:val="C7254E"/>
          <w:sz w:val="18"/>
          <w:szCs w:val="18"/>
          <w:shd w:val="clear" w:color="auto" w:fill="F9F2F4"/>
        </w:rPr>
        <w:t>(regexp)</w:t>
      </w:r>
    </w:p>
    <w:p w:rsidR="00B45723" w:rsidRDefault="00B45723" w:rsidP="00B45723">
      <w:pPr>
        <w:pStyle w:val="a3"/>
        <w:numPr>
          <w:ilvl w:val="0"/>
          <w:numId w:val="34"/>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获取匹配的字符串</w:t>
      </w:r>
    </w:p>
    <w:p w:rsidR="00B45723" w:rsidRDefault="00B45723" w:rsidP="00B45723">
      <w:pPr>
        <w:pStyle w:val="a3"/>
        <w:numPr>
          <w:ilvl w:val="0"/>
          <w:numId w:val="34"/>
        </w:numPr>
        <w:shd w:val="clear" w:color="auto" w:fill="FFFFFF"/>
        <w:wordWrap w:val="0"/>
        <w:spacing w:before="0" w:beforeAutospacing="0" w:after="150" w:afterAutospacing="0"/>
        <w:rPr>
          <w:rFonts w:ascii="Helvetica" w:hAnsi="Helvetica" w:cs="Helvetica"/>
          <w:color w:val="323232"/>
          <w:sz w:val="18"/>
          <w:szCs w:val="18"/>
        </w:rPr>
      </w:pPr>
      <w:r>
        <w:rPr>
          <w:rStyle w:val="HTML"/>
          <w:rFonts w:ascii="Consolas" w:hAnsi="Consolas" w:cs="Consolas"/>
          <w:color w:val="C7254E"/>
          <w:sz w:val="18"/>
          <w:szCs w:val="18"/>
          <w:shd w:val="clear" w:color="auto" w:fill="F9F2F4"/>
        </w:rPr>
        <w:t>str.replace(regexp/substr,replacement)</w:t>
      </w:r>
    </w:p>
    <w:p w:rsidR="00B45723" w:rsidRDefault="00B45723" w:rsidP="00B45723">
      <w:pPr>
        <w:pStyle w:val="a3"/>
        <w:numPr>
          <w:ilvl w:val="0"/>
          <w:numId w:val="34"/>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替换</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个子字符串</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捕获练习：</w:t>
      </w:r>
    </w:p>
    <w:p w:rsidR="00B45723" w:rsidRDefault="00B45723" w:rsidP="00B45723">
      <w:pPr>
        <w:widowControl/>
        <w:numPr>
          <w:ilvl w:val="0"/>
          <w:numId w:val="3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获取</w:t>
      </w:r>
      <w:r>
        <w:rPr>
          <w:rFonts w:ascii="Helvetica" w:hAnsi="Helvetica" w:cs="Helvetica"/>
          <w:color w:val="323232"/>
          <w:sz w:val="18"/>
          <w:szCs w:val="18"/>
        </w:rPr>
        <w:t>url</w:t>
      </w:r>
      <w:r>
        <w:rPr>
          <w:rFonts w:ascii="Helvetica" w:hAnsi="Helvetica" w:cs="Helvetica"/>
          <w:color w:val="323232"/>
          <w:sz w:val="18"/>
          <w:szCs w:val="18"/>
        </w:rPr>
        <w:t>的</w:t>
      </w:r>
      <w:r>
        <w:rPr>
          <w:rFonts w:ascii="Helvetica" w:hAnsi="Helvetica" w:cs="Helvetica"/>
          <w:color w:val="323232"/>
          <w:sz w:val="18"/>
          <w:szCs w:val="18"/>
        </w:rPr>
        <w:t>protocol,host,pathname,search,hash</w:t>
      </w:r>
      <w:r>
        <w:rPr>
          <w:rFonts w:ascii="Helvetica" w:hAnsi="Helvetica" w:cs="Helvetica"/>
          <w:color w:val="323232"/>
          <w:sz w:val="18"/>
          <w:szCs w:val="18"/>
        </w:rPr>
        <w:t>等各个部分</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url =</w:t>
      </w:r>
      <w:r>
        <w:rPr>
          <w:rStyle w:val="hljs-string"/>
          <w:rFonts w:ascii="Consolas" w:hAnsi="Consolas" w:cs="Consolas"/>
          <w:color w:val="DD1144"/>
        </w:rPr>
        <w:t>'https://leon-z.me/blog/32?id=2#comment'</w:t>
      </w:r>
      <w:r>
        <w:rPr>
          <w:rStyle w:val="HTML"/>
          <w:rFonts w:ascii="Consolas" w:hAnsi="Consolas" w:cs="Consolas"/>
          <w:color w:val="333333"/>
        </w:rPr>
        <w:t>;</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let</w:t>
      </w:r>
      <w:proofErr w:type="gramEnd"/>
      <w:r>
        <w:rPr>
          <w:rStyle w:val="HTML"/>
          <w:rFonts w:ascii="Consolas" w:hAnsi="Consolas" w:cs="Consolas"/>
          <w:color w:val="333333"/>
        </w:rPr>
        <w:t xml:space="preserve"> reg=</w:t>
      </w:r>
      <w:r>
        <w:rPr>
          <w:rStyle w:val="hljs-regexp"/>
          <w:rFonts w:ascii="Consolas" w:hAnsi="Consolas" w:cs="Consolas"/>
          <w:color w:val="009926"/>
        </w:rPr>
        <w:t>/(https?:)//([^/</w:t>
      </w:r>
      <w:r>
        <w:rPr>
          <w:rStyle w:val="HTML"/>
          <w:rFonts w:ascii="Consolas" w:hAnsi="Consolas" w:cs="Consolas"/>
          <w:color w:val="333333"/>
        </w:rPr>
        <w:t>]+)(</w:t>
      </w:r>
      <w:r>
        <w:rPr>
          <w:rStyle w:val="hljs-regexp"/>
          <w:rFonts w:ascii="Consolas" w:hAnsi="Consolas" w:cs="Consolas"/>
          <w:color w:val="009926"/>
        </w:rPr>
        <w:t>/[^?]*)?(?[^#]*)?(#.*)?/</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lastRenderedPageBreak/>
        <w:t>let</w:t>
      </w:r>
      <w:proofErr w:type="gramEnd"/>
      <w:r>
        <w:rPr>
          <w:rStyle w:val="HTML"/>
          <w:rFonts w:ascii="Consolas" w:hAnsi="Consolas" w:cs="Consolas"/>
          <w:color w:val="333333"/>
        </w:rPr>
        <w:t xml:space="preserve"> arr=url.match(reg)</w:t>
      </w:r>
    </w:p>
    <w:p w:rsidR="00B45723" w:rsidRDefault="00B45723" w:rsidP="00B4572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builtin"/>
          <w:rFonts w:ascii="Consolas" w:hAnsi="Consolas" w:cs="Consolas"/>
          <w:color w:val="0086B3"/>
        </w:rPr>
        <w:t>console</w:t>
      </w:r>
      <w:r>
        <w:rPr>
          <w:rStyle w:val="HTML"/>
          <w:rFonts w:ascii="Consolas" w:hAnsi="Consolas" w:cs="Consolas"/>
          <w:color w:val="333333"/>
        </w:rPr>
        <w:t>.log(</w:t>
      </w:r>
      <w:proofErr w:type="gramEnd"/>
      <w:r>
        <w:rPr>
          <w:rStyle w:val="HTML"/>
          <w:rFonts w:ascii="Consolas" w:hAnsi="Consolas" w:cs="Consolas"/>
          <w:color w:val="333333"/>
        </w:rPr>
        <w:t>arr)</w:t>
      </w:r>
    </w:p>
    <w:p w:rsidR="00B45723" w:rsidRDefault="00B45723" w:rsidP="00B45723">
      <w:pPr>
        <w:widowControl/>
        <w:numPr>
          <w:ilvl w:val="0"/>
          <w:numId w:val="3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替换</w:t>
      </w:r>
      <w:r>
        <w:rPr>
          <w:rFonts w:ascii="Helvetica" w:hAnsi="Helvetica" w:cs="Helvetica"/>
          <w:color w:val="323232"/>
          <w:sz w:val="18"/>
          <w:szCs w:val="18"/>
        </w:rPr>
        <w:t>'this price is 5.'</w:t>
      </w:r>
      <w:r>
        <w:rPr>
          <w:rFonts w:ascii="Helvetica" w:hAnsi="Helvetica" w:cs="Helvetica"/>
          <w:color w:val="323232"/>
          <w:sz w:val="18"/>
          <w:szCs w:val="18"/>
        </w:rPr>
        <w:t>中的价格为</w:t>
      </w:r>
      <w:r>
        <w:rPr>
          <w:rFonts w:ascii="Helvetica" w:hAnsi="Helvetica" w:cs="Helvetica"/>
          <w:color w:val="323232"/>
          <w:sz w:val="18"/>
          <w:szCs w:val="18"/>
        </w:rPr>
        <w:t>'5.00'</w:t>
      </w:r>
      <w:r>
        <w:rPr>
          <w:rFonts w:ascii="Helvetica" w:hAnsi="Helvetica" w:cs="Helvetica"/>
          <w:color w:val="323232"/>
          <w:sz w:val="18"/>
          <w:szCs w:val="18"/>
        </w:rPr>
        <w:t>的表示方法</w:t>
      </w:r>
      <w:r>
        <w:rPr>
          <w:rFonts w:ascii="Helvetica" w:hAnsi="Helvetica" w:cs="Helvetica"/>
          <w:color w:val="323232"/>
          <w:sz w:val="18"/>
          <w:szCs w:val="18"/>
        </w:rPr>
        <w:br/>
        <w:t>```javascript</w:t>
      </w:r>
      <w:r>
        <w:rPr>
          <w:rFonts w:ascii="Helvetica" w:hAnsi="Helvetica" w:cs="Helvetica"/>
          <w:color w:val="323232"/>
          <w:sz w:val="18"/>
          <w:szCs w:val="18"/>
        </w:rPr>
        <w:br/>
        <w:t>let str='this price is 5';</w:t>
      </w:r>
    </w:p>
    <w:p w:rsidR="00B45723" w:rsidRDefault="00B45723" w:rsidP="00B45723">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Fonts w:ascii="Helvetica" w:hAnsi="Helvetica" w:cs="Helvetica"/>
          <w:color w:val="323232"/>
          <w:sz w:val="18"/>
          <w:szCs w:val="18"/>
        </w:rPr>
        <w:t>console.log(</w:t>
      </w:r>
      <w:proofErr w:type="gramEnd"/>
      <w:r>
        <w:rPr>
          <w:rFonts w:ascii="Helvetica" w:hAnsi="Helvetica" w:cs="Helvetica"/>
          <w:color w:val="323232"/>
          <w:sz w:val="18"/>
          <w:szCs w:val="18"/>
        </w:rPr>
        <w:t>str.replace(/(d+)/,'$1.00'))</w:t>
      </w:r>
      <w:r>
        <w:rPr>
          <w:rFonts w:ascii="Helvetica" w:hAnsi="Helvetica" w:cs="Helvetica"/>
          <w:color w:val="323232"/>
          <w:sz w:val="18"/>
          <w:szCs w:val="18"/>
        </w:rPr>
        <w:br/>
        <w:t>```</w:t>
      </w:r>
    </w:p>
    <w:p w:rsidR="00B45723" w:rsidRDefault="00B45723" w:rsidP="00B45723">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更强大的检索能力：</w:t>
      </w:r>
      <w:proofErr w:type="gramStart"/>
      <w:r>
        <w:rPr>
          <w:rFonts w:ascii="Helvetica" w:hAnsi="Helvetica" w:cs="Helvetica"/>
          <w:b w:val="0"/>
          <w:bCs w:val="0"/>
          <w:color w:val="323232"/>
          <w:sz w:val="21"/>
          <w:szCs w:val="21"/>
        </w:rPr>
        <w:t>regexpObject.exec(</w:t>
      </w:r>
      <w:proofErr w:type="gramEnd"/>
      <w:r>
        <w:rPr>
          <w:rFonts w:ascii="Helvetica" w:hAnsi="Helvetica" w:cs="Helvetica"/>
          <w:b w:val="0"/>
          <w:bCs w:val="0"/>
          <w:color w:val="323232"/>
          <w:sz w:val="21"/>
          <w:szCs w:val="21"/>
        </w:rPr>
        <w:t>str)</w:t>
      </w:r>
    </w:p>
    <w:p w:rsidR="00B45723" w:rsidRDefault="00B45723" w:rsidP="00B45723">
      <w:pPr>
        <w:pStyle w:val="a3"/>
        <w:numPr>
          <w:ilvl w:val="0"/>
          <w:numId w:val="37"/>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更详尽的结果</w:t>
      </w:r>
    </w:p>
    <w:p w:rsidR="00B45723" w:rsidRDefault="00B45723" w:rsidP="00B45723">
      <w:pPr>
        <w:pStyle w:val="a3"/>
        <w:numPr>
          <w:ilvl w:val="0"/>
          <w:numId w:val="37"/>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过程等状态</w:t>
      </w:r>
    </w:p>
    <w:p w:rsidR="00B45723" w:rsidRDefault="00B45723"/>
    <w:p w:rsidR="00B45723" w:rsidRPr="00B45723" w:rsidRDefault="00B45723" w:rsidP="00B45723">
      <w:pPr>
        <w:widowControl/>
        <w:wordWrap w:val="0"/>
        <w:spacing w:after="150"/>
        <w:jc w:val="left"/>
        <w:rPr>
          <w:rFonts w:ascii="Helvetica" w:eastAsia="宋体" w:hAnsi="Helvetica" w:cs="Helvetica"/>
          <w:color w:val="323232"/>
          <w:kern w:val="0"/>
          <w:sz w:val="24"/>
          <w:szCs w:val="24"/>
        </w:rPr>
      </w:pPr>
      <w:r w:rsidRPr="00B45723">
        <w:rPr>
          <w:rFonts w:ascii="Helvetica" w:eastAsia="宋体" w:hAnsi="Helvetica" w:cs="Helvetica"/>
          <w:color w:val="323232"/>
          <w:kern w:val="0"/>
          <w:sz w:val="24"/>
          <w:szCs w:val="24"/>
        </w:rPr>
        <w:t>一路以来遇到正则表达式的地方都是直接去百度的，因为感觉大部分遇到的正则表达式的地方都是很常见的。这次顺便总结下正则表达式比较难记的部分，方便自己日后查阅吧</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w:t>
      </w:r>
    </w:p>
    <w:p w:rsidR="00B45723" w:rsidRPr="00B45723" w:rsidRDefault="00B45723" w:rsidP="00B45723">
      <w:pPr>
        <w:widowControl/>
        <w:spacing w:before="300" w:after="150"/>
        <w:jc w:val="left"/>
        <w:outlineLvl w:val="1"/>
        <w:rPr>
          <w:rFonts w:ascii="inherit" w:eastAsia="宋体" w:hAnsi="inherit" w:cs="Helvetica"/>
          <w:color w:val="323232"/>
          <w:kern w:val="0"/>
          <w:sz w:val="45"/>
          <w:szCs w:val="45"/>
        </w:rPr>
      </w:pPr>
      <w:r w:rsidRPr="00B45723">
        <w:rPr>
          <w:rFonts w:ascii="inherit" w:eastAsia="宋体" w:hAnsi="inherit" w:cs="Helvetica"/>
          <w:color w:val="323232"/>
          <w:kern w:val="0"/>
          <w:sz w:val="45"/>
          <w:szCs w:val="45"/>
        </w:rPr>
        <w:t>正则表达式中的特殊字符</w:t>
      </w:r>
    </w:p>
    <w:p w:rsidR="00B45723" w:rsidRPr="00B45723" w:rsidRDefault="00B45723" w:rsidP="00B45723">
      <w:pPr>
        <w:widowControl/>
        <w:wordWrap w:val="0"/>
        <w:spacing w:after="150"/>
        <w:jc w:val="left"/>
        <w:rPr>
          <w:rFonts w:ascii="Helvetica" w:eastAsia="宋体" w:hAnsi="Helvetica" w:cs="Helvetica"/>
          <w:color w:val="323232"/>
          <w:kern w:val="0"/>
          <w:sz w:val="24"/>
          <w:szCs w:val="24"/>
        </w:rPr>
      </w:pPr>
      <w:r w:rsidRPr="00B45723">
        <w:rPr>
          <w:rFonts w:ascii="Helvetica" w:eastAsia="宋体" w:hAnsi="Helvetica" w:cs="Helvetica"/>
          <w:color w:val="323232"/>
          <w:kern w:val="0"/>
          <w:sz w:val="24"/>
          <w:szCs w:val="24"/>
        </w:rPr>
        <w:t>感觉</w:t>
      </w:r>
      <w:hyperlink r:id="rId55" w:history="1">
        <w:r w:rsidRPr="00B45723">
          <w:rPr>
            <w:rFonts w:ascii="Helvetica" w:eastAsia="宋体" w:hAnsi="Helvetica" w:cs="Helvetica"/>
            <w:color w:val="38BA72"/>
            <w:kern w:val="0"/>
            <w:sz w:val="24"/>
            <w:szCs w:val="24"/>
          </w:rPr>
          <w:t>MDN</w:t>
        </w:r>
      </w:hyperlink>
      <w:r w:rsidRPr="00B45723">
        <w:rPr>
          <w:rFonts w:ascii="Helvetica" w:eastAsia="宋体" w:hAnsi="Helvetica" w:cs="Helvetica"/>
          <w:color w:val="323232"/>
          <w:kern w:val="0"/>
          <w:sz w:val="24"/>
          <w:szCs w:val="24"/>
        </w:rPr>
        <w:t>里面的资料还是挺不错的，特此记录下里面提到过的个人感觉比较难记的部分。</w:t>
      </w:r>
    </w:p>
    <w:p w:rsidR="00B45723" w:rsidRPr="00B45723" w:rsidRDefault="00B45723" w:rsidP="00B45723">
      <w:pPr>
        <w:widowControl/>
        <w:numPr>
          <w:ilvl w:val="0"/>
          <w:numId w:val="38"/>
        </w:numPr>
        <w:spacing w:before="100" w:beforeAutospacing="1" w:after="100" w:afterAutospacing="1"/>
        <w:jc w:val="left"/>
        <w:rPr>
          <w:rFonts w:ascii="Helvetica" w:eastAsia="宋体" w:hAnsi="Helvetica" w:cs="Helvetica"/>
          <w:color w:val="323232"/>
          <w:kern w:val="0"/>
          <w:sz w:val="24"/>
          <w:szCs w:val="24"/>
        </w:rPr>
      </w:pPr>
      <w:r w:rsidRPr="00B45723">
        <w:rPr>
          <w:rFonts w:ascii="Helvetica" w:eastAsia="宋体" w:hAnsi="Helvetica" w:cs="Helvetica"/>
          <w:b/>
          <w:bCs/>
          <w:color w:val="323232"/>
          <w:kern w:val="0"/>
          <w:sz w:val="24"/>
          <w:szCs w:val="24"/>
        </w:rPr>
        <w:t>?</w:t>
      </w:r>
      <w:r w:rsidRPr="00B45723">
        <w:rPr>
          <w:rFonts w:ascii="Helvetica" w:eastAsia="宋体" w:hAnsi="Helvetica" w:cs="Helvetica"/>
          <w:color w:val="323232"/>
          <w:kern w:val="0"/>
          <w:sz w:val="24"/>
          <w:szCs w:val="24"/>
        </w:rPr>
        <w:t>：匹配前面一个表达式</w:t>
      </w:r>
      <w:r w:rsidRPr="00B45723">
        <w:rPr>
          <w:rFonts w:ascii="Helvetica" w:eastAsia="宋体" w:hAnsi="Helvetica" w:cs="Helvetica"/>
          <w:color w:val="323232"/>
          <w:kern w:val="0"/>
          <w:sz w:val="24"/>
          <w:szCs w:val="24"/>
        </w:rPr>
        <w:t>0</w:t>
      </w:r>
      <w:r w:rsidRPr="00B45723">
        <w:rPr>
          <w:rFonts w:ascii="Helvetica" w:eastAsia="宋体" w:hAnsi="Helvetica" w:cs="Helvetica"/>
          <w:color w:val="323232"/>
          <w:kern w:val="0"/>
          <w:sz w:val="24"/>
          <w:szCs w:val="24"/>
        </w:rPr>
        <w:t>次或者</w:t>
      </w:r>
      <w:r w:rsidRPr="00B45723">
        <w:rPr>
          <w:rFonts w:ascii="Helvetica" w:eastAsia="宋体" w:hAnsi="Helvetica" w:cs="Helvetica"/>
          <w:color w:val="323232"/>
          <w:kern w:val="0"/>
          <w:sz w:val="24"/>
          <w:szCs w:val="24"/>
        </w:rPr>
        <w:t>1</w:t>
      </w:r>
      <w:r w:rsidRPr="00B45723">
        <w:rPr>
          <w:rFonts w:ascii="Helvetica" w:eastAsia="宋体" w:hAnsi="Helvetica" w:cs="Helvetica"/>
          <w:color w:val="323232"/>
          <w:kern w:val="0"/>
          <w:sz w:val="24"/>
          <w:szCs w:val="24"/>
        </w:rPr>
        <w:t>次。等价于</w:t>
      </w:r>
      <w:r w:rsidRPr="00B45723">
        <w:rPr>
          <w:rFonts w:ascii="Helvetica" w:eastAsia="宋体" w:hAnsi="Helvetica" w:cs="Helvetica"/>
          <w:color w:val="323232"/>
          <w:kern w:val="0"/>
          <w:sz w:val="24"/>
          <w:szCs w:val="24"/>
        </w:rPr>
        <w:t xml:space="preserve"> {0,1}</w:t>
      </w:r>
      <w:r w:rsidRPr="00B45723">
        <w:rPr>
          <w:rFonts w:ascii="Helvetica" w:eastAsia="宋体" w:hAnsi="Helvetica" w:cs="Helvetica"/>
          <w:color w:val="323232"/>
          <w:kern w:val="0"/>
          <w:sz w:val="24"/>
          <w:szCs w:val="24"/>
        </w:rPr>
        <w:t>。此外，</w:t>
      </w:r>
      <w:r w:rsidRPr="00B45723">
        <w:rPr>
          <w:rFonts w:ascii="Helvetica" w:eastAsia="宋体" w:hAnsi="Helvetica" w:cs="Helvetica"/>
          <w:b/>
          <w:bCs/>
          <w:color w:val="323232"/>
          <w:kern w:val="0"/>
          <w:sz w:val="24"/>
          <w:szCs w:val="24"/>
        </w:rPr>
        <w:t>?</w:t>
      </w:r>
      <w:r w:rsidRPr="00B45723">
        <w:rPr>
          <w:rFonts w:ascii="Helvetica" w:eastAsia="宋体" w:hAnsi="Helvetica" w:cs="Helvetica"/>
          <w:color w:val="323232"/>
          <w:kern w:val="0"/>
          <w:sz w:val="24"/>
          <w:szCs w:val="24"/>
        </w:rPr>
        <w:t>还有一个比较重要的用途，即</w:t>
      </w:r>
    </w:p>
    <w:p w:rsidR="00B45723" w:rsidRPr="00B45723" w:rsidRDefault="00B45723" w:rsidP="00B45723">
      <w:pPr>
        <w:widowControl/>
        <w:wordWrap w:val="0"/>
        <w:ind w:left="720"/>
        <w:jc w:val="left"/>
        <w:rPr>
          <w:rFonts w:ascii="Helvetica" w:eastAsia="宋体" w:hAnsi="Helvetica" w:cs="Helvetica"/>
          <w:color w:val="323232"/>
          <w:kern w:val="0"/>
          <w:sz w:val="26"/>
          <w:szCs w:val="26"/>
        </w:rPr>
      </w:pPr>
      <w:r w:rsidRPr="00B45723">
        <w:rPr>
          <w:rFonts w:ascii="Helvetica" w:eastAsia="宋体" w:hAnsi="Helvetica" w:cs="Helvetica"/>
          <w:color w:val="323232"/>
          <w:kern w:val="0"/>
          <w:sz w:val="26"/>
          <w:szCs w:val="26"/>
        </w:rPr>
        <w:t>如果</w:t>
      </w:r>
      <w:r w:rsidRPr="00B45723">
        <w:rPr>
          <w:rFonts w:ascii="Helvetica" w:eastAsia="宋体" w:hAnsi="Helvetica" w:cs="Helvetica"/>
          <w:color w:val="323232"/>
          <w:kern w:val="0"/>
          <w:sz w:val="26"/>
          <w:szCs w:val="26"/>
        </w:rPr>
        <w:t>?</w:t>
      </w:r>
      <w:r w:rsidRPr="00B45723">
        <w:rPr>
          <w:rFonts w:ascii="Helvetica" w:eastAsia="宋体" w:hAnsi="Helvetica" w:cs="Helvetica"/>
          <w:color w:val="323232"/>
          <w:kern w:val="0"/>
          <w:sz w:val="26"/>
          <w:szCs w:val="26"/>
        </w:rPr>
        <w:t>紧跟在任何量词</w:t>
      </w:r>
      <w:r w:rsidRPr="00B45723">
        <w:rPr>
          <w:rFonts w:ascii="Helvetica" w:eastAsia="宋体" w:hAnsi="Helvetica" w:cs="Helvetica"/>
          <w:color w:val="323232"/>
          <w:kern w:val="0"/>
          <w:sz w:val="26"/>
          <w:szCs w:val="26"/>
        </w:rPr>
        <w:t xml:space="preserve"> *</w:t>
      </w:r>
      <w:r w:rsidRPr="00B45723">
        <w:rPr>
          <w:rFonts w:ascii="Helvetica" w:eastAsia="宋体" w:hAnsi="Helvetica" w:cs="Helvetica"/>
          <w:color w:val="323232"/>
          <w:kern w:val="0"/>
          <w:sz w:val="26"/>
          <w:szCs w:val="26"/>
        </w:rPr>
        <w:t>、</w:t>
      </w:r>
      <w:r w:rsidRPr="00B45723">
        <w:rPr>
          <w:rFonts w:ascii="Helvetica" w:eastAsia="宋体" w:hAnsi="Helvetica" w:cs="Helvetica"/>
          <w:color w:val="323232"/>
          <w:kern w:val="0"/>
          <w:sz w:val="26"/>
          <w:szCs w:val="26"/>
        </w:rPr>
        <w:t xml:space="preserve"> +</w:t>
      </w:r>
      <w:r w:rsidRPr="00B45723">
        <w:rPr>
          <w:rFonts w:ascii="Helvetica" w:eastAsia="宋体" w:hAnsi="Helvetica" w:cs="Helvetica"/>
          <w:color w:val="323232"/>
          <w:kern w:val="0"/>
          <w:sz w:val="26"/>
          <w:szCs w:val="26"/>
        </w:rPr>
        <w:t>、</w:t>
      </w:r>
      <w:r w:rsidRPr="00B45723">
        <w:rPr>
          <w:rFonts w:ascii="Helvetica" w:eastAsia="宋体" w:hAnsi="Helvetica" w:cs="Helvetica"/>
          <w:color w:val="323232"/>
          <w:kern w:val="0"/>
          <w:sz w:val="26"/>
          <w:szCs w:val="26"/>
        </w:rPr>
        <w:t xml:space="preserve">? </w:t>
      </w:r>
      <w:r w:rsidRPr="00B45723">
        <w:rPr>
          <w:rFonts w:ascii="Helvetica" w:eastAsia="宋体" w:hAnsi="Helvetica" w:cs="Helvetica"/>
          <w:color w:val="323232"/>
          <w:kern w:val="0"/>
          <w:sz w:val="26"/>
          <w:szCs w:val="26"/>
        </w:rPr>
        <w:t>或</w:t>
      </w:r>
      <w:r w:rsidRPr="00B45723">
        <w:rPr>
          <w:rFonts w:ascii="Helvetica" w:eastAsia="宋体" w:hAnsi="Helvetica" w:cs="Helvetica"/>
          <w:color w:val="323232"/>
          <w:kern w:val="0"/>
          <w:sz w:val="26"/>
          <w:szCs w:val="26"/>
        </w:rPr>
        <w:t xml:space="preserve"> {} </w:t>
      </w:r>
      <w:r w:rsidRPr="00B45723">
        <w:rPr>
          <w:rFonts w:ascii="Helvetica" w:eastAsia="宋体" w:hAnsi="Helvetica" w:cs="Helvetica"/>
          <w:color w:val="323232"/>
          <w:kern w:val="0"/>
          <w:sz w:val="26"/>
          <w:szCs w:val="26"/>
        </w:rPr>
        <w:t>的后面，将会使量词变为非贪婪的（匹配尽量少的字符），和缺省使用的贪婪模式（匹配尽可能多的字符）正好相反。例如，对</w:t>
      </w:r>
      <w:r w:rsidRPr="00B45723">
        <w:rPr>
          <w:rFonts w:ascii="Helvetica" w:eastAsia="宋体" w:hAnsi="Helvetica" w:cs="Helvetica"/>
          <w:color w:val="323232"/>
          <w:kern w:val="0"/>
          <w:sz w:val="26"/>
          <w:szCs w:val="26"/>
        </w:rPr>
        <w:t xml:space="preserve"> "123abc" </w:t>
      </w:r>
      <w:r w:rsidRPr="00B45723">
        <w:rPr>
          <w:rFonts w:ascii="Helvetica" w:eastAsia="宋体" w:hAnsi="Helvetica" w:cs="Helvetica"/>
          <w:color w:val="323232"/>
          <w:kern w:val="0"/>
          <w:sz w:val="26"/>
          <w:szCs w:val="26"/>
        </w:rPr>
        <w:t>应用</w:t>
      </w:r>
      <w:r w:rsidRPr="00B45723">
        <w:rPr>
          <w:rFonts w:ascii="Helvetica" w:eastAsia="宋体" w:hAnsi="Helvetica" w:cs="Helvetica"/>
          <w:color w:val="323232"/>
          <w:kern w:val="0"/>
          <w:sz w:val="26"/>
          <w:szCs w:val="26"/>
        </w:rPr>
        <w:t xml:space="preserve"> /d+/ </w:t>
      </w:r>
      <w:r w:rsidRPr="00B45723">
        <w:rPr>
          <w:rFonts w:ascii="Helvetica" w:eastAsia="宋体" w:hAnsi="Helvetica" w:cs="Helvetica"/>
          <w:color w:val="323232"/>
          <w:kern w:val="0"/>
          <w:sz w:val="26"/>
          <w:szCs w:val="26"/>
        </w:rPr>
        <w:t>将会返回</w:t>
      </w:r>
      <w:r w:rsidRPr="00B45723">
        <w:rPr>
          <w:rFonts w:ascii="Helvetica" w:eastAsia="宋体" w:hAnsi="Helvetica" w:cs="Helvetica"/>
          <w:color w:val="323232"/>
          <w:kern w:val="0"/>
          <w:sz w:val="26"/>
          <w:szCs w:val="26"/>
        </w:rPr>
        <w:t xml:space="preserve"> "123"</w:t>
      </w:r>
      <w:r w:rsidRPr="00B45723">
        <w:rPr>
          <w:rFonts w:ascii="Helvetica" w:eastAsia="宋体" w:hAnsi="Helvetica" w:cs="Helvetica"/>
          <w:color w:val="323232"/>
          <w:kern w:val="0"/>
          <w:sz w:val="26"/>
          <w:szCs w:val="26"/>
        </w:rPr>
        <w:t>，如果使用</w:t>
      </w:r>
      <w:r w:rsidRPr="00B45723">
        <w:rPr>
          <w:rFonts w:ascii="Helvetica" w:eastAsia="宋体" w:hAnsi="Helvetica" w:cs="Helvetica"/>
          <w:color w:val="323232"/>
          <w:kern w:val="0"/>
          <w:sz w:val="26"/>
          <w:szCs w:val="26"/>
        </w:rPr>
        <w:t xml:space="preserve"> /d+?/,</w:t>
      </w:r>
      <w:r w:rsidRPr="00B45723">
        <w:rPr>
          <w:rFonts w:ascii="Helvetica" w:eastAsia="宋体" w:hAnsi="Helvetica" w:cs="Helvetica"/>
          <w:color w:val="323232"/>
          <w:kern w:val="0"/>
          <w:sz w:val="26"/>
          <w:szCs w:val="26"/>
        </w:rPr>
        <w:t>那么就只会匹配到</w:t>
      </w:r>
      <w:r w:rsidRPr="00B45723">
        <w:rPr>
          <w:rFonts w:ascii="Helvetica" w:eastAsia="宋体" w:hAnsi="Helvetica" w:cs="Helvetica"/>
          <w:color w:val="323232"/>
          <w:kern w:val="0"/>
          <w:sz w:val="26"/>
          <w:szCs w:val="26"/>
        </w:rPr>
        <w:t xml:space="preserve"> "1"</w:t>
      </w:r>
      <w:r w:rsidRPr="00B45723">
        <w:rPr>
          <w:rFonts w:ascii="Helvetica" w:eastAsia="宋体" w:hAnsi="Helvetica" w:cs="Helvetica"/>
          <w:color w:val="323232"/>
          <w:kern w:val="0"/>
          <w:sz w:val="26"/>
          <w:szCs w:val="26"/>
        </w:rPr>
        <w:t>。</w:t>
      </w:r>
      <w:r w:rsidRPr="00B45723">
        <w:rPr>
          <w:rFonts w:ascii="Helvetica" w:eastAsia="宋体" w:hAnsi="Helvetica" w:cs="Helvetica"/>
          <w:color w:val="323232"/>
          <w:kern w:val="0"/>
          <w:sz w:val="26"/>
          <w:szCs w:val="26"/>
        </w:rPr>
        <w:br/>
      </w:r>
      <w:r w:rsidRPr="00B45723">
        <w:rPr>
          <w:rFonts w:ascii="Helvetica" w:eastAsia="宋体" w:hAnsi="Helvetica" w:cs="Helvetica"/>
          <w:color w:val="323232"/>
          <w:kern w:val="0"/>
          <w:sz w:val="26"/>
          <w:szCs w:val="26"/>
        </w:rPr>
        <w:t>还可以运用于向前断言，如</w:t>
      </w:r>
      <w:r w:rsidRPr="00B45723">
        <w:rPr>
          <w:rFonts w:ascii="Helvetica" w:eastAsia="宋体" w:hAnsi="Helvetica" w:cs="Helvetica"/>
          <w:color w:val="323232"/>
          <w:kern w:val="0"/>
          <w:sz w:val="26"/>
          <w:szCs w:val="26"/>
        </w:rPr>
        <w:t xml:space="preserve"> x(?=y) </w:t>
      </w:r>
      <w:r w:rsidRPr="00B45723">
        <w:rPr>
          <w:rFonts w:ascii="Helvetica" w:eastAsia="宋体" w:hAnsi="Helvetica" w:cs="Helvetica"/>
          <w:color w:val="323232"/>
          <w:kern w:val="0"/>
          <w:sz w:val="26"/>
          <w:szCs w:val="26"/>
        </w:rPr>
        <w:t>和</w:t>
      </w:r>
      <w:r w:rsidRPr="00B45723">
        <w:rPr>
          <w:rFonts w:ascii="Helvetica" w:eastAsia="宋体" w:hAnsi="Helvetica" w:cs="Helvetica"/>
          <w:color w:val="323232"/>
          <w:kern w:val="0"/>
          <w:sz w:val="26"/>
          <w:szCs w:val="26"/>
        </w:rPr>
        <w:t xml:space="preserve"> x(?!y) </w:t>
      </w:r>
      <w:r w:rsidRPr="00B45723">
        <w:rPr>
          <w:rFonts w:ascii="Helvetica" w:eastAsia="宋体" w:hAnsi="Helvetica" w:cs="Helvetica"/>
          <w:color w:val="323232"/>
          <w:kern w:val="0"/>
          <w:sz w:val="26"/>
          <w:szCs w:val="26"/>
        </w:rPr>
        <w:t>。</w:t>
      </w:r>
    </w:p>
    <w:p w:rsidR="00B45723" w:rsidRPr="00B45723" w:rsidRDefault="00B45723" w:rsidP="00B45723">
      <w:pPr>
        <w:widowControl/>
        <w:numPr>
          <w:ilvl w:val="0"/>
          <w:numId w:val="38"/>
        </w:numPr>
        <w:spacing w:before="100" w:beforeAutospacing="1" w:after="100" w:afterAutospacing="1"/>
        <w:jc w:val="left"/>
        <w:rPr>
          <w:rFonts w:ascii="Helvetica" w:eastAsia="宋体" w:hAnsi="Helvetica" w:cs="Helvetica"/>
          <w:color w:val="323232"/>
          <w:kern w:val="0"/>
          <w:sz w:val="24"/>
          <w:szCs w:val="24"/>
        </w:rPr>
      </w:pPr>
      <w:r w:rsidRPr="00B45723">
        <w:rPr>
          <w:rFonts w:ascii="Helvetica" w:eastAsia="宋体" w:hAnsi="Helvetica" w:cs="Helvetica"/>
          <w:b/>
          <w:bCs/>
          <w:color w:val="323232"/>
          <w:kern w:val="0"/>
          <w:sz w:val="24"/>
          <w:szCs w:val="24"/>
        </w:rPr>
        <w:t>(x)</w:t>
      </w:r>
      <w:r w:rsidRPr="00B45723">
        <w:rPr>
          <w:rFonts w:ascii="Helvetica" w:eastAsia="宋体" w:hAnsi="Helvetica" w:cs="Helvetica"/>
          <w:color w:val="323232"/>
          <w:kern w:val="0"/>
          <w:sz w:val="24"/>
          <w:szCs w:val="24"/>
        </w:rPr>
        <w:t>：捕获括号。匹配</w:t>
      </w:r>
      <w:r w:rsidRPr="00B45723">
        <w:rPr>
          <w:rFonts w:ascii="Helvetica" w:eastAsia="宋体" w:hAnsi="Helvetica" w:cs="Helvetica"/>
          <w:color w:val="323232"/>
          <w:kern w:val="0"/>
          <w:sz w:val="24"/>
          <w:szCs w:val="24"/>
        </w:rPr>
        <w:t xml:space="preserve"> 'x' </w:t>
      </w:r>
      <w:r w:rsidRPr="00B45723">
        <w:rPr>
          <w:rFonts w:ascii="Helvetica" w:eastAsia="宋体" w:hAnsi="Helvetica" w:cs="Helvetica"/>
          <w:color w:val="323232"/>
          <w:kern w:val="0"/>
          <w:sz w:val="24"/>
          <w:szCs w:val="24"/>
        </w:rPr>
        <w:t>并且记住匹配项。在匹配中可以使用</w:t>
      </w:r>
      <w:r w:rsidRPr="00B45723">
        <w:rPr>
          <w:rFonts w:ascii="Helvetica" w:eastAsia="宋体" w:hAnsi="Helvetica" w:cs="Helvetica"/>
          <w:color w:val="323232"/>
          <w:kern w:val="0"/>
          <w:sz w:val="24"/>
          <w:szCs w:val="24"/>
        </w:rPr>
        <w:t>1</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2</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n</w:t>
      </w:r>
      <w:r w:rsidRPr="00B45723">
        <w:rPr>
          <w:rFonts w:ascii="Helvetica" w:eastAsia="宋体" w:hAnsi="Helvetica" w:cs="Helvetica"/>
          <w:color w:val="323232"/>
          <w:kern w:val="0"/>
          <w:sz w:val="24"/>
          <w:szCs w:val="24"/>
        </w:rPr>
        <w:t>表示括号中的内容，而在替换中，则使用</w:t>
      </w:r>
      <w:r w:rsidRPr="00B45723">
        <w:rPr>
          <w:rFonts w:ascii="Helvetica" w:eastAsia="宋体" w:hAnsi="Helvetica" w:cs="Helvetica"/>
          <w:color w:val="323232"/>
          <w:kern w:val="0"/>
          <w:sz w:val="24"/>
          <w:szCs w:val="24"/>
        </w:rPr>
        <w:t>$1</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$2</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$n</w:t>
      </w:r>
      <w:r w:rsidRPr="00B45723">
        <w:rPr>
          <w:rFonts w:ascii="Helvetica" w:eastAsia="宋体" w:hAnsi="Helvetica" w:cs="Helvetica"/>
          <w:color w:val="323232"/>
          <w:kern w:val="0"/>
          <w:sz w:val="24"/>
          <w:szCs w:val="24"/>
        </w:rPr>
        <w:t>。</w:t>
      </w:r>
    </w:p>
    <w:p w:rsidR="00B45723" w:rsidRPr="00B45723" w:rsidRDefault="00B45723" w:rsidP="00B45723">
      <w:pPr>
        <w:widowControl/>
        <w:numPr>
          <w:ilvl w:val="0"/>
          <w:numId w:val="38"/>
        </w:numPr>
        <w:spacing w:before="100" w:beforeAutospacing="1" w:after="100" w:afterAutospacing="1"/>
        <w:jc w:val="left"/>
        <w:rPr>
          <w:rFonts w:ascii="Helvetica" w:eastAsia="宋体" w:hAnsi="Helvetica" w:cs="Helvetica"/>
          <w:color w:val="323232"/>
          <w:kern w:val="0"/>
          <w:sz w:val="24"/>
          <w:szCs w:val="24"/>
        </w:rPr>
      </w:pPr>
      <w:r w:rsidRPr="00B45723">
        <w:rPr>
          <w:rFonts w:ascii="Helvetica" w:eastAsia="宋体" w:hAnsi="Helvetica" w:cs="Helvetica"/>
          <w:b/>
          <w:bCs/>
          <w:color w:val="323232"/>
          <w:kern w:val="0"/>
          <w:sz w:val="24"/>
          <w:szCs w:val="24"/>
        </w:rPr>
        <w:t>(:x)</w:t>
      </w:r>
      <w:r w:rsidRPr="00B45723">
        <w:rPr>
          <w:rFonts w:ascii="Helvetica" w:eastAsia="宋体" w:hAnsi="Helvetica" w:cs="Helvetica"/>
          <w:color w:val="323232"/>
          <w:kern w:val="0"/>
          <w:sz w:val="24"/>
          <w:szCs w:val="24"/>
        </w:rPr>
        <w:t xml:space="preserve">: </w:t>
      </w:r>
      <w:r w:rsidRPr="00B45723">
        <w:rPr>
          <w:rFonts w:ascii="Helvetica" w:eastAsia="宋体" w:hAnsi="Helvetica" w:cs="Helvetica"/>
          <w:color w:val="323232"/>
          <w:kern w:val="0"/>
          <w:sz w:val="24"/>
          <w:szCs w:val="24"/>
        </w:rPr>
        <w:t>非捕获括号。匹配</w:t>
      </w:r>
      <w:r w:rsidRPr="00B45723">
        <w:rPr>
          <w:rFonts w:ascii="Helvetica" w:eastAsia="宋体" w:hAnsi="Helvetica" w:cs="Helvetica"/>
          <w:color w:val="323232"/>
          <w:kern w:val="0"/>
          <w:sz w:val="24"/>
          <w:szCs w:val="24"/>
        </w:rPr>
        <w:t xml:space="preserve"> 'x' </w:t>
      </w:r>
      <w:r w:rsidRPr="00B45723">
        <w:rPr>
          <w:rFonts w:ascii="Helvetica" w:eastAsia="宋体" w:hAnsi="Helvetica" w:cs="Helvetica"/>
          <w:color w:val="323232"/>
          <w:kern w:val="0"/>
          <w:sz w:val="24"/>
          <w:szCs w:val="24"/>
        </w:rPr>
        <w:t>但是</w:t>
      </w:r>
      <w:proofErr w:type="gramStart"/>
      <w:r w:rsidRPr="00B45723">
        <w:rPr>
          <w:rFonts w:ascii="Helvetica" w:eastAsia="宋体" w:hAnsi="Helvetica" w:cs="Helvetica"/>
          <w:color w:val="323232"/>
          <w:kern w:val="0"/>
          <w:sz w:val="24"/>
          <w:szCs w:val="24"/>
        </w:rPr>
        <w:t>不</w:t>
      </w:r>
      <w:proofErr w:type="gramEnd"/>
      <w:r w:rsidRPr="00B45723">
        <w:rPr>
          <w:rFonts w:ascii="Helvetica" w:eastAsia="宋体" w:hAnsi="Helvetica" w:cs="Helvetica"/>
          <w:color w:val="323232"/>
          <w:kern w:val="0"/>
          <w:sz w:val="24"/>
          <w:szCs w:val="24"/>
        </w:rPr>
        <w:t>记住匹配项。</w:t>
      </w:r>
    </w:p>
    <w:p w:rsidR="00B45723" w:rsidRPr="00B45723" w:rsidRDefault="00B45723" w:rsidP="00B45723">
      <w:pPr>
        <w:widowControl/>
        <w:numPr>
          <w:ilvl w:val="0"/>
          <w:numId w:val="38"/>
        </w:numPr>
        <w:spacing w:before="100" w:beforeAutospacing="1" w:after="100" w:afterAutospacing="1"/>
        <w:jc w:val="left"/>
        <w:rPr>
          <w:rFonts w:ascii="Helvetica" w:eastAsia="宋体" w:hAnsi="Helvetica" w:cs="Helvetica"/>
          <w:color w:val="323232"/>
          <w:kern w:val="0"/>
          <w:sz w:val="24"/>
          <w:szCs w:val="24"/>
        </w:rPr>
      </w:pPr>
      <w:proofErr w:type="gramStart"/>
      <w:r w:rsidRPr="00B45723">
        <w:rPr>
          <w:rFonts w:ascii="Helvetica" w:eastAsia="宋体" w:hAnsi="Helvetica" w:cs="Helvetica"/>
          <w:b/>
          <w:bCs/>
          <w:color w:val="323232"/>
          <w:kern w:val="0"/>
          <w:sz w:val="24"/>
          <w:szCs w:val="24"/>
        </w:rPr>
        <w:lastRenderedPageBreak/>
        <w:t>x(</w:t>
      </w:r>
      <w:proofErr w:type="gramEnd"/>
      <w:r w:rsidRPr="00B45723">
        <w:rPr>
          <w:rFonts w:ascii="Helvetica" w:eastAsia="宋体" w:hAnsi="Helvetica" w:cs="Helvetica"/>
          <w:b/>
          <w:bCs/>
          <w:color w:val="323232"/>
          <w:kern w:val="0"/>
          <w:sz w:val="24"/>
          <w:szCs w:val="24"/>
        </w:rPr>
        <w:t>?=y)</w:t>
      </w:r>
      <w:r w:rsidRPr="00B45723">
        <w:rPr>
          <w:rFonts w:ascii="Helvetica" w:eastAsia="宋体" w:hAnsi="Helvetica" w:cs="Helvetica"/>
          <w:color w:val="323232"/>
          <w:kern w:val="0"/>
          <w:sz w:val="24"/>
          <w:szCs w:val="24"/>
        </w:rPr>
        <w:t>：匹配</w:t>
      </w:r>
      <w:r w:rsidRPr="00B45723">
        <w:rPr>
          <w:rFonts w:ascii="Helvetica" w:eastAsia="宋体" w:hAnsi="Helvetica" w:cs="Helvetica"/>
          <w:color w:val="323232"/>
          <w:kern w:val="0"/>
          <w:sz w:val="24"/>
          <w:szCs w:val="24"/>
        </w:rPr>
        <w:t>'x'</w:t>
      </w:r>
      <w:r w:rsidRPr="00B45723">
        <w:rPr>
          <w:rFonts w:ascii="Helvetica" w:eastAsia="宋体" w:hAnsi="Helvetica" w:cs="Helvetica"/>
          <w:color w:val="323232"/>
          <w:kern w:val="0"/>
          <w:sz w:val="24"/>
          <w:szCs w:val="24"/>
        </w:rPr>
        <w:t>仅仅当</w:t>
      </w:r>
      <w:r w:rsidRPr="00B45723">
        <w:rPr>
          <w:rFonts w:ascii="Helvetica" w:eastAsia="宋体" w:hAnsi="Helvetica" w:cs="Helvetica"/>
          <w:color w:val="323232"/>
          <w:kern w:val="0"/>
          <w:sz w:val="24"/>
          <w:szCs w:val="24"/>
        </w:rPr>
        <w:t>'x'</w:t>
      </w:r>
      <w:r w:rsidRPr="00B45723">
        <w:rPr>
          <w:rFonts w:ascii="Helvetica" w:eastAsia="宋体" w:hAnsi="Helvetica" w:cs="Helvetica"/>
          <w:color w:val="323232"/>
          <w:kern w:val="0"/>
          <w:sz w:val="24"/>
          <w:szCs w:val="24"/>
        </w:rPr>
        <w:t>后面跟着</w:t>
      </w:r>
      <w:r w:rsidRPr="00B45723">
        <w:rPr>
          <w:rFonts w:ascii="Helvetica" w:eastAsia="宋体" w:hAnsi="Helvetica" w:cs="Helvetica"/>
          <w:color w:val="323232"/>
          <w:kern w:val="0"/>
          <w:sz w:val="24"/>
          <w:szCs w:val="24"/>
        </w:rPr>
        <w:t>'y'.</w:t>
      </w:r>
      <w:r w:rsidRPr="00B45723">
        <w:rPr>
          <w:rFonts w:ascii="Helvetica" w:eastAsia="宋体" w:hAnsi="Helvetica" w:cs="Helvetica"/>
          <w:color w:val="323232"/>
          <w:kern w:val="0"/>
          <w:sz w:val="24"/>
          <w:szCs w:val="24"/>
        </w:rPr>
        <w:t>这种叫做正向肯定查找。例如，</w:t>
      </w:r>
      <w:r w:rsidRPr="00B45723">
        <w:rPr>
          <w:rFonts w:ascii="Helvetica" w:eastAsia="宋体" w:hAnsi="Helvetica" w:cs="Helvetica"/>
          <w:color w:val="323232"/>
          <w:kern w:val="0"/>
          <w:sz w:val="24"/>
          <w:szCs w:val="24"/>
        </w:rPr>
        <w:t>/Jack(?=Sprat)/</w:t>
      </w:r>
      <w:r w:rsidRPr="00B45723">
        <w:rPr>
          <w:rFonts w:ascii="Helvetica" w:eastAsia="宋体" w:hAnsi="Helvetica" w:cs="Helvetica"/>
          <w:color w:val="323232"/>
          <w:kern w:val="0"/>
          <w:sz w:val="24"/>
          <w:szCs w:val="24"/>
        </w:rPr>
        <w:t>会匹配到</w:t>
      </w:r>
      <w:r w:rsidRPr="00B45723">
        <w:rPr>
          <w:rFonts w:ascii="Helvetica" w:eastAsia="宋体" w:hAnsi="Helvetica" w:cs="Helvetica"/>
          <w:color w:val="323232"/>
          <w:kern w:val="0"/>
          <w:sz w:val="24"/>
          <w:szCs w:val="24"/>
        </w:rPr>
        <w:t>'Jack'</w:t>
      </w:r>
      <w:r w:rsidRPr="00B45723">
        <w:rPr>
          <w:rFonts w:ascii="Helvetica" w:eastAsia="宋体" w:hAnsi="Helvetica" w:cs="Helvetica"/>
          <w:color w:val="323232"/>
          <w:kern w:val="0"/>
          <w:sz w:val="24"/>
          <w:szCs w:val="24"/>
        </w:rPr>
        <w:t>仅仅当它后面跟着</w:t>
      </w:r>
      <w:r w:rsidRPr="00B45723">
        <w:rPr>
          <w:rFonts w:ascii="Helvetica" w:eastAsia="宋体" w:hAnsi="Helvetica" w:cs="Helvetica"/>
          <w:color w:val="323232"/>
          <w:kern w:val="0"/>
          <w:sz w:val="24"/>
          <w:szCs w:val="24"/>
        </w:rPr>
        <w:t>'Sprat'</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w:t>
      </w:r>
      <w:proofErr w:type="gramStart"/>
      <w:r w:rsidRPr="00B45723">
        <w:rPr>
          <w:rFonts w:ascii="Helvetica" w:eastAsia="宋体" w:hAnsi="Helvetica" w:cs="Helvetica"/>
          <w:color w:val="323232"/>
          <w:kern w:val="0"/>
          <w:sz w:val="24"/>
          <w:szCs w:val="24"/>
        </w:rPr>
        <w:t>Jack(</w:t>
      </w:r>
      <w:proofErr w:type="gramEnd"/>
      <w:r w:rsidRPr="00B45723">
        <w:rPr>
          <w:rFonts w:ascii="Helvetica" w:eastAsia="宋体" w:hAnsi="Helvetica" w:cs="Helvetica"/>
          <w:color w:val="323232"/>
          <w:kern w:val="0"/>
          <w:sz w:val="24"/>
          <w:szCs w:val="24"/>
        </w:rPr>
        <w:t>?=Sprat|Frost)/</w:t>
      </w:r>
      <w:r w:rsidRPr="00B45723">
        <w:rPr>
          <w:rFonts w:ascii="Helvetica" w:eastAsia="宋体" w:hAnsi="Helvetica" w:cs="Helvetica"/>
          <w:color w:val="323232"/>
          <w:kern w:val="0"/>
          <w:sz w:val="24"/>
          <w:szCs w:val="24"/>
        </w:rPr>
        <w:t>匹配</w:t>
      </w:r>
      <w:r w:rsidRPr="00B45723">
        <w:rPr>
          <w:rFonts w:ascii="Helvetica" w:eastAsia="宋体" w:hAnsi="Helvetica" w:cs="Helvetica"/>
          <w:color w:val="323232"/>
          <w:kern w:val="0"/>
          <w:sz w:val="24"/>
          <w:szCs w:val="24"/>
        </w:rPr>
        <w:t>‘Jack’</w:t>
      </w:r>
      <w:r w:rsidRPr="00B45723">
        <w:rPr>
          <w:rFonts w:ascii="Helvetica" w:eastAsia="宋体" w:hAnsi="Helvetica" w:cs="Helvetica"/>
          <w:color w:val="323232"/>
          <w:kern w:val="0"/>
          <w:sz w:val="24"/>
          <w:szCs w:val="24"/>
        </w:rPr>
        <w:t>仅仅当它后面跟着</w:t>
      </w:r>
      <w:r w:rsidRPr="00B45723">
        <w:rPr>
          <w:rFonts w:ascii="Helvetica" w:eastAsia="宋体" w:hAnsi="Helvetica" w:cs="Helvetica"/>
          <w:color w:val="323232"/>
          <w:kern w:val="0"/>
          <w:sz w:val="24"/>
          <w:szCs w:val="24"/>
        </w:rPr>
        <w:t>'Sprat'</w:t>
      </w:r>
      <w:r w:rsidRPr="00B45723">
        <w:rPr>
          <w:rFonts w:ascii="Helvetica" w:eastAsia="宋体" w:hAnsi="Helvetica" w:cs="Helvetica"/>
          <w:color w:val="323232"/>
          <w:kern w:val="0"/>
          <w:sz w:val="24"/>
          <w:szCs w:val="24"/>
        </w:rPr>
        <w:t>或者是</w:t>
      </w:r>
      <w:r w:rsidRPr="00B45723">
        <w:rPr>
          <w:rFonts w:ascii="Helvetica" w:eastAsia="宋体" w:hAnsi="Helvetica" w:cs="Helvetica"/>
          <w:color w:val="323232"/>
          <w:kern w:val="0"/>
          <w:sz w:val="24"/>
          <w:szCs w:val="24"/>
        </w:rPr>
        <w:t>‘Frost’</w:t>
      </w:r>
      <w:r w:rsidRPr="00B45723">
        <w:rPr>
          <w:rFonts w:ascii="Helvetica" w:eastAsia="宋体" w:hAnsi="Helvetica" w:cs="Helvetica"/>
          <w:color w:val="323232"/>
          <w:kern w:val="0"/>
          <w:sz w:val="24"/>
          <w:szCs w:val="24"/>
        </w:rPr>
        <w:t>。但是</w:t>
      </w:r>
      <w:r w:rsidRPr="00B45723">
        <w:rPr>
          <w:rFonts w:ascii="Helvetica" w:eastAsia="宋体" w:hAnsi="Helvetica" w:cs="Helvetica"/>
          <w:color w:val="323232"/>
          <w:kern w:val="0"/>
          <w:sz w:val="24"/>
          <w:szCs w:val="24"/>
        </w:rPr>
        <w:t>‘Sprat’</w:t>
      </w:r>
      <w:r w:rsidRPr="00B45723">
        <w:rPr>
          <w:rFonts w:ascii="Helvetica" w:eastAsia="宋体" w:hAnsi="Helvetica" w:cs="Helvetica"/>
          <w:color w:val="323232"/>
          <w:kern w:val="0"/>
          <w:sz w:val="24"/>
          <w:szCs w:val="24"/>
        </w:rPr>
        <w:t>和</w:t>
      </w:r>
      <w:r w:rsidRPr="00B45723">
        <w:rPr>
          <w:rFonts w:ascii="Helvetica" w:eastAsia="宋体" w:hAnsi="Helvetica" w:cs="Helvetica"/>
          <w:color w:val="323232"/>
          <w:kern w:val="0"/>
          <w:sz w:val="24"/>
          <w:szCs w:val="24"/>
        </w:rPr>
        <w:t>‘Frost’</w:t>
      </w:r>
      <w:r w:rsidRPr="00B45723">
        <w:rPr>
          <w:rFonts w:ascii="Helvetica" w:eastAsia="宋体" w:hAnsi="Helvetica" w:cs="Helvetica"/>
          <w:color w:val="323232"/>
          <w:kern w:val="0"/>
          <w:sz w:val="24"/>
          <w:szCs w:val="24"/>
        </w:rPr>
        <w:t>都不是匹配结果的一部分。</w:t>
      </w:r>
    </w:p>
    <w:p w:rsidR="00B45723" w:rsidRPr="00B45723" w:rsidRDefault="00B45723" w:rsidP="00B45723">
      <w:pPr>
        <w:widowControl/>
        <w:numPr>
          <w:ilvl w:val="0"/>
          <w:numId w:val="38"/>
        </w:numPr>
        <w:spacing w:before="100" w:beforeAutospacing="1" w:after="100" w:afterAutospacing="1"/>
        <w:jc w:val="left"/>
        <w:rPr>
          <w:rFonts w:ascii="Helvetica" w:eastAsia="宋体" w:hAnsi="Helvetica" w:cs="Helvetica"/>
          <w:color w:val="323232"/>
          <w:kern w:val="0"/>
          <w:sz w:val="24"/>
          <w:szCs w:val="24"/>
        </w:rPr>
      </w:pPr>
      <w:proofErr w:type="gramStart"/>
      <w:r w:rsidRPr="00B45723">
        <w:rPr>
          <w:rFonts w:ascii="Helvetica" w:eastAsia="宋体" w:hAnsi="Helvetica" w:cs="Helvetica"/>
          <w:b/>
          <w:bCs/>
          <w:color w:val="323232"/>
          <w:kern w:val="0"/>
          <w:sz w:val="24"/>
          <w:szCs w:val="24"/>
        </w:rPr>
        <w:t>x(</w:t>
      </w:r>
      <w:proofErr w:type="gramEnd"/>
      <w:r w:rsidRPr="00B45723">
        <w:rPr>
          <w:rFonts w:ascii="Helvetica" w:eastAsia="宋体" w:hAnsi="Helvetica" w:cs="Helvetica"/>
          <w:b/>
          <w:bCs/>
          <w:color w:val="323232"/>
          <w:kern w:val="0"/>
          <w:sz w:val="24"/>
          <w:szCs w:val="24"/>
        </w:rPr>
        <w:t>!=y)</w:t>
      </w:r>
      <w:r w:rsidRPr="00B45723">
        <w:rPr>
          <w:rFonts w:ascii="Helvetica" w:eastAsia="宋体" w:hAnsi="Helvetica" w:cs="Helvetica"/>
          <w:color w:val="323232"/>
          <w:kern w:val="0"/>
          <w:sz w:val="24"/>
          <w:szCs w:val="24"/>
        </w:rPr>
        <w:t>：匹配</w:t>
      </w:r>
      <w:r w:rsidRPr="00B45723">
        <w:rPr>
          <w:rFonts w:ascii="Helvetica" w:eastAsia="宋体" w:hAnsi="Helvetica" w:cs="Helvetica"/>
          <w:color w:val="323232"/>
          <w:kern w:val="0"/>
          <w:sz w:val="24"/>
          <w:szCs w:val="24"/>
        </w:rPr>
        <w:t>'x'</w:t>
      </w:r>
      <w:r w:rsidRPr="00B45723">
        <w:rPr>
          <w:rFonts w:ascii="Helvetica" w:eastAsia="宋体" w:hAnsi="Helvetica" w:cs="Helvetica"/>
          <w:color w:val="323232"/>
          <w:kern w:val="0"/>
          <w:sz w:val="24"/>
          <w:szCs w:val="24"/>
        </w:rPr>
        <w:t>仅仅当</w:t>
      </w:r>
      <w:r w:rsidRPr="00B45723">
        <w:rPr>
          <w:rFonts w:ascii="Helvetica" w:eastAsia="宋体" w:hAnsi="Helvetica" w:cs="Helvetica"/>
          <w:color w:val="323232"/>
          <w:kern w:val="0"/>
          <w:sz w:val="24"/>
          <w:szCs w:val="24"/>
        </w:rPr>
        <w:t>'x'</w:t>
      </w:r>
      <w:r w:rsidRPr="00B45723">
        <w:rPr>
          <w:rFonts w:ascii="Helvetica" w:eastAsia="宋体" w:hAnsi="Helvetica" w:cs="Helvetica"/>
          <w:color w:val="323232"/>
          <w:kern w:val="0"/>
          <w:sz w:val="24"/>
          <w:szCs w:val="24"/>
        </w:rPr>
        <w:t>后面不跟着</w:t>
      </w:r>
      <w:r w:rsidRPr="00B45723">
        <w:rPr>
          <w:rFonts w:ascii="Helvetica" w:eastAsia="宋体" w:hAnsi="Helvetica" w:cs="Helvetica"/>
          <w:color w:val="323232"/>
          <w:kern w:val="0"/>
          <w:sz w:val="24"/>
          <w:szCs w:val="24"/>
        </w:rPr>
        <w:t>'y',</w:t>
      </w:r>
      <w:r w:rsidRPr="00B45723">
        <w:rPr>
          <w:rFonts w:ascii="Helvetica" w:eastAsia="宋体" w:hAnsi="Helvetica" w:cs="Helvetica"/>
          <w:color w:val="323232"/>
          <w:kern w:val="0"/>
          <w:sz w:val="24"/>
          <w:szCs w:val="24"/>
        </w:rPr>
        <w:t>这个叫做正向否定查找。例如，</w:t>
      </w:r>
      <w:r w:rsidRPr="00B45723">
        <w:rPr>
          <w:rFonts w:ascii="Helvetica" w:eastAsia="宋体" w:hAnsi="Helvetica" w:cs="Helvetica"/>
          <w:color w:val="323232"/>
          <w:kern w:val="0"/>
          <w:sz w:val="24"/>
          <w:szCs w:val="24"/>
        </w:rPr>
        <w:t>/d+(?!.)/</w:t>
      </w:r>
      <w:r w:rsidRPr="00B45723">
        <w:rPr>
          <w:rFonts w:ascii="Helvetica" w:eastAsia="宋体" w:hAnsi="Helvetica" w:cs="Helvetica"/>
          <w:color w:val="323232"/>
          <w:kern w:val="0"/>
          <w:sz w:val="24"/>
          <w:szCs w:val="24"/>
        </w:rPr>
        <w:t>匹配一个数字仅仅当这个数字后面没有跟小数点的时候。正则表达式</w:t>
      </w:r>
      <w:r w:rsidRPr="00B45723">
        <w:rPr>
          <w:rFonts w:ascii="Helvetica" w:eastAsia="宋体" w:hAnsi="Helvetica" w:cs="Helvetica"/>
          <w:color w:val="323232"/>
          <w:kern w:val="0"/>
          <w:sz w:val="24"/>
          <w:szCs w:val="24"/>
        </w:rPr>
        <w:t>/d+(?!.)/.exec("3.141")</w:t>
      </w:r>
      <w:r w:rsidRPr="00B45723">
        <w:rPr>
          <w:rFonts w:ascii="Helvetica" w:eastAsia="宋体" w:hAnsi="Helvetica" w:cs="Helvetica"/>
          <w:color w:val="323232"/>
          <w:kern w:val="0"/>
          <w:sz w:val="24"/>
          <w:szCs w:val="24"/>
        </w:rPr>
        <w:t>匹配</w:t>
      </w:r>
      <w:r w:rsidRPr="00B45723">
        <w:rPr>
          <w:rFonts w:ascii="Helvetica" w:eastAsia="宋体" w:hAnsi="Helvetica" w:cs="Helvetica"/>
          <w:color w:val="323232"/>
          <w:kern w:val="0"/>
          <w:sz w:val="24"/>
          <w:szCs w:val="24"/>
        </w:rPr>
        <w:t>‘141’</w:t>
      </w:r>
      <w:r w:rsidRPr="00B45723">
        <w:rPr>
          <w:rFonts w:ascii="Helvetica" w:eastAsia="宋体" w:hAnsi="Helvetica" w:cs="Helvetica"/>
          <w:color w:val="323232"/>
          <w:kern w:val="0"/>
          <w:sz w:val="24"/>
          <w:szCs w:val="24"/>
        </w:rPr>
        <w:t>但是不是</w:t>
      </w:r>
      <w:r w:rsidRPr="00B45723">
        <w:rPr>
          <w:rFonts w:ascii="Helvetica" w:eastAsia="宋体" w:hAnsi="Helvetica" w:cs="Helvetica"/>
          <w:color w:val="323232"/>
          <w:kern w:val="0"/>
          <w:sz w:val="24"/>
          <w:szCs w:val="24"/>
        </w:rPr>
        <w:t>‘3.141’</w:t>
      </w:r>
    </w:p>
    <w:p w:rsidR="00B45723" w:rsidRPr="00B45723" w:rsidRDefault="00B45723" w:rsidP="00B45723">
      <w:pPr>
        <w:widowControl/>
        <w:spacing w:before="300" w:after="150"/>
        <w:jc w:val="left"/>
        <w:outlineLvl w:val="1"/>
        <w:rPr>
          <w:rFonts w:ascii="inherit" w:eastAsia="宋体" w:hAnsi="inherit" w:cs="Helvetica"/>
          <w:color w:val="323232"/>
          <w:kern w:val="0"/>
          <w:sz w:val="45"/>
          <w:szCs w:val="45"/>
        </w:rPr>
      </w:pPr>
      <w:r w:rsidRPr="00B45723">
        <w:rPr>
          <w:rFonts w:ascii="inherit" w:eastAsia="宋体" w:hAnsi="inherit" w:cs="Helvetica"/>
          <w:color w:val="323232"/>
          <w:kern w:val="0"/>
          <w:sz w:val="45"/>
          <w:szCs w:val="45"/>
        </w:rPr>
        <w:t>使用正则表达式的</w:t>
      </w:r>
      <w:r w:rsidRPr="00B45723">
        <w:rPr>
          <w:rFonts w:ascii="inherit" w:eastAsia="宋体" w:hAnsi="inherit" w:cs="Helvetica"/>
          <w:color w:val="323232"/>
          <w:kern w:val="0"/>
          <w:sz w:val="45"/>
          <w:szCs w:val="45"/>
        </w:rPr>
        <w:t>js</w:t>
      </w:r>
      <w:r w:rsidRPr="00B45723">
        <w:rPr>
          <w:rFonts w:ascii="inherit" w:eastAsia="宋体" w:hAnsi="inherit" w:cs="Helvetica"/>
          <w:color w:val="323232"/>
          <w:kern w:val="0"/>
          <w:sz w:val="45"/>
          <w:szCs w:val="45"/>
        </w:rPr>
        <w:t>方法</w:t>
      </w:r>
    </w:p>
    <w:p w:rsidR="00B45723" w:rsidRPr="00B45723" w:rsidRDefault="00B45723" w:rsidP="00B45723">
      <w:pPr>
        <w:widowControl/>
        <w:wordWrap w:val="0"/>
        <w:spacing w:after="150"/>
        <w:jc w:val="left"/>
        <w:rPr>
          <w:rFonts w:ascii="Helvetica" w:eastAsia="宋体" w:hAnsi="Helvetica" w:cs="Helvetica"/>
          <w:color w:val="323232"/>
          <w:kern w:val="0"/>
          <w:sz w:val="24"/>
          <w:szCs w:val="24"/>
        </w:rPr>
      </w:pPr>
      <w:r w:rsidRPr="00B45723">
        <w:rPr>
          <w:rFonts w:ascii="Helvetica" w:eastAsia="宋体" w:hAnsi="Helvetica" w:cs="Helvetica"/>
          <w:color w:val="323232"/>
          <w:kern w:val="0"/>
          <w:sz w:val="24"/>
          <w:szCs w:val="24"/>
        </w:rPr>
        <w:t>js</w:t>
      </w:r>
      <w:r w:rsidRPr="00B45723">
        <w:rPr>
          <w:rFonts w:ascii="Helvetica" w:eastAsia="宋体" w:hAnsi="Helvetica" w:cs="Helvetica"/>
          <w:color w:val="323232"/>
          <w:kern w:val="0"/>
          <w:sz w:val="24"/>
          <w:szCs w:val="24"/>
        </w:rPr>
        <w:t>提供了不少使用正则表达式的方法。如</w:t>
      </w:r>
      <w:r w:rsidRPr="00B45723">
        <w:rPr>
          <w:rFonts w:ascii="Helvetica" w:eastAsia="宋体" w:hAnsi="Helvetica" w:cs="Helvetica"/>
          <w:color w:val="323232"/>
          <w:kern w:val="0"/>
          <w:sz w:val="24"/>
          <w:szCs w:val="24"/>
        </w:rPr>
        <w:t>RegExp</w:t>
      </w:r>
      <w:r w:rsidRPr="00B45723">
        <w:rPr>
          <w:rFonts w:ascii="Helvetica" w:eastAsia="宋体" w:hAnsi="Helvetica" w:cs="Helvetica"/>
          <w:color w:val="323232"/>
          <w:kern w:val="0"/>
          <w:sz w:val="24"/>
          <w:szCs w:val="24"/>
        </w:rPr>
        <w:t>的</w:t>
      </w:r>
      <w:r w:rsidRPr="00B45723">
        <w:rPr>
          <w:rFonts w:ascii="Helvetica" w:eastAsia="宋体" w:hAnsi="Helvetica" w:cs="Helvetica"/>
          <w:color w:val="323232"/>
          <w:kern w:val="0"/>
          <w:sz w:val="24"/>
          <w:szCs w:val="24"/>
        </w:rPr>
        <w:t>exec</w:t>
      </w:r>
      <w:r w:rsidRPr="00B45723">
        <w:rPr>
          <w:rFonts w:ascii="Helvetica" w:eastAsia="宋体" w:hAnsi="Helvetica" w:cs="Helvetica"/>
          <w:color w:val="323232"/>
          <w:kern w:val="0"/>
          <w:sz w:val="24"/>
          <w:szCs w:val="24"/>
        </w:rPr>
        <w:t>，和</w:t>
      </w:r>
      <w:r w:rsidRPr="00B45723">
        <w:rPr>
          <w:rFonts w:ascii="Helvetica" w:eastAsia="宋体" w:hAnsi="Helvetica" w:cs="Helvetica"/>
          <w:color w:val="323232"/>
          <w:kern w:val="0"/>
          <w:sz w:val="24"/>
          <w:szCs w:val="24"/>
        </w:rPr>
        <w:t>String</w:t>
      </w:r>
      <w:r w:rsidRPr="00B45723">
        <w:rPr>
          <w:rFonts w:ascii="Helvetica" w:eastAsia="宋体" w:hAnsi="Helvetica" w:cs="Helvetica"/>
          <w:color w:val="323232"/>
          <w:kern w:val="0"/>
          <w:sz w:val="24"/>
          <w:szCs w:val="24"/>
        </w:rPr>
        <w:t>的</w:t>
      </w:r>
      <w:r w:rsidRPr="00B45723">
        <w:rPr>
          <w:rFonts w:ascii="Helvetica" w:eastAsia="宋体" w:hAnsi="Helvetica" w:cs="Helvetica"/>
          <w:color w:val="323232"/>
          <w:kern w:val="0"/>
          <w:sz w:val="24"/>
          <w:szCs w:val="24"/>
        </w:rPr>
        <w:t>match</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replace</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search</w:t>
      </w:r>
      <w:r w:rsidRPr="00B45723">
        <w:rPr>
          <w:rFonts w:ascii="Helvetica" w:eastAsia="宋体" w:hAnsi="Helvetica" w:cs="Helvetica"/>
          <w:color w:val="323232"/>
          <w:kern w:val="0"/>
          <w:sz w:val="24"/>
          <w:szCs w:val="24"/>
        </w:rPr>
        <w:t>和</w:t>
      </w:r>
      <w:r w:rsidRPr="00B45723">
        <w:rPr>
          <w:rFonts w:ascii="Helvetica" w:eastAsia="宋体" w:hAnsi="Helvetica" w:cs="Helvetica"/>
          <w:color w:val="323232"/>
          <w:kern w:val="0"/>
          <w:sz w:val="24"/>
          <w:szCs w:val="24"/>
        </w:rPr>
        <w:t>split</w:t>
      </w:r>
      <w:r w:rsidRPr="00B45723">
        <w:rPr>
          <w:rFonts w:ascii="Helvetica" w:eastAsia="宋体" w:hAnsi="Helvetica" w:cs="Helvetica"/>
          <w:color w:val="323232"/>
          <w:kern w:val="0"/>
          <w:sz w:val="24"/>
          <w:szCs w:val="24"/>
        </w:rPr>
        <w:t>方法。</w:t>
      </w:r>
    </w:p>
    <w:p w:rsidR="00B45723" w:rsidRPr="00B45723" w:rsidRDefault="00B45723" w:rsidP="00B45723">
      <w:pPr>
        <w:widowControl/>
        <w:wordWrap w:val="0"/>
        <w:spacing w:after="150"/>
        <w:jc w:val="left"/>
        <w:rPr>
          <w:rFonts w:ascii="Helvetica" w:eastAsia="宋体" w:hAnsi="Helvetica" w:cs="Helvetica"/>
          <w:color w:val="323232"/>
          <w:kern w:val="0"/>
          <w:sz w:val="24"/>
          <w:szCs w:val="24"/>
        </w:rPr>
      </w:pPr>
      <w:r w:rsidRPr="00B45723">
        <w:rPr>
          <w:rFonts w:ascii="Helvetica" w:eastAsia="宋体" w:hAnsi="Helvetica" w:cs="Helvetica"/>
          <w:color w:val="323232"/>
          <w:kern w:val="0"/>
          <w:sz w:val="24"/>
          <w:szCs w:val="24"/>
        </w:rPr>
        <w:t>当你想要知道在一个字符串中的一个匹配是否被找到，你可以使用</w:t>
      </w:r>
      <w:r w:rsidRPr="00B45723">
        <w:rPr>
          <w:rFonts w:ascii="Helvetica" w:eastAsia="宋体" w:hAnsi="Helvetica" w:cs="Helvetica"/>
          <w:color w:val="323232"/>
          <w:kern w:val="0"/>
          <w:sz w:val="24"/>
          <w:szCs w:val="24"/>
        </w:rPr>
        <w:t>test</w:t>
      </w:r>
      <w:r w:rsidRPr="00B45723">
        <w:rPr>
          <w:rFonts w:ascii="Helvetica" w:eastAsia="宋体" w:hAnsi="Helvetica" w:cs="Helvetica"/>
          <w:color w:val="323232"/>
          <w:kern w:val="0"/>
          <w:sz w:val="24"/>
          <w:szCs w:val="24"/>
        </w:rPr>
        <w:t>或</w:t>
      </w:r>
      <w:r w:rsidRPr="00B45723">
        <w:rPr>
          <w:rFonts w:ascii="Helvetica" w:eastAsia="宋体" w:hAnsi="Helvetica" w:cs="Helvetica"/>
          <w:color w:val="323232"/>
          <w:kern w:val="0"/>
          <w:sz w:val="24"/>
          <w:szCs w:val="24"/>
        </w:rPr>
        <w:t>search</w:t>
      </w:r>
      <w:r w:rsidRPr="00B45723">
        <w:rPr>
          <w:rFonts w:ascii="Helvetica" w:eastAsia="宋体" w:hAnsi="Helvetica" w:cs="Helvetica"/>
          <w:color w:val="323232"/>
          <w:kern w:val="0"/>
          <w:sz w:val="24"/>
          <w:szCs w:val="24"/>
        </w:rPr>
        <w:t>方法；想得到更多的信息（但是比较慢）则可以使用</w:t>
      </w:r>
      <w:r w:rsidRPr="00B45723">
        <w:rPr>
          <w:rFonts w:ascii="Helvetica" w:eastAsia="宋体" w:hAnsi="Helvetica" w:cs="Helvetica"/>
          <w:color w:val="323232"/>
          <w:kern w:val="0"/>
          <w:sz w:val="24"/>
          <w:szCs w:val="24"/>
        </w:rPr>
        <w:t>exec</w:t>
      </w:r>
      <w:r w:rsidRPr="00B45723">
        <w:rPr>
          <w:rFonts w:ascii="Helvetica" w:eastAsia="宋体" w:hAnsi="Helvetica" w:cs="Helvetica"/>
          <w:color w:val="323232"/>
          <w:kern w:val="0"/>
          <w:sz w:val="24"/>
          <w:szCs w:val="24"/>
        </w:rPr>
        <w:t>或</w:t>
      </w:r>
      <w:r w:rsidRPr="00B45723">
        <w:rPr>
          <w:rFonts w:ascii="Helvetica" w:eastAsia="宋体" w:hAnsi="Helvetica" w:cs="Helvetica"/>
          <w:color w:val="323232"/>
          <w:kern w:val="0"/>
          <w:sz w:val="24"/>
          <w:szCs w:val="24"/>
        </w:rPr>
        <w:t>match</w:t>
      </w:r>
      <w:r w:rsidRPr="00B45723">
        <w:rPr>
          <w:rFonts w:ascii="Helvetica" w:eastAsia="宋体" w:hAnsi="Helvetica" w:cs="Helvetica"/>
          <w:color w:val="323232"/>
          <w:kern w:val="0"/>
          <w:sz w:val="24"/>
          <w:szCs w:val="24"/>
        </w:rPr>
        <w:t>方法。如果你使用</w:t>
      </w:r>
      <w:r w:rsidRPr="00B45723">
        <w:rPr>
          <w:rFonts w:ascii="Helvetica" w:eastAsia="宋体" w:hAnsi="Helvetica" w:cs="Helvetica"/>
          <w:color w:val="323232"/>
          <w:kern w:val="0"/>
          <w:sz w:val="24"/>
          <w:szCs w:val="24"/>
        </w:rPr>
        <w:t>exec</w:t>
      </w:r>
      <w:r w:rsidRPr="00B45723">
        <w:rPr>
          <w:rFonts w:ascii="Helvetica" w:eastAsia="宋体" w:hAnsi="Helvetica" w:cs="Helvetica"/>
          <w:color w:val="323232"/>
          <w:kern w:val="0"/>
          <w:sz w:val="24"/>
          <w:szCs w:val="24"/>
        </w:rPr>
        <w:t>或</w:t>
      </w:r>
      <w:r w:rsidRPr="00B45723">
        <w:rPr>
          <w:rFonts w:ascii="Helvetica" w:eastAsia="宋体" w:hAnsi="Helvetica" w:cs="Helvetica"/>
          <w:color w:val="323232"/>
          <w:kern w:val="0"/>
          <w:sz w:val="24"/>
          <w:szCs w:val="24"/>
        </w:rPr>
        <w:t>match</w:t>
      </w:r>
      <w:r w:rsidRPr="00B45723">
        <w:rPr>
          <w:rFonts w:ascii="Helvetica" w:eastAsia="宋体" w:hAnsi="Helvetica" w:cs="Helvetica"/>
          <w:color w:val="323232"/>
          <w:kern w:val="0"/>
          <w:sz w:val="24"/>
          <w:szCs w:val="24"/>
        </w:rPr>
        <w:t>方法并且匹配成功了，那么这些方法将返回一个数组并且更新相关的正则表达式对象的属性和预定义的正则表达式对象（详见下）。如果匹配失败，那么</w:t>
      </w:r>
      <w:r w:rsidRPr="00B45723">
        <w:rPr>
          <w:rFonts w:ascii="Helvetica" w:eastAsia="宋体" w:hAnsi="Helvetica" w:cs="Helvetica"/>
          <w:color w:val="323232"/>
          <w:kern w:val="0"/>
          <w:sz w:val="24"/>
          <w:szCs w:val="24"/>
        </w:rPr>
        <w:t>exec</w:t>
      </w:r>
      <w:r w:rsidRPr="00B45723">
        <w:rPr>
          <w:rFonts w:ascii="Helvetica" w:eastAsia="宋体" w:hAnsi="Helvetica" w:cs="Helvetica"/>
          <w:color w:val="323232"/>
          <w:kern w:val="0"/>
          <w:sz w:val="24"/>
          <w:szCs w:val="24"/>
        </w:rPr>
        <w:t>方法返回</w:t>
      </w:r>
      <w:r w:rsidRPr="00B45723">
        <w:rPr>
          <w:rFonts w:ascii="Helvetica" w:eastAsia="宋体" w:hAnsi="Helvetica" w:cs="Helvetica"/>
          <w:color w:val="323232"/>
          <w:kern w:val="0"/>
          <w:sz w:val="24"/>
          <w:szCs w:val="24"/>
        </w:rPr>
        <w:t>null</w:t>
      </w:r>
      <w:r w:rsidRPr="00B45723">
        <w:rPr>
          <w:rFonts w:ascii="Helvetica" w:eastAsia="宋体" w:hAnsi="Helvetica" w:cs="Helvetica"/>
          <w:color w:val="323232"/>
          <w:kern w:val="0"/>
          <w:sz w:val="24"/>
          <w:szCs w:val="24"/>
        </w:rPr>
        <w:t>（也就是</w:t>
      </w:r>
      <w:r w:rsidRPr="00B45723">
        <w:rPr>
          <w:rFonts w:ascii="Helvetica" w:eastAsia="宋体" w:hAnsi="Helvetica" w:cs="Helvetica"/>
          <w:color w:val="323232"/>
          <w:kern w:val="0"/>
          <w:sz w:val="24"/>
          <w:szCs w:val="24"/>
        </w:rPr>
        <w:t>false</w:t>
      </w:r>
      <w:r w:rsidRPr="00B45723">
        <w:rPr>
          <w:rFonts w:ascii="Helvetica" w:eastAsia="宋体" w:hAnsi="Helvetica" w:cs="Helvetica"/>
          <w:color w:val="323232"/>
          <w:kern w:val="0"/>
          <w:sz w:val="24"/>
          <w:szCs w:val="24"/>
        </w:rPr>
        <w:t>）。</w:t>
      </w:r>
    </w:p>
    <w:p w:rsidR="00B45723" w:rsidRPr="00B45723" w:rsidRDefault="00B45723" w:rsidP="00B45723">
      <w:pPr>
        <w:widowControl/>
        <w:spacing w:before="300" w:after="150"/>
        <w:jc w:val="left"/>
        <w:outlineLvl w:val="1"/>
        <w:rPr>
          <w:rFonts w:ascii="inherit" w:eastAsia="宋体" w:hAnsi="inherit" w:cs="Helvetica"/>
          <w:color w:val="323232"/>
          <w:kern w:val="0"/>
          <w:sz w:val="45"/>
          <w:szCs w:val="45"/>
        </w:rPr>
      </w:pPr>
      <w:r w:rsidRPr="00B45723">
        <w:rPr>
          <w:rFonts w:ascii="inherit" w:eastAsia="宋体" w:hAnsi="inherit" w:cs="Helvetica"/>
          <w:color w:val="323232"/>
          <w:kern w:val="0"/>
          <w:sz w:val="45"/>
          <w:szCs w:val="45"/>
        </w:rPr>
        <w:t>match</w:t>
      </w:r>
      <w:r w:rsidRPr="00B45723">
        <w:rPr>
          <w:rFonts w:ascii="inherit" w:eastAsia="宋体" w:hAnsi="inherit" w:cs="Helvetica"/>
          <w:color w:val="323232"/>
          <w:kern w:val="0"/>
          <w:sz w:val="45"/>
          <w:szCs w:val="45"/>
        </w:rPr>
        <w:t>与</w:t>
      </w:r>
      <w:r w:rsidRPr="00B45723">
        <w:rPr>
          <w:rFonts w:ascii="inherit" w:eastAsia="宋体" w:hAnsi="inherit" w:cs="Helvetica"/>
          <w:color w:val="323232"/>
          <w:kern w:val="0"/>
          <w:sz w:val="45"/>
          <w:szCs w:val="45"/>
        </w:rPr>
        <w:t>exec</w:t>
      </w:r>
      <w:r w:rsidRPr="00B45723">
        <w:rPr>
          <w:rFonts w:ascii="inherit" w:eastAsia="宋体" w:hAnsi="inherit" w:cs="Helvetica"/>
          <w:color w:val="323232"/>
          <w:kern w:val="0"/>
          <w:sz w:val="45"/>
          <w:szCs w:val="45"/>
        </w:rPr>
        <w:t>区别</w:t>
      </w:r>
    </w:p>
    <w:p w:rsidR="00B45723" w:rsidRPr="00B45723" w:rsidRDefault="00B45723" w:rsidP="00B45723">
      <w:pPr>
        <w:widowControl/>
        <w:wordWrap w:val="0"/>
        <w:spacing w:after="150"/>
        <w:jc w:val="left"/>
        <w:rPr>
          <w:rFonts w:ascii="Helvetica" w:eastAsia="宋体" w:hAnsi="Helvetica" w:cs="Helvetica"/>
          <w:color w:val="323232"/>
          <w:kern w:val="0"/>
          <w:sz w:val="24"/>
          <w:szCs w:val="24"/>
        </w:rPr>
      </w:pPr>
      <w:r w:rsidRPr="00B45723">
        <w:rPr>
          <w:rFonts w:ascii="Helvetica" w:eastAsia="宋体" w:hAnsi="Helvetica" w:cs="Helvetica"/>
          <w:color w:val="323232"/>
          <w:kern w:val="0"/>
          <w:sz w:val="24"/>
          <w:szCs w:val="24"/>
        </w:rPr>
        <w:t>从前往往傻傻分不清</w:t>
      </w:r>
      <w:r w:rsidRPr="00B45723">
        <w:rPr>
          <w:rFonts w:ascii="Helvetica" w:eastAsia="宋体" w:hAnsi="Helvetica" w:cs="Helvetica"/>
          <w:color w:val="323232"/>
          <w:kern w:val="0"/>
          <w:sz w:val="24"/>
          <w:szCs w:val="24"/>
        </w:rPr>
        <w:t>match</w:t>
      </w:r>
      <w:r w:rsidRPr="00B45723">
        <w:rPr>
          <w:rFonts w:ascii="Helvetica" w:eastAsia="宋体" w:hAnsi="Helvetica" w:cs="Helvetica"/>
          <w:color w:val="323232"/>
          <w:kern w:val="0"/>
          <w:sz w:val="24"/>
          <w:szCs w:val="24"/>
        </w:rPr>
        <w:t>和</w:t>
      </w:r>
      <w:r w:rsidRPr="00B45723">
        <w:rPr>
          <w:rFonts w:ascii="Helvetica" w:eastAsia="宋体" w:hAnsi="Helvetica" w:cs="Helvetica"/>
          <w:color w:val="323232"/>
          <w:kern w:val="0"/>
          <w:sz w:val="24"/>
          <w:szCs w:val="24"/>
        </w:rPr>
        <w:t>exec</w:t>
      </w:r>
      <w:r w:rsidRPr="00B45723">
        <w:rPr>
          <w:rFonts w:ascii="Helvetica" w:eastAsia="宋体" w:hAnsi="Helvetica" w:cs="Helvetica"/>
          <w:color w:val="323232"/>
          <w:kern w:val="0"/>
          <w:sz w:val="24"/>
          <w:szCs w:val="24"/>
        </w:rPr>
        <w:t>的区别，因为两者的作用都是匹配字符串，返回数组，但是在不同情况下两者所返回的内容是不同的。</w:t>
      </w:r>
    </w:p>
    <w:p w:rsidR="00B45723" w:rsidRPr="00B45723" w:rsidRDefault="00B45723" w:rsidP="00B45723">
      <w:pPr>
        <w:widowControl/>
        <w:numPr>
          <w:ilvl w:val="0"/>
          <w:numId w:val="39"/>
        </w:numPr>
        <w:spacing w:before="100" w:beforeAutospacing="1" w:after="100" w:afterAutospacing="1"/>
        <w:jc w:val="left"/>
        <w:rPr>
          <w:rFonts w:ascii="Helvetica" w:eastAsia="宋体" w:hAnsi="Helvetica" w:cs="Helvetica"/>
          <w:color w:val="323232"/>
          <w:kern w:val="0"/>
          <w:sz w:val="24"/>
          <w:szCs w:val="24"/>
        </w:rPr>
      </w:pPr>
      <w:r w:rsidRPr="00B45723">
        <w:rPr>
          <w:rFonts w:ascii="Helvetica" w:eastAsia="宋体" w:hAnsi="Helvetica" w:cs="Helvetica"/>
          <w:b/>
          <w:bCs/>
          <w:color w:val="323232"/>
          <w:kern w:val="0"/>
          <w:sz w:val="24"/>
          <w:szCs w:val="24"/>
        </w:rPr>
        <w:t>当正则表达式包含子表达式且不包含全局标志</w:t>
      </w:r>
      <w:r w:rsidRPr="00B45723">
        <w:rPr>
          <w:rFonts w:ascii="Helvetica" w:eastAsia="宋体" w:hAnsi="Helvetica" w:cs="Helvetica"/>
          <w:b/>
          <w:bCs/>
          <w:color w:val="323232"/>
          <w:kern w:val="0"/>
          <w:sz w:val="24"/>
          <w:szCs w:val="24"/>
        </w:rPr>
        <w:t>g</w:t>
      </w:r>
      <w:r w:rsidRPr="00B45723">
        <w:rPr>
          <w:rFonts w:ascii="Helvetica" w:eastAsia="宋体" w:hAnsi="Helvetica" w:cs="Helvetica"/>
          <w:b/>
          <w:bCs/>
          <w:color w:val="323232"/>
          <w:kern w:val="0"/>
          <w:sz w:val="24"/>
          <w:szCs w:val="24"/>
        </w:rPr>
        <w:t>时，二者返回相同的数组。</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333333"/>
          <w:kern w:val="0"/>
          <w:sz w:val="24"/>
          <w:szCs w:val="24"/>
        </w:rPr>
        <w:t>示例：</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b/>
          <w:bCs/>
          <w:color w:val="333333"/>
          <w:kern w:val="0"/>
          <w:sz w:val="24"/>
          <w:szCs w:val="24"/>
        </w:rPr>
        <w:t>var</w:t>
      </w:r>
      <w:proofErr w:type="gramEnd"/>
      <w:r w:rsidRPr="00B45723">
        <w:rPr>
          <w:rFonts w:ascii="Consolas" w:eastAsia="宋体" w:hAnsi="Consolas" w:cs="Consolas"/>
          <w:color w:val="333333"/>
          <w:kern w:val="0"/>
          <w:sz w:val="24"/>
          <w:szCs w:val="24"/>
        </w:rPr>
        <w:t xml:space="preserve"> str = </w:t>
      </w:r>
      <w:r w:rsidRPr="00B45723">
        <w:rPr>
          <w:rFonts w:ascii="Consolas" w:eastAsia="宋体" w:hAnsi="Consolas" w:cs="Consolas"/>
          <w:color w:val="DD1144"/>
          <w:kern w:val="0"/>
          <w:sz w:val="24"/>
          <w:szCs w:val="24"/>
        </w:rPr>
        <w:t>'cat10,bat20,kat30'</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b/>
          <w:bCs/>
          <w:color w:val="333333"/>
          <w:kern w:val="0"/>
          <w:sz w:val="24"/>
          <w:szCs w:val="24"/>
        </w:rPr>
        <w:t>var</w:t>
      </w:r>
      <w:proofErr w:type="gramEnd"/>
      <w:r w:rsidRPr="00B45723">
        <w:rPr>
          <w:rFonts w:ascii="Consolas" w:eastAsia="宋体" w:hAnsi="Consolas" w:cs="Consolas"/>
          <w:color w:val="333333"/>
          <w:kern w:val="0"/>
          <w:sz w:val="24"/>
          <w:szCs w:val="24"/>
        </w:rPr>
        <w:t xml:space="preserve"> patten = /w(at)d+/;</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b/>
          <w:bCs/>
          <w:color w:val="333333"/>
          <w:kern w:val="0"/>
          <w:sz w:val="24"/>
          <w:szCs w:val="24"/>
        </w:rPr>
        <w:t>var</w:t>
      </w:r>
      <w:proofErr w:type="gramEnd"/>
      <w:r w:rsidRPr="00B45723">
        <w:rPr>
          <w:rFonts w:ascii="Consolas" w:eastAsia="宋体" w:hAnsi="Consolas" w:cs="Consolas"/>
          <w:color w:val="333333"/>
          <w:kern w:val="0"/>
          <w:sz w:val="24"/>
          <w:szCs w:val="24"/>
        </w:rPr>
        <w:t xml:space="preserve"> arr = str.match(patten);</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arr[</w:t>
      </w:r>
      <w:proofErr w:type="gramEnd"/>
      <w:r w:rsidRPr="00B45723">
        <w:rPr>
          <w:rFonts w:ascii="Consolas" w:eastAsia="宋体" w:hAnsi="Consolas" w:cs="Consolas"/>
          <w:color w:val="008080"/>
          <w:kern w:val="0"/>
          <w:sz w:val="24"/>
          <w:szCs w:val="24"/>
        </w:rPr>
        <w:t>0</w:t>
      </w:r>
      <w:r w:rsidRPr="00B45723">
        <w:rPr>
          <w:rFonts w:ascii="Consolas" w:eastAsia="宋体" w:hAnsi="Consolas" w:cs="Consolas"/>
          <w:color w:val="333333"/>
          <w:kern w:val="0"/>
          <w:sz w:val="24"/>
          <w:szCs w:val="24"/>
        </w:rPr>
        <w:t>] &lt;=&gt; [</w:t>
      </w:r>
      <w:r w:rsidRPr="00B45723">
        <w:rPr>
          <w:rFonts w:ascii="Consolas" w:eastAsia="宋体" w:hAnsi="Consolas" w:cs="Consolas"/>
          <w:color w:val="DD1144"/>
          <w:kern w:val="0"/>
          <w:sz w:val="24"/>
          <w:szCs w:val="24"/>
        </w:rPr>
        <w:t>'cat10'</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arr[</w:t>
      </w:r>
      <w:proofErr w:type="gramEnd"/>
      <w:r w:rsidRPr="00B45723">
        <w:rPr>
          <w:rFonts w:ascii="Consolas" w:eastAsia="宋体" w:hAnsi="Consolas" w:cs="Consolas"/>
          <w:color w:val="008080"/>
          <w:kern w:val="0"/>
          <w:sz w:val="24"/>
          <w:szCs w:val="24"/>
        </w:rPr>
        <w:t>1</w:t>
      </w:r>
      <w:r w:rsidRPr="00B45723">
        <w:rPr>
          <w:rFonts w:ascii="Consolas" w:eastAsia="宋体" w:hAnsi="Consolas" w:cs="Consolas"/>
          <w:color w:val="333333"/>
          <w:kern w:val="0"/>
          <w:sz w:val="24"/>
          <w:szCs w:val="24"/>
        </w:rPr>
        <w:t>] &lt;=&gt; [</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b/>
          <w:bCs/>
          <w:color w:val="333333"/>
          <w:kern w:val="0"/>
          <w:sz w:val="24"/>
          <w:szCs w:val="24"/>
        </w:rPr>
        <w:t>var</w:t>
      </w:r>
      <w:proofErr w:type="gramEnd"/>
      <w:r w:rsidRPr="00B45723">
        <w:rPr>
          <w:rFonts w:ascii="Consolas" w:eastAsia="宋体" w:hAnsi="Consolas" w:cs="Consolas"/>
          <w:color w:val="333333"/>
          <w:kern w:val="0"/>
          <w:sz w:val="24"/>
          <w:szCs w:val="24"/>
        </w:rPr>
        <w:t xml:space="preserve"> arr = patten.exec(str);</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arr[</w:t>
      </w:r>
      <w:proofErr w:type="gramEnd"/>
      <w:r w:rsidRPr="00B45723">
        <w:rPr>
          <w:rFonts w:ascii="Consolas" w:eastAsia="宋体" w:hAnsi="Consolas" w:cs="Consolas"/>
          <w:color w:val="008080"/>
          <w:kern w:val="0"/>
          <w:sz w:val="24"/>
          <w:szCs w:val="24"/>
        </w:rPr>
        <w:t>0</w:t>
      </w:r>
      <w:r w:rsidRPr="00B45723">
        <w:rPr>
          <w:rFonts w:ascii="Consolas" w:eastAsia="宋体" w:hAnsi="Consolas" w:cs="Consolas"/>
          <w:color w:val="333333"/>
          <w:kern w:val="0"/>
          <w:sz w:val="24"/>
          <w:szCs w:val="24"/>
        </w:rPr>
        <w:t>] &lt;=&gt; [</w:t>
      </w:r>
      <w:r w:rsidRPr="00B45723">
        <w:rPr>
          <w:rFonts w:ascii="Consolas" w:eastAsia="宋体" w:hAnsi="Consolas" w:cs="Consolas"/>
          <w:color w:val="DD1144"/>
          <w:kern w:val="0"/>
          <w:sz w:val="24"/>
          <w:szCs w:val="24"/>
        </w:rPr>
        <w:t>'cat10'</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arr[</w:t>
      </w:r>
      <w:proofErr w:type="gramEnd"/>
      <w:r w:rsidRPr="00B45723">
        <w:rPr>
          <w:rFonts w:ascii="Consolas" w:eastAsia="宋体" w:hAnsi="Consolas" w:cs="Consolas"/>
          <w:color w:val="008080"/>
          <w:kern w:val="0"/>
          <w:sz w:val="24"/>
          <w:szCs w:val="24"/>
        </w:rPr>
        <w:t>1</w:t>
      </w:r>
      <w:r w:rsidRPr="00B45723">
        <w:rPr>
          <w:rFonts w:ascii="Consolas" w:eastAsia="宋体" w:hAnsi="Consolas" w:cs="Consolas"/>
          <w:color w:val="333333"/>
          <w:kern w:val="0"/>
          <w:sz w:val="24"/>
          <w:szCs w:val="24"/>
        </w:rPr>
        <w:t>] &lt;=&gt; [</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w:t>
      </w:r>
    </w:p>
    <w:p w:rsidR="00B45723" w:rsidRPr="00B45723" w:rsidRDefault="00B45723" w:rsidP="00B45723">
      <w:pPr>
        <w:widowControl/>
        <w:numPr>
          <w:ilvl w:val="0"/>
          <w:numId w:val="40"/>
        </w:numPr>
        <w:spacing w:before="100" w:beforeAutospacing="1" w:after="100" w:afterAutospacing="1"/>
        <w:jc w:val="left"/>
        <w:rPr>
          <w:rFonts w:ascii="Helvetica" w:eastAsia="宋体" w:hAnsi="Helvetica" w:cs="Helvetica"/>
          <w:color w:val="323232"/>
          <w:kern w:val="0"/>
          <w:sz w:val="24"/>
          <w:szCs w:val="24"/>
        </w:rPr>
      </w:pPr>
      <w:r w:rsidRPr="00B45723">
        <w:rPr>
          <w:rFonts w:ascii="Helvetica" w:eastAsia="宋体" w:hAnsi="Helvetica" w:cs="Helvetica"/>
          <w:b/>
          <w:bCs/>
          <w:color w:val="323232"/>
          <w:kern w:val="0"/>
          <w:sz w:val="24"/>
          <w:szCs w:val="24"/>
        </w:rPr>
        <w:lastRenderedPageBreak/>
        <w:t>当正则表达式带有全局标志</w:t>
      </w:r>
      <w:r w:rsidRPr="00B45723">
        <w:rPr>
          <w:rFonts w:ascii="Helvetica" w:eastAsia="宋体" w:hAnsi="Helvetica" w:cs="Helvetica"/>
          <w:b/>
          <w:bCs/>
          <w:color w:val="323232"/>
          <w:kern w:val="0"/>
          <w:sz w:val="24"/>
          <w:szCs w:val="24"/>
        </w:rPr>
        <w:t>g</w:t>
      </w:r>
      <w:r w:rsidRPr="00B45723">
        <w:rPr>
          <w:rFonts w:ascii="Helvetica" w:eastAsia="宋体" w:hAnsi="Helvetica" w:cs="Helvetica"/>
          <w:b/>
          <w:bCs/>
          <w:color w:val="323232"/>
          <w:kern w:val="0"/>
          <w:sz w:val="24"/>
          <w:szCs w:val="24"/>
        </w:rPr>
        <w:t>时，二者表现不一致。</w:t>
      </w:r>
      <w:r w:rsidRPr="00B45723">
        <w:rPr>
          <w:rFonts w:ascii="Helvetica" w:eastAsia="宋体" w:hAnsi="Helvetica" w:cs="Helvetica"/>
          <w:color w:val="323232"/>
          <w:kern w:val="0"/>
          <w:sz w:val="24"/>
          <w:szCs w:val="24"/>
        </w:rPr>
        <w:br/>
        <w:t>match</w:t>
      </w:r>
      <w:r w:rsidRPr="00B45723">
        <w:rPr>
          <w:rFonts w:ascii="Helvetica" w:eastAsia="宋体" w:hAnsi="Helvetica" w:cs="Helvetica"/>
          <w:color w:val="323232"/>
          <w:kern w:val="0"/>
          <w:sz w:val="24"/>
          <w:szCs w:val="24"/>
        </w:rPr>
        <w:t>会返回所有符合条件的匹配项，并以数组形式返回。数组第一项存放第一个匹配项，数组第二项存放第二个匹配项</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依次类推。</w:t>
      </w:r>
      <w:r w:rsidRPr="00B45723">
        <w:rPr>
          <w:rFonts w:ascii="Helvetica" w:eastAsia="宋体" w:hAnsi="Helvetica" w:cs="Helvetica"/>
          <w:color w:val="323232"/>
          <w:kern w:val="0"/>
          <w:sz w:val="24"/>
          <w:szCs w:val="24"/>
        </w:rPr>
        <w:br/>
        <w:t>exec</w:t>
      </w:r>
      <w:r w:rsidRPr="00B45723">
        <w:rPr>
          <w:rFonts w:ascii="Helvetica" w:eastAsia="宋体" w:hAnsi="Helvetica" w:cs="Helvetica"/>
          <w:color w:val="323232"/>
          <w:kern w:val="0"/>
          <w:sz w:val="24"/>
          <w:szCs w:val="24"/>
        </w:rPr>
        <w:t>则永远返回第一个匹配项。但是当连续调用</w:t>
      </w:r>
      <w:r w:rsidRPr="00B45723">
        <w:rPr>
          <w:rFonts w:ascii="Helvetica" w:eastAsia="宋体" w:hAnsi="Helvetica" w:cs="Helvetica"/>
          <w:color w:val="323232"/>
          <w:kern w:val="0"/>
          <w:sz w:val="24"/>
          <w:szCs w:val="24"/>
        </w:rPr>
        <w:t>exec</w:t>
      </w:r>
      <w:r w:rsidRPr="00B45723">
        <w:rPr>
          <w:rFonts w:ascii="Helvetica" w:eastAsia="宋体" w:hAnsi="Helvetica" w:cs="Helvetica"/>
          <w:color w:val="323232"/>
          <w:kern w:val="0"/>
          <w:sz w:val="24"/>
          <w:szCs w:val="24"/>
        </w:rPr>
        <w:t>时，则每次的返回值都是下一个匹配项。</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333333"/>
          <w:kern w:val="0"/>
          <w:sz w:val="24"/>
          <w:szCs w:val="24"/>
        </w:rPr>
        <w:t>示例</w:t>
      </w:r>
      <w:r w:rsidRPr="00B45723">
        <w:rPr>
          <w:rFonts w:ascii="Consolas" w:eastAsia="宋体" w:hAnsi="Consolas" w:cs="Consolas"/>
          <w:color w:val="008080"/>
          <w:kern w:val="0"/>
          <w:sz w:val="24"/>
          <w:szCs w:val="24"/>
        </w:rPr>
        <w:t>1</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str = </w:t>
      </w:r>
      <w:r w:rsidRPr="00B45723">
        <w:rPr>
          <w:rFonts w:ascii="Consolas" w:eastAsia="宋体" w:hAnsi="Consolas" w:cs="Consolas"/>
          <w:color w:val="DD1144"/>
          <w:kern w:val="0"/>
          <w:sz w:val="24"/>
          <w:szCs w:val="24"/>
        </w:rPr>
        <w:t>'cat,bat,kat'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patten = </w:t>
      </w:r>
      <w:r w:rsidRPr="00B45723">
        <w:rPr>
          <w:rFonts w:ascii="Consolas" w:eastAsia="宋体" w:hAnsi="Consolas" w:cs="Consolas"/>
          <w:color w:val="009926"/>
          <w:kern w:val="0"/>
          <w:sz w:val="24"/>
          <w:szCs w:val="24"/>
        </w:rPr>
        <w:t>/at/g</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str.match(</w:t>
      </w:r>
      <w:proofErr w:type="gramEnd"/>
      <w:r w:rsidRPr="00B45723">
        <w:rPr>
          <w:rFonts w:ascii="Consolas" w:eastAsia="宋体" w:hAnsi="Consolas" w:cs="Consolas"/>
          <w:color w:val="333333"/>
          <w:kern w:val="0"/>
          <w:sz w:val="24"/>
          <w:szCs w:val="24"/>
        </w:rPr>
        <w:t xml:space="preserve">patten);  </w:t>
      </w: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 xml:space="preserve">, </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 xml:space="preserve">, </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patten.exec(</w:t>
      </w:r>
      <w:proofErr w:type="gramEnd"/>
      <w:r w:rsidRPr="00B45723">
        <w:rPr>
          <w:rFonts w:ascii="Consolas" w:eastAsia="宋体" w:hAnsi="Consolas" w:cs="Consolas"/>
          <w:color w:val="333333"/>
          <w:kern w:val="0"/>
          <w:sz w:val="24"/>
          <w:szCs w:val="24"/>
        </w:rPr>
        <w:t xml:space="preserve">str);  </w:t>
      </w: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333333"/>
          <w:kern w:val="0"/>
          <w:sz w:val="24"/>
          <w:szCs w:val="24"/>
        </w:rPr>
        <w:t>示例</w:t>
      </w:r>
      <w:r w:rsidRPr="00B45723">
        <w:rPr>
          <w:rFonts w:ascii="Consolas" w:eastAsia="宋体" w:hAnsi="Consolas" w:cs="Consolas"/>
          <w:color w:val="008080"/>
          <w:kern w:val="0"/>
          <w:sz w:val="24"/>
          <w:szCs w:val="24"/>
        </w:rPr>
        <w:t>2</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str = </w:t>
      </w:r>
      <w:r w:rsidRPr="00B45723">
        <w:rPr>
          <w:rFonts w:ascii="Consolas" w:eastAsia="宋体" w:hAnsi="Consolas" w:cs="Consolas"/>
          <w:color w:val="DD1144"/>
          <w:kern w:val="0"/>
          <w:sz w:val="24"/>
          <w:szCs w:val="24"/>
        </w:rPr>
        <w:t>'cat,bat,kat'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patten = </w:t>
      </w:r>
      <w:r w:rsidRPr="00B45723">
        <w:rPr>
          <w:rFonts w:ascii="Consolas" w:eastAsia="宋体" w:hAnsi="Consolas" w:cs="Consolas"/>
          <w:color w:val="009926"/>
          <w:kern w:val="0"/>
          <w:sz w:val="24"/>
          <w:szCs w:val="24"/>
        </w:rPr>
        <w:t>/w+/g</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str.match(</w:t>
      </w:r>
      <w:proofErr w:type="gramEnd"/>
      <w:r w:rsidRPr="00B45723">
        <w:rPr>
          <w:rFonts w:ascii="Consolas" w:eastAsia="宋体" w:hAnsi="Consolas" w:cs="Consolas"/>
          <w:color w:val="333333"/>
          <w:kern w:val="0"/>
          <w:sz w:val="24"/>
          <w:szCs w:val="24"/>
        </w:rPr>
        <w:t xml:space="preserve">patten);  </w:t>
      </w: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w:t>
      </w:r>
      <w:r w:rsidRPr="00B45723">
        <w:rPr>
          <w:rFonts w:ascii="Consolas" w:eastAsia="宋体" w:hAnsi="Consolas" w:cs="Consolas"/>
          <w:color w:val="DD1144"/>
          <w:kern w:val="0"/>
          <w:sz w:val="24"/>
          <w:szCs w:val="24"/>
        </w:rPr>
        <w:t>'cat'</w:t>
      </w:r>
      <w:r w:rsidRPr="00B45723">
        <w:rPr>
          <w:rFonts w:ascii="Consolas" w:eastAsia="宋体" w:hAnsi="Consolas" w:cs="Consolas"/>
          <w:color w:val="333333"/>
          <w:kern w:val="0"/>
          <w:sz w:val="24"/>
          <w:szCs w:val="24"/>
        </w:rPr>
        <w:t xml:space="preserve">, </w:t>
      </w:r>
      <w:r w:rsidRPr="00B45723">
        <w:rPr>
          <w:rFonts w:ascii="Consolas" w:eastAsia="宋体" w:hAnsi="Consolas" w:cs="Consolas"/>
          <w:color w:val="DD1144"/>
          <w:kern w:val="0"/>
          <w:sz w:val="24"/>
          <w:szCs w:val="24"/>
        </w:rPr>
        <w:t>'bat'</w:t>
      </w:r>
      <w:r w:rsidRPr="00B45723">
        <w:rPr>
          <w:rFonts w:ascii="Consolas" w:eastAsia="宋体" w:hAnsi="Consolas" w:cs="Consolas"/>
          <w:color w:val="333333"/>
          <w:kern w:val="0"/>
          <w:sz w:val="24"/>
          <w:szCs w:val="24"/>
        </w:rPr>
        <w:t xml:space="preserve">, </w:t>
      </w:r>
      <w:r w:rsidRPr="00B45723">
        <w:rPr>
          <w:rFonts w:ascii="Consolas" w:eastAsia="宋体" w:hAnsi="Consolas" w:cs="Consolas"/>
          <w:color w:val="DD1144"/>
          <w:kern w:val="0"/>
          <w:sz w:val="24"/>
          <w:szCs w:val="24"/>
        </w:rPr>
        <w:t>'kat'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第一次调用</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patten.exec(</w:t>
      </w:r>
      <w:proofErr w:type="gramEnd"/>
      <w:r w:rsidRPr="00B45723">
        <w:rPr>
          <w:rFonts w:ascii="Consolas" w:eastAsia="宋体" w:hAnsi="Consolas" w:cs="Consolas"/>
          <w:color w:val="333333"/>
          <w:kern w:val="0"/>
          <w:sz w:val="24"/>
          <w:szCs w:val="24"/>
        </w:rPr>
        <w:t xml:space="preserve">str);  </w:t>
      </w: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w:t>
      </w:r>
      <w:r w:rsidRPr="00B45723">
        <w:rPr>
          <w:rFonts w:ascii="Consolas" w:eastAsia="宋体" w:hAnsi="Consolas" w:cs="Consolas"/>
          <w:color w:val="DD1144"/>
          <w:kern w:val="0"/>
          <w:sz w:val="24"/>
          <w:szCs w:val="24"/>
        </w:rPr>
        <w:t>'cat'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第二次调用</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patten.exec(</w:t>
      </w:r>
      <w:proofErr w:type="gramEnd"/>
      <w:r w:rsidRPr="00B45723">
        <w:rPr>
          <w:rFonts w:ascii="Consolas" w:eastAsia="宋体" w:hAnsi="Consolas" w:cs="Consolas"/>
          <w:color w:val="333333"/>
          <w:kern w:val="0"/>
          <w:sz w:val="24"/>
          <w:szCs w:val="24"/>
        </w:rPr>
        <w:t xml:space="preserve">str);  </w:t>
      </w: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w:t>
      </w:r>
      <w:r w:rsidRPr="00B45723">
        <w:rPr>
          <w:rFonts w:ascii="Consolas" w:eastAsia="宋体" w:hAnsi="Consolas" w:cs="Consolas"/>
          <w:color w:val="DD1144"/>
          <w:kern w:val="0"/>
          <w:sz w:val="24"/>
          <w:szCs w:val="24"/>
        </w:rPr>
        <w:t>'bat'</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第三次调用</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patten.exec(</w:t>
      </w:r>
      <w:proofErr w:type="gramEnd"/>
      <w:r w:rsidRPr="00B45723">
        <w:rPr>
          <w:rFonts w:ascii="Consolas" w:eastAsia="宋体" w:hAnsi="Consolas" w:cs="Consolas"/>
          <w:color w:val="333333"/>
          <w:kern w:val="0"/>
          <w:sz w:val="24"/>
          <w:szCs w:val="24"/>
        </w:rPr>
        <w:t xml:space="preserve">str);  </w:t>
      </w:r>
      <w:r w:rsidRPr="00B45723">
        <w:rPr>
          <w:rFonts w:ascii="Consolas" w:eastAsia="宋体" w:hAnsi="Consolas" w:cs="Consolas"/>
          <w:color w:val="009926"/>
          <w:kern w:val="0"/>
          <w:sz w:val="24"/>
          <w:szCs w:val="24"/>
        </w:rPr>
        <w:t>//</w:t>
      </w:r>
      <w:r w:rsidRPr="00B45723">
        <w:rPr>
          <w:rFonts w:ascii="Consolas" w:eastAsia="宋体" w:hAnsi="Consolas" w:cs="Consolas"/>
          <w:color w:val="333333"/>
          <w:kern w:val="0"/>
          <w:sz w:val="24"/>
          <w:szCs w:val="24"/>
        </w:rPr>
        <w:t>[</w:t>
      </w:r>
      <w:r w:rsidRPr="00B45723">
        <w:rPr>
          <w:rFonts w:ascii="Consolas" w:eastAsia="宋体" w:hAnsi="Consolas" w:cs="Consolas"/>
          <w:color w:val="DD1144"/>
          <w:kern w:val="0"/>
          <w:sz w:val="24"/>
          <w:szCs w:val="24"/>
        </w:rPr>
        <w:t>'kat'</w:t>
      </w:r>
      <w:r w:rsidRPr="00B45723">
        <w:rPr>
          <w:rFonts w:ascii="Consolas" w:eastAsia="宋体" w:hAnsi="Consolas" w:cs="Consolas"/>
          <w:color w:val="333333"/>
          <w:kern w:val="0"/>
          <w:sz w:val="24"/>
          <w:szCs w:val="24"/>
        </w:rPr>
        <w:t>]</w:t>
      </w:r>
    </w:p>
    <w:p w:rsidR="00B45723" w:rsidRPr="00B45723" w:rsidRDefault="00B45723" w:rsidP="00B45723">
      <w:pPr>
        <w:widowControl/>
        <w:numPr>
          <w:ilvl w:val="0"/>
          <w:numId w:val="41"/>
        </w:numPr>
        <w:spacing w:before="100" w:beforeAutospacing="1" w:after="100" w:afterAutospacing="1"/>
        <w:jc w:val="left"/>
        <w:rPr>
          <w:rFonts w:ascii="Helvetica" w:eastAsia="宋体" w:hAnsi="Helvetica" w:cs="Helvetica"/>
          <w:color w:val="323232"/>
          <w:kern w:val="0"/>
          <w:sz w:val="24"/>
          <w:szCs w:val="24"/>
        </w:rPr>
      </w:pPr>
      <w:r w:rsidRPr="00B45723">
        <w:rPr>
          <w:rFonts w:ascii="Helvetica" w:eastAsia="宋体" w:hAnsi="Helvetica" w:cs="Helvetica"/>
          <w:b/>
          <w:bCs/>
          <w:color w:val="323232"/>
          <w:kern w:val="0"/>
          <w:sz w:val="24"/>
          <w:szCs w:val="24"/>
        </w:rPr>
        <w:t>当正则表达式包含子表达式时且包含全局标志</w:t>
      </w:r>
      <w:r w:rsidRPr="00B45723">
        <w:rPr>
          <w:rFonts w:ascii="Helvetica" w:eastAsia="宋体" w:hAnsi="Helvetica" w:cs="Helvetica"/>
          <w:b/>
          <w:bCs/>
          <w:color w:val="323232"/>
          <w:kern w:val="0"/>
          <w:sz w:val="24"/>
          <w:szCs w:val="24"/>
        </w:rPr>
        <w:t>g</w:t>
      </w:r>
      <w:r w:rsidRPr="00B45723">
        <w:rPr>
          <w:rFonts w:ascii="Helvetica" w:eastAsia="宋体" w:hAnsi="Helvetica" w:cs="Helvetica"/>
          <w:b/>
          <w:bCs/>
          <w:color w:val="323232"/>
          <w:kern w:val="0"/>
          <w:sz w:val="24"/>
          <w:szCs w:val="24"/>
        </w:rPr>
        <w:t>时，二者表现不一致。</w:t>
      </w:r>
      <w:r w:rsidRPr="00B45723">
        <w:rPr>
          <w:rFonts w:ascii="Helvetica" w:eastAsia="宋体" w:hAnsi="Helvetica" w:cs="Helvetica"/>
          <w:color w:val="323232"/>
          <w:kern w:val="0"/>
          <w:sz w:val="24"/>
          <w:szCs w:val="24"/>
        </w:rPr>
        <w:br/>
        <w:t>match</w:t>
      </w:r>
      <w:r w:rsidRPr="00B45723">
        <w:rPr>
          <w:rFonts w:ascii="Helvetica" w:eastAsia="宋体" w:hAnsi="Helvetica" w:cs="Helvetica"/>
          <w:color w:val="323232"/>
          <w:kern w:val="0"/>
          <w:sz w:val="24"/>
          <w:szCs w:val="24"/>
        </w:rPr>
        <w:t>会返回所有符合条件的匹配项，并以数组形式返回。这时，</w:t>
      </w:r>
      <w:r w:rsidRPr="00B45723">
        <w:rPr>
          <w:rFonts w:ascii="Helvetica" w:eastAsia="宋体" w:hAnsi="Helvetica" w:cs="Helvetica"/>
          <w:color w:val="323232"/>
          <w:kern w:val="0"/>
          <w:sz w:val="24"/>
          <w:szCs w:val="24"/>
        </w:rPr>
        <w:t>match</w:t>
      </w:r>
      <w:r w:rsidRPr="00B45723">
        <w:rPr>
          <w:rFonts w:ascii="Helvetica" w:eastAsia="宋体" w:hAnsi="Helvetica" w:cs="Helvetica"/>
          <w:color w:val="323232"/>
          <w:kern w:val="0"/>
          <w:sz w:val="24"/>
          <w:szCs w:val="24"/>
        </w:rPr>
        <w:t>不会再返回子表达式的匹配项了。数组第一项存放第一个匹配项，数组第二项存放第二个匹配项</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依次类推。</w:t>
      </w:r>
      <w:r w:rsidRPr="00B45723">
        <w:rPr>
          <w:rFonts w:ascii="Helvetica" w:eastAsia="宋体" w:hAnsi="Helvetica" w:cs="Helvetica"/>
          <w:color w:val="323232"/>
          <w:kern w:val="0"/>
          <w:sz w:val="24"/>
          <w:szCs w:val="24"/>
        </w:rPr>
        <w:br/>
        <w:t>exec</w:t>
      </w:r>
      <w:r w:rsidRPr="00B45723">
        <w:rPr>
          <w:rFonts w:ascii="Helvetica" w:eastAsia="宋体" w:hAnsi="Helvetica" w:cs="Helvetica"/>
          <w:color w:val="323232"/>
          <w:kern w:val="0"/>
          <w:sz w:val="24"/>
          <w:szCs w:val="24"/>
        </w:rPr>
        <w:t>会返回子表达式的匹配项。换句话说就是，数组第一项存放整个匹配项，数组第二项存放第一个子表达式匹配项，数组第三项存放第二个子表达式匹配项</w:t>
      </w:r>
      <w:r w:rsidRPr="00B45723">
        <w:rPr>
          <w:rFonts w:ascii="Helvetica" w:eastAsia="宋体" w:hAnsi="Helvetica" w:cs="Helvetica"/>
          <w:color w:val="323232"/>
          <w:kern w:val="0"/>
          <w:sz w:val="24"/>
          <w:szCs w:val="24"/>
        </w:rPr>
        <w:t>...</w:t>
      </w:r>
      <w:r w:rsidRPr="00B45723">
        <w:rPr>
          <w:rFonts w:ascii="Helvetica" w:eastAsia="宋体" w:hAnsi="Helvetica" w:cs="Helvetica"/>
          <w:color w:val="323232"/>
          <w:kern w:val="0"/>
          <w:sz w:val="24"/>
          <w:szCs w:val="24"/>
        </w:rPr>
        <w:t>依次类推。</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B45723">
        <w:rPr>
          <w:rFonts w:ascii="Consolas" w:eastAsia="宋体" w:hAnsi="Consolas" w:cs="Consolas"/>
          <w:color w:val="333333"/>
          <w:kern w:val="0"/>
          <w:sz w:val="24"/>
          <w:szCs w:val="24"/>
        </w:rPr>
        <w:lastRenderedPageBreak/>
        <w:t>示例：</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str = </w:t>
      </w:r>
      <w:r w:rsidRPr="00B45723">
        <w:rPr>
          <w:rFonts w:ascii="Consolas" w:eastAsia="宋体" w:hAnsi="Consolas" w:cs="Consolas"/>
          <w:color w:val="DD1144"/>
          <w:kern w:val="0"/>
          <w:sz w:val="24"/>
          <w:szCs w:val="24"/>
        </w:rPr>
        <w:t>'cat10,bat20,kat30'</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patten = /w(at)d+/g;</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arr = str.match(patten);  //[</w:t>
      </w:r>
      <w:r w:rsidRPr="00B45723">
        <w:rPr>
          <w:rFonts w:ascii="Consolas" w:eastAsia="宋体" w:hAnsi="Consolas" w:cs="Consolas"/>
          <w:color w:val="DD1144"/>
          <w:kern w:val="0"/>
          <w:sz w:val="24"/>
          <w:szCs w:val="24"/>
        </w:rPr>
        <w:t>'cat10'</w:t>
      </w:r>
      <w:r w:rsidRPr="00B45723">
        <w:rPr>
          <w:rFonts w:ascii="Consolas" w:eastAsia="宋体" w:hAnsi="Consolas" w:cs="Consolas"/>
          <w:color w:val="333333"/>
          <w:kern w:val="0"/>
          <w:sz w:val="24"/>
          <w:szCs w:val="24"/>
        </w:rPr>
        <w:t xml:space="preserve">, </w:t>
      </w:r>
      <w:r w:rsidRPr="00B45723">
        <w:rPr>
          <w:rFonts w:ascii="Consolas" w:eastAsia="宋体" w:hAnsi="Consolas" w:cs="Consolas"/>
          <w:color w:val="DD1144"/>
          <w:kern w:val="0"/>
          <w:sz w:val="24"/>
          <w:szCs w:val="24"/>
        </w:rPr>
        <w:t>'bat20'</w:t>
      </w:r>
      <w:r w:rsidRPr="00B45723">
        <w:rPr>
          <w:rFonts w:ascii="Consolas" w:eastAsia="宋体" w:hAnsi="Consolas" w:cs="Consolas"/>
          <w:color w:val="333333"/>
          <w:kern w:val="0"/>
          <w:sz w:val="24"/>
          <w:szCs w:val="24"/>
        </w:rPr>
        <w:t xml:space="preserve">, </w:t>
      </w:r>
      <w:r w:rsidRPr="00B45723">
        <w:rPr>
          <w:rFonts w:ascii="Consolas" w:eastAsia="宋体" w:hAnsi="Consolas" w:cs="Consolas"/>
          <w:color w:val="DD1144"/>
          <w:kern w:val="0"/>
          <w:sz w:val="24"/>
          <w:szCs w:val="24"/>
        </w:rPr>
        <w:t>'kat30'</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var</w:t>
      </w:r>
      <w:proofErr w:type="gramEnd"/>
      <w:r w:rsidRPr="00B45723">
        <w:rPr>
          <w:rFonts w:ascii="Consolas" w:eastAsia="宋体" w:hAnsi="Consolas" w:cs="Consolas"/>
          <w:color w:val="333333"/>
          <w:kern w:val="0"/>
          <w:sz w:val="24"/>
          <w:szCs w:val="24"/>
        </w:rPr>
        <w:t xml:space="preserve"> arr = patten.exec(str);</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arr[</w:t>
      </w:r>
      <w:proofErr w:type="gramEnd"/>
      <w:r w:rsidRPr="00B45723">
        <w:rPr>
          <w:rFonts w:ascii="Consolas" w:eastAsia="宋体" w:hAnsi="Consolas" w:cs="Consolas"/>
          <w:color w:val="008080"/>
          <w:kern w:val="0"/>
          <w:sz w:val="24"/>
          <w:szCs w:val="24"/>
        </w:rPr>
        <w:t>0</w:t>
      </w:r>
      <w:r w:rsidRPr="00B45723">
        <w:rPr>
          <w:rFonts w:ascii="Consolas" w:eastAsia="宋体" w:hAnsi="Consolas" w:cs="Consolas"/>
          <w:color w:val="333333"/>
          <w:kern w:val="0"/>
          <w:sz w:val="24"/>
          <w:szCs w:val="24"/>
        </w:rPr>
        <w:t>] &lt;=&gt; [</w:t>
      </w:r>
      <w:r w:rsidRPr="00B45723">
        <w:rPr>
          <w:rFonts w:ascii="Consolas" w:eastAsia="宋体" w:hAnsi="Consolas" w:cs="Consolas"/>
          <w:color w:val="DD1144"/>
          <w:kern w:val="0"/>
          <w:sz w:val="24"/>
          <w:szCs w:val="24"/>
        </w:rPr>
        <w:t>'cat10'</w:t>
      </w:r>
      <w:r w:rsidRPr="00B45723">
        <w:rPr>
          <w:rFonts w:ascii="Consolas" w:eastAsia="宋体" w:hAnsi="Consolas" w:cs="Consolas"/>
          <w:color w:val="333333"/>
          <w:kern w:val="0"/>
          <w:sz w:val="24"/>
          <w:szCs w:val="24"/>
        </w:rPr>
        <w:t>]</w:t>
      </w:r>
    </w:p>
    <w:p w:rsidR="00B45723" w:rsidRPr="00B45723" w:rsidRDefault="00B45723" w:rsidP="00B4572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B45723">
        <w:rPr>
          <w:rFonts w:ascii="Consolas" w:eastAsia="宋体" w:hAnsi="Consolas" w:cs="Consolas"/>
          <w:color w:val="333333"/>
          <w:kern w:val="0"/>
          <w:sz w:val="24"/>
          <w:szCs w:val="24"/>
        </w:rPr>
        <w:t>arr[</w:t>
      </w:r>
      <w:proofErr w:type="gramEnd"/>
      <w:r w:rsidRPr="00B45723">
        <w:rPr>
          <w:rFonts w:ascii="Consolas" w:eastAsia="宋体" w:hAnsi="Consolas" w:cs="Consolas"/>
          <w:color w:val="008080"/>
          <w:kern w:val="0"/>
          <w:sz w:val="24"/>
          <w:szCs w:val="24"/>
        </w:rPr>
        <w:t>1</w:t>
      </w:r>
      <w:r w:rsidRPr="00B45723">
        <w:rPr>
          <w:rFonts w:ascii="Consolas" w:eastAsia="宋体" w:hAnsi="Consolas" w:cs="Consolas"/>
          <w:color w:val="333333"/>
          <w:kern w:val="0"/>
          <w:sz w:val="24"/>
          <w:szCs w:val="24"/>
        </w:rPr>
        <w:t>] &lt;=&gt; [</w:t>
      </w:r>
      <w:r w:rsidRPr="00B45723">
        <w:rPr>
          <w:rFonts w:ascii="Consolas" w:eastAsia="宋体" w:hAnsi="Consolas" w:cs="Consolas"/>
          <w:color w:val="DD1144"/>
          <w:kern w:val="0"/>
          <w:sz w:val="24"/>
          <w:szCs w:val="24"/>
        </w:rPr>
        <w:t>'at'</w:t>
      </w:r>
      <w:r w:rsidRPr="00B45723">
        <w:rPr>
          <w:rFonts w:ascii="Consolas" w:eastAsia="宋体" w:hAnsi="Consolas" w:cs="Consolas"/>
          <w:color w:val="333333"/>
          <w:kern w:val="0"/>
          <w:sz w:val="24"/>
          <w:szCs w:val="24"/>
        </w:rPr>
        <w:t>]</w:t>
      </w:r>
    </w:p>
    <w:p w:rsidR="00B45723" w:rsidRPr="00B45723" w:rsidRDefault="00B45723" w:rsidP="00B45723">
      <w:pPr>
        <w:widowControl/>
        <w:spacing w:line="300" w:lineRule="atLeast"/>
        <w:jc w:val="left"/>
        <w:rPr>
          <w:rFonts w:ascii="Helvetica" w:eastAsia="宋体" w:hAnsi="Helvetica" w:cs="Helvetica"/>
          <w:color w:val="333333"/>
          <w:kern w:val="0"/>
          <w:szCs w:val="21"/>
        </w:rPr>
      </w:pPr>
      <w:r w:rsidRPr="00B45723">
        <w:rPr>
          <w:rFonts w:ascii="Helvetica" w:eastAsia="宋体" w:hAnsi="Helvetica" w:cs="Helvetica"/>
          <w:color w:val="333333"/>
          <w:kern w:val="0"/>
          <w:szCs w:val="21"/>
        </w:rPr>
        <w:t>赞</w:t>
      </w:r>
      <w:r w:rsidRPr="00B45723">
        <w:rPr>
          <w:rFonts w:ascii="Helvetica" w:eastAsia="宋体" w:hAnsi="Helvetica" w:cs="Helvetica"/>
          <w:color w:val="333333"/>
          <w:kern w:val="0"/>
          <w:szCs w:val="21"/>
        </w:rPr>
        <w:t>1</w:t>
      </w:r>
    </w:p>
    <w:p w:rsidR="00B45723" w:rsidRDefault="00B45723"/>
    <w:p w:rsidR="00B45723" w:rsidRPr="00B45723" w:rsidRDefault="00B45723" w:rsidP="00B45723">
      <w:pPr>
        <w:pStyle w:val="2"/>
        <w:shd w:val="clear" w:color="auto" w:fill="FFFFFF"/>
        <w:spacing w:before="300" w:beforeAutospacing="0" w:after="0" w:afterAutospacing="0"/>
        <w:rPr>
          <w:rFonts w:ascii="Helvetica" w:hAnsi="Helvetica" w:cs="Helvetica"/>
          <w:bCs w:val="0"/>
          <w:color w:val="262626"/>
        </w:rPr>
      </w:pPr>
      <w:r w:rsidRPr="00B45723">
        <w:rPr>
          <w:rFonts w:ascii="Helvetica" w:hAnsi="Helvetica" w:cs="Helvetica"/>
          <w:bCs w:val="0"/>
          <w:color w:val="262626"/>
          <w:highlight w:val="yellow"/>
        </w:rPr>
        <w:t>CSS3</w:t>
      </w:r>
      <w:r w:rsidRPr="00B45723">
        <w:rPr>
          <w:rFonts w:ascii="Helvetica" w:hAnsi="Helvetica" w:cs="Helvetica"/>
          <w:bCs w:val="0"/>
          <w:color w:val="262626"/>
          <w:highlight w:val="yellow"/>
        </w:rPr>
        <w:t>饼状</w:t>
      </w:r>
      <w:r w:rsidRPr="00B45723">
        <w:rPr>
          <w:rFonts w:ascii="Helvetica" w:hAnsi="Helvetica" w:cs="Helvetica"/>
          <w:bCs w:val="0"/>
          <w:color w:val="262626"/>
          <w:highlight w:val="yellow"/>
        </w:rPr>
        <w:t>loading</w:t>
      </w:r>
      <w:r w:rsidRPr="00B45723">
        <w:rPr>
          <w:rFonts w:ascii="Helvetica" w:hAnsi="Helvetica" w:cs="Helvetica"/>
          <w:bCs w:val="0"/>
          <w:color w:val="262626"/>
          <w:highlight w:val="yellow"/>
        </w:rPr>
        <w:t>效果</w:t>
      </w:r>
    </w:p>
    <w:p w:rsidR="006E5BB2" w:rsidRDefault="006E5BB2" w:rsidP="006E5BB2">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CCS3</w:t>
      </w:r>
      <w:r>
        <w:rPr>
          <w:rFonts w:ascii="inherit" w:hAnsi="inherit" w:cs="Helvetica"/>
          <w:b w:val="0"/>
          <w:bCs w:val="0"/>
          <w:color w:val="323232"/>
          <w:sz w:val="54"/>
          <w:szCs w:val="54"/>
        </w:rPr>
        <w:t>饼状</w:t>
      </w:r>
      <w:r>
        <w:rPr>
          <w:rFonts w:ascii="inherit" w:hAnsi="inherit" w:cs="Helvetica"/>
          <w:b w:val="0"/>
          <w:bCs w:val="0"/>
          <w:color w:val="323232"/>
          <w:sz w:val="54"/>
          <w:szCs w:val="54"/>
        </w:rPr>
        <w:t>Loading</w:t>
      </w:r>
      <w:r>
        <w:rPr>
          <w:rFonts w:ascii="inherit" w:hAnsi="inherit" w:cs="Helvetica"/>
          <w:b w:val="0"/>
          <w:bCs w:val="0"/>
          <w:color w:val="323232"/>
          <w:sz w:val="54"/>
          <w:szCs w:val="54"/>
        </w:rPr>
        <w:t>效果</w:t>
      </w:r>
    </w:p>
    <w:p w:rsidR="006E5BB2" w:rsidRDefault="006E5BB2" w:rsidP="006E5BB2">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纯</w:t>
      </w:r>
      <w:r>
        <w:rPr>
          <w:rFonts w:ascii="inherit" w:hAnsi="inherit" w:cs="Helvetica"/>
          <w:b w:val="0"/>
          <w:bCs w:val="0"/>
          <w:color w:val="323232"/>
          <w:sz w:val="45"/>
          <w:szCs w:val="45"/>
        </w:rPr>
        <w:t>CSS</w:t>
      </w:r>
      <w:r>
        <w:rPr>
          <w:rFonts w:ascii="inherit" w:hAnsi="inherit" w:cs="Helvetica"/>
          <w:b w:val="0"/>
          <w:bCs w:val="0"/>
          <w:color w:val="323232"/>
          <w:sz w:val="45"/>
          <w:szCs w:val="45"/>
        </w:rPr>
        <w:t>实现圆形</w:t>
      </w:r>
      <w:r>
        <w:rPr>
          <w:rFonts w:ascii="inherit" w:hAnsi="inherit" w:cs="Helvetica"/>
          <w:b w:val="0"/>
          <w:bCs w:val="0"/>
          <w:color w:val="323232"/>
          <w:sz w:val="45"/>
          <w:szCs w:val="45"/>
        </w:rPr>
        <w:t>/</w:t>
      </w:r>
      <w:r>
        <w:rPr>
          <w:rFonts w:ascii="inherit" w:hAnsi="inherit" w:cs="Helvetica"/>
          <w:b w:val="0"/>
          <w:bCs w:val="0"/>
          <w:color w:val="323232"/>
          <w:sz w:val="45"/>
          <w:szCs w:val="45"/>
        </w:rPr>
        <w:t>半圆</w:t>
      </w:r>
      <w:r>
        <w:rPr>
          <w:rFonts w:ascii="inherit" w:hAnsi="inherit" w:cs="Helvetica"/>
          <w:b w:val="0"/>
          <w:bCs w:val="0"/>
          <w:color w:val="323232"/>
          <w:sz w:val="45"/>
          <w:szCs w:val="45"/>
        </w:rPr>
        <w:t>/</w:t>
      </w:r>
      <w:r>
        <w:rPr>
          <w:rFonts w:ascii="inherit" w:hAnsi="inherit" w:cs="Helvetica"/>
          <w:b w:val="0"/>
          <w:bCs w:val="0"/>
          <w:color w:val="323232"/>
          <w:sz w:val="45"/>
          <w:szCs w:val="45"/>
        </w:rPr>
        <w:t>弧形</w:t>
      </w:r>
    </w:p>
    <w:p w:rsidR="006E5BB2" w:rsidRDefault="006E5BB2" w:rsidP="006E5BB2">
      <w:pPr>
        <w:widowControl/>
        <w:numPr>
          <w:ilvl w:val="0"/>
          <w:numId w:val="42"/>
        </w:numPr>
        <w:spacing w:before="100" w:beforeAutospacing="1" w:after="100" w:afterAutospacing="1"/>
        <w:jc w:val="left"/>
        <w:rPr>
          <w:rFonts w:ascii="Helvetica" w:hAnsi="Helvetica" w:cs="Helvetica"/>
          <w:color w:val="323232"/>
          <w:sz w:val="24"/>
          <w:szCs w:val="24"/>
        </w:rPr>
      </w:pPr>
      <w:r>
        <w:rPr>
          <w:rFonts w:ascii="Helvetica" w:hAnsi="Helvetica" w:cs="Helvetica"/>
          <w:color w:val="323232"/>
        </w:rPr>
        <w:t>将</w:t>
      </w:r>
      <w:r>
        <w:rPr>
          <w:rStyle w:val="HTML"/>
          <w:rFonts w:ascii="Consolas" w:hAnsi="Consolas" w:cs="Consolas"/>
          <w:color w:val="C7254E"/>
          <w:sz w:val="18"/>
          <w:szCs w:val="18"/>
          <w:shd w:val="clear" w:color="auto" w:fill="F9F2F4"/>
        </w:rPr>
        <w:t>border-radius</w:t>
      </w:r>
      <w:r>
        <w:rPr>
          <w:rFonts w:ascii="Helvetica" w:hAnsi="Helvetica" w:cs="Helvetica"/>
          <w:color w:val="323232"/>
        </w:rPr>
        <w:t>设置为正方形</w:t>
      </w:r>
      <w:r>
        <w:rPr>
          <w:rFonts w:ascii="Helvetica" w:hAnsi="Helvetica" w:cs="Helvetica"/>
          <w:color w:val="323232"/>
        </w:rPr>
        <w:t>div</w:t>
      </w:r>
      <w:r>
        <w:rPr>
          <w:rFonts w:ascii="Helvetica" w:hAnsi="Helvetica" w:cs="Helvetica"/>
          <w:color w:val="323232"/>
        </w:rPr>
        <w:t>的长度的一半可得到原型或者圆弧。</w:t>
      </w:r>
    </w:p>
    <w:p w:rsidR="006E5BB2" w:rsidRDefault="006E5BB2" w:rsidP="006E5BB2">
      <w:pPr>
        <w:widowControl/>
        <w:numPr>
          <w:ilvl w:val="0"/>
          <w:numId w:val="42"/>
        </w:numPr>
        <w:spacing w:before="100" w:beforeAutospacing="1" w:after="100" w:afterAutospacing="1"/>
        <w:jc w:val="left"/>
        <w:rPr>
          <w:rFonts w:ascii="Helvetica" w:hAnsi="Helvetica" w:cs="Helvetica"/>
          <w:color w:val="323232"/>
        </w:rPr>
      </w:pPr>
      <w:r>
        <w:rPr>
          <w:rFonts w:ascii="Helvetica" w:hAnsi="Helvetica" w:cs="Helvetica"/>
          <w:color w:val="323232"/>
        </w:rPr>
        <w:t>将两个半圆拼凑成一个正圆。</w:t>
      </w:r>
    </w:p>
    <w:p w:rsidR="006E5BB2" w:rsidRDefault="006E5BB2" w:rsidP="006E5BB2">
      <w:pPr>
        <w:widowControl/>
        <w:numPr>
          <w:ilvl w:val="0"/>
          <w:numId w:val="42"/>
        </w:numPr>
        <w:spacing w:before="100" w:beforeAutospacing="1" w:after="100" w:afterAutospacing="1"/>
        <w:jc w:val="left"/>
        <w:rPr>
          <w:rFonts w:ascii="Helvetica" w:hAnsi="Helvetica" w:cs="Helvetica"/>
          <w:color w:val="323232"/>
        </w:rPr>
      </w:pPr>
      <w:r>
        <w:rPr>
          <w:rFonts w:ascii="Helvetica" w:hAnsi="Helvetica" w:cs="Helvetica"/>
          <w:color w:val="323232"/>
        </w:rPr>
        <w:t>设置</w:t>
      </w:r>
      <w:r>
        <w:rPr>
          <w:rStyle w:val="HTML"/>
          <w:rFonts w:ascii="Consolas" w:hAnsi="Consolas" w:cs="Consolas"/>
          <w:color w:val="C7254E"/>
          <w:sz w:val="18"/>
          <w:szCs w:val="18"/>
          <w:shd w:val="clear" w:color="auto" w:fill="F9F2F4"/>
        </w:rPr>
        <w:t>width</w:t>
      </w:r>
      <w:r>
        <w:rPr>
          <w:rFonts w:ascii="Helvetica" w:hAnsi="Helvetica" w:cs="Helvetica"/>
          <w:color w:val="323232"/>
        </w:rPr>
        <w:t>和</w:t>
      </w:r>
      <w:r>
        <w:rPr>
          <w:rStyle w:val="HTML"/>
          <w:rFonts w:ascii="Consolas" w:hAnsi="Consolas" w:cs="Consolas"/>
          <w:color w:val="C7254E"/>
          <w:sz w:val="18"/>
          <w:szCs w:val="18"/>
          <w:shd w:val="clear" w:color="auto" w:fill="F9F2F4"/>
        </w:rPr>
        <w:t>height</w:t>
      </w:r>
      <w:r>
        <w:rPr>
          <w:rFonts w:ascii="Helvetica" w:hAnsi="Helvetica" w:cs="Helvetica"/>
          <w:color w:val="323232"/>
        </w:rPr>
        <w:t>设置为</w:t>
      </w:r>
      <w:r>
        <w:rPr>
          <w:rFonts w:ascii="Helvetica" w:hAnsi="Helvetica" w:cs="Helvetica"/>
          <w:color w:val="323232"/>
        </w:rPr>
        <w:t>0</w:t>
      </w:r>
      <w:r>
        <w:rPr>
          <w:rFonts w:ascii="Helvetica" w:hAnsi="Helvetica" w:cs="Helvetica"/>
          <w:color w:val="323232"/>
        </w:rPr>
        <w:t>，设置</w:t>
      </w:r>
      <w:r>
        <w:rPr>
          <w:rStyle w:val="HTML"/>
          <w:rFonts w:ascii="Consolas" w:hAnsi="Consolas" w:cs="Consolas"/>
          <w:color w:val="C7254E"/>
          <w:sz w:val="18"/>
          <w:szCs w:val="18"/>
          <w:shd w:val="clear" w:color="auto" w:fill="F9F2F4"/>
        </w:rPr>
        <w:t>border-width</w:t>
      </w:r>
      <w:r>
        <w:rPr>
          <w:rFonts w:ascii="Helvetica" w:hAnsi="Helvetica" w:cs="Helvetica"/>
          <w:color w:val="323232"/>
        </w:rPr>
        <w:t>和</w:t>
      </w:r>
      <w:r>
        <w:rPr>
          <w:rStyle w:val="HTML"/>
          <w:rFonts w:ascii="Consolas" w:hAnsi="Consolas" w:cs="Consolas"/>
          <w:color w:val="C7254E"/>
          <w:sz w:val="18"/>
          <w:szCs w:val="18"/>
          <w:shd w:val="clear" w:color="auto" w:fill="F9F2F4"/>
        </w:rPr>
        <w:t>border-radius</w:t>
      </w:r>
      <w:r>
        <w:rPr>
          <w:rFonts w:ascii="Helvetica" w:hAnsi="Helvetica" w:cs="Helvetica"/>
          <w:color w:val="323232"/>
        </w:rPr>
        <w:t>为圆的半径，通过设置每条</w:t>
      </w:r>
      <w:r>
        <w:rPr>
          <w:rFonts w:ascii="Helvetica" w:hAnsi="Helvetica" w:cs="Helvetica"/>
          <w:color w:val="323232"/>
        </w:rPr>
        <w:t>border</w:t>
      </w:r>
      <w:r>
        <w:rPr>
          <w:rFonts w:ascii="Helvetica" w:hAnsi="Helvetica" w:cs="Helvetica"/>
          <w:color w:val="323232"/>
        </w:rPr>
        <w:t>的颜色可以改变每个直角扇形的颜色，同理可以组合形成半圆、</w:t>
      </w:r>
      <w:r>
        <w:rPr>
          <w:rFonts w:ascii="Helvetica" w:hAnsi="Helvetica" w:cs="Helvetica"/>
          <w:color w:val="323232"/>
        </w:rPr>
        <w:t>270°</w:t>
      </w:r>
      <w:r>
        <w:rPr>
          <w:rFonts w:ascii="Helvetica" w:hAnsi="Helvetica" w:cs="Helvetica"/>
          <w:color w:val="323232"/>
        </w:rPr>
        <w:t>扇形。例如为一个</w:t>
      </w:r>
      <w:r>
        <w:rPr>
          <w:rFonts w:ascii="Helvetica" w:hAnsi="Helvetica" w:cs="Helvetica"/>
          <w:color w:val="323232"/>
        </w:rPr>
        <w:t>div</w:t>
      </w:r>
      <w:r>
        <w:rPr>
          <w:rFonts w:ascii="Helvetica" w:hAnsi="Helvetica" w:cs="Helvetica"/>
          <w:color w:val="323232"/>
        </w:rPr>
        <w:t>设置</w:t>
      </w:r>
      <w:r>
        <w:rPr>
          <w:rFonts w:ascii="Helvetica" w:hAnsi="Helvetica" w:cs="Helvetica"/>
          <w:color w:val="323232"/>
        </w:rPr>
        <w:t>css</w:t>
      </w:r>
      <w:r>
        <w:rPr>
          <w:rFonts w:ascii="Helvetica" w:hAnsi="Helvetica" w:cs="Helvetica"/>
          <w:color w:val="323232"/>
        </w:rPr>
        <w:t>样式如下：</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selector-id"/>
          <w:rFonts w:ascii="Consolas" w:hAnsi="Consolas" w:cs="Consolas"/>
          <w:b/>
          <w:bCs/>
          <w:color w:val="990000"/>
        </w:rPr>
        <w:t>#</w:t>
      </w:r>
      <w:proofErr w:type="gramStart"/>
      <w:r>
        <w:rPr>
          <w:rStyle w:val="hljs-selector-id"/>
          <w:rFonts w:ascii="Consolas" w:hAnsi="Consolas" w:cs="Consolas"/>
          <w:b/>
          <w:bCs/>
          <w:color w:val="990000"/>
        </w:rPr>
        <w:t>div</w:t>
      </w:r>
      <w:r>
        <w:rPr>
          <w:rStyle w:val="HTML"/>
          <w:rFonts w:ascii="Consolas" w:hAnsi="Consolas" w:cs="Consolas"/>
          <w:color w:val="333333"/>
        </w:rPr>
        <w:t>{</w:t>
      </w:r>
      <w:proofErr w:type="gramEnd"/>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HTML"/>
          <w:rFonts w:ascii="Consolas" w:hAnsi="Consolas" w:cs="Consolas"/>
          <w:color w:val="333333"/>
        </w:rPr>
        <w:t xml:space="preserve">: </w:t>
      </w:r>
      <w:r>
        <w:rPr>
          <w:rStyle w:val="hljs-number"/>
          <w:rFonts w:ascii="Consolas" w:hAnsi="Consolas" w:cs="Consolas"/>
          <w:color w:val="008080"/>
        </w:rPr>
        <w:t>100px</w:t>
      </w:r>
      <w:r>
        <w:rPr>
          <w:rStyle w:val="HTML"/>
          <w:rFonts w:ascii="Consolas" w:hAnsi="Consolas" w:cs="Consolas"/>
          <w:color w:val="333333"/>
        </w:rPr>
        <w:t xml:space="preserve"> solid;</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HTML"/>
          <w:rFonts w:ascii="Consolas" w:hAnsi="Consolas" w:cs="Consolas"/>
          <w:color w:val="333333"/>
        </w:rPr>
        <w:t xml:space="preserve">: </w:t>
      </w:r>
      <w:r>
        <w:rPr>
          <w:rStyle w:val="hljs-number"/>
          <w:rFonts w:ascii="Consolas" w:hAnsi="Consolas" w:cs="Consolas"/>
          <w:color w:val="008080"/>
        </w:rPr>
        <w:t>100px</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border-top-color</w:t>
      </w:r>
      <w:proofErr w:type="gramEnd"/>
      <w:r>
        <w:rPr>
          <w:rStyle w:val="HTML"/>
          <w:rFonts w:ascii="Consolas" w:hAnsi="Consolas" w:cs="Consolas"/>
          <w:color w:val="333333"/>
        </w:rPr>
        <w:t>: lightgreen;</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border-right-color</w:t>
      </w:r>
      <w:proofErr w:type="gramEnd"/>
      <w:r>
        <w:rPr>
          <w:rStyle w:val="HTML"/>
          <w:rFonts w:ascii="Consolas" w:hAnsi="Consolas" w:cs="Consolas"/>
          <w:color w:val="333333"/>
        </w:rPr>
        <w:t>: deepskyblue;</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attribute"/>
          <w:rFonts w:ascii="Consolas" w:hAnsi="Consolas" w:cs="Consolas"/>
          <w:color w:val="000080"/>
        </w:rPr>
        <w:t>border-bottom-color</w:t>
      </w:r>
      <w:proofErr w:type="gramEnd"/>
      <w:r>
        <w:rPr>
          <w:rStyle w:val="HTML"/>
          <w:rFonts w:ascii="Consolas" w:hAnsi="Consolas" w:cs="Consolas"/>
          <w:color w:val="333333"/>
        </w:rPr>
        <w:t>: dodgerblue;</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border-left-color</w:t>
      </w:r>
      <w:proofErr w:type="gramEnd"/>
      <w:r>
        <w:rPr>
          <w:rStyle w:val="HTML"/>
          <w:rFonts w:ascii="Consolas" w:hAnsi="Consolas" w:cs="Consolas"/>
          <w:color w:val="333333"/>
        </w:rPr>
        <w:t>: royalblue;</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color w:val="323232"/>
        </w:rPr>
        <w:t>则有如下效果：</w:t>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2143125" cy="2105025"/>
            <wp:effectExtent l="0" t="0" r="9525" b="9525"/>
            <wp:docPr id="10" name="图片 1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示意图"/>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3125" cy="2105025"/>
                    </a:xfrm>
                    <a:prstGeom prst="rect">
                      <a:avLst/>
                    </a:prstGeom>
                    <a:noFill/>
                    <a:ln>
                      <a:noFill/>
                    </a:ln>
                  </pic:spPr>
                </pic:pic>
              </a:graphicData>
            </a:graphic>
          </wp:inline>
        </w:drawing>
      </w:r>
    </w:p>
    <w:p w:rsidR="006E5BB2" w:rsidRDefault="006E5BB2" w:rsidP="006E5BB2">
      <w:pPr>
        <w:widowControl/>
        <w:numPr>
          <w:ilvl w:val="0"/>
          <w:numId w:val="43"/>
        </w:numPr>
        <w:spacing w:before="100" w:beforeAutospacing="1" w:after="100" w:afterAutospacing="1"/>
        <w:jc w:val="left"/>
        <w:rPr>
          <w:rFonts w:ascii="Helvetica" w:hAnsi="Helvetica" w:cs="Helvetica"/>
          <w:color w:val="323232"/>
        </w:rPr>
      </w:pPr>
      <w:r>
        <w:rPr>
          <w:rFonts w:ascii="Helvetica" w:hAnsi="Helvetica" w:cs="Helvetica"/>
          <w:color w:val="323232"/>
        </w:rPr>
        <w:t>通过</w:t>
      </w:r>
      <w:r>
        <w:rPr>
          <w:rStyle w:val="HTML"/>
          <w:rFonts w:ascii="Consolas" w:hAnsi="Consolas" w:cs="Consolas"/>
          <w:color w:val="C7254E"/>
          <w:sz w:val="18"/>
          <w:szCs w:val="18"/>
          <w:shd w:val="clear" w:color="auto" w:fill="F9F2F4"/>
        </w:rPr>
        <w:t>clip-path</w:t>
      </w:r>
      <w:r>
        <w:rPr>
          <w:rFonts w:ascii="Helvetica" w:hAnsi="Helvetica" w:cs="Helvetica"/>
          <w:color w:val="323232"/>
        </w:rPr>
        <w:t>可产生圆形、以矩形的四边为直径的半圆、以矩形的四边为弦的弓形。</w:t>
      </w:r>
    </w:p>
    <w:p w:rsidR="006E5BB2" w:rsidRDefault="006E5BB2" w:rsidP="006E5BB2">
      <w:pPr>
        <w:widowControl/>
        <w:numPr>
          <w:ilvl w:val="0"/>
          <w:numId w:val="43"/>
        </w:numPr>
        <w:spacing w:before="100" w:beforeAutospacing="1" w:after="100" w:afterAutospacing="1"/>
        <w:jc w:val="left"/>
        <w:rPr>
          <w:rFonts w:ascii="Helvetica" w:hAnsi="Helvetica" w:cs="Helvetica"/>
          <w:color w:val="323232"/>
        </w:rPr>
      </w:pPr>
      <w:r>
        <w:rPr>
          <w:rFonts w:ascii="Helvetica" w:hAnsi="Helvetica" w:cs="Helvetica"/>
          <w:color w:val="323232"/>
        </w:rPr>
        <w:t>通过设置盒的非对角的</w:t>
      </w:r>
      <w:r>
        <w:rPr>
          <w:rStyle w:val="HTML"/>
          <w:rFonts w:ascii="Consolas" w:hAnsi="Consolas" w:cs="Consolas"/>
          <w:color w:val="C7254E"/>
          <w:sz w:val="18"/>
          <w:szCs w:val="18"/>
          <w:shd w:val="clear" w:color="auto" w:fill="F9F2F4"/>
        </w:rPr>
        <w:t>border-radius</w:t>
      </w:r>
      <w:r>
        <w:rPr>
          <w:rFonts w:ascii="Helvetica" w:hAnsi="Helvetica" w:cs="Helvetica"/>
          <w:color w:val="323232"/>
        </w:rPr>
        <w:t>为所夹边长度的一半，则可得到以矩形的四边为直径的半圆。</w:t>
      </w:r>
    </w:p>
    <w:p w:rsidR="006E5BB2" w:rsidRDefault="006E5BB2" w:rsidP="006E5BB2">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Loading</w:t>
      </w:r>
      <w:r>
        <w:rPr>
          <w:rFonts w:ascii="inherit" w:hAnsi="inherit" w:cs="Helvetica"/>
          <w:b w:val="0"/>
          <w:bCs w:val="0"/>
          <w:color w:val="323232"/>
          <w:sz w:val="45"/>
          <w:szCs w:val="45"/>
        </w:rPr>
        <w:t>效果实现思路</w:t>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color w:val="323232"/>
        </w:rPr>
        <w:t>观察效果图得知，整体效果可以分为两部分，首先是外层的四分之三弧线的旋转，以及内层的较为复杂的旋转。</w:t>
      </w:r>
      <w:r>
        <w:rPr>
          <w:rFonts w:ascii="Helvetica" w:hAnsi="Helvetica" w:cs="Helvetica"/>
          <w:color w:val="323232"/>
        </w:rPr>
        <w:br/>
      </w:r>
      <w:r>
        <w:rPr>
          <w:rFonts w:ascii="Helvetica" w:hAnsi="Helvetica" w:cs="Helvetica"/>
          <w:color w:val="323232"/>
        </w:rPr>
        <w:t>由于弧长为圆周的</w:t>
      </w:r>
      <w:r>
        <w:rPr>
          <w:rFonts w:ascii="Helvetica" w:hAnsi="Helvetica" w:cs="Helvetica"/>
          <w:color w:val="323232"/>
        </w:rPr>
        <w:t>3/4</w:t>
      </w:r>
      <w:r>
        <w:rPr>
          <w:rFonts w:ascii="Helvetica" w:hAnsi="Helvetica" w:cs="Helvetica"/>
          <w:color w:val="323232"/>
        </w:rPr>
        <w:t>，则可采用前部分所述的第一种方法，设置某条边的</w:t>
      </w:r>
      <w:r>
        <w:rPr>
          <w:rStyle w:val="HTML"/>
          <w:rFonts w:ascii="Consolas" w:hAnsi="Consolas" w:cs="Consolas"/>
          <w:color w:val="C7254E"/>
          <w:sz w:val="18"/>
          <w:szCs w:val="18"/>
          <w:shd w:val="clear" w:color="auto" w:fill="F9F2F4"/>
        </w:rPr>
        <w:t>border-color</w:t>
      </w:r>
      <w:r>
        <w:rPr>
          <w:rFonts w:ascii="Helvetica" w:hAnsi="Helvetica" w:cs="Helvetica"/>
          <w:color w:val="323232"/>
        </w:rPr>
        <w:t>为</w:t>
      </w:r>
      <w:r>
        <w:rPr>
          <w:rStyle w:val="HTML"/>
          <w:rFonts w:ascii="Consolas" w:hAnsi="Consolas" w:cs="Consolas"/>
          <w:color w:val="C7254E"/>
          <w:sz w:val="18"/>
          <w:szCs w:val="18"/>
          <w:shd w:val="clear" w:color="auto" w:fill="F9F2F4"/>
        </w:rPr>
        <w:t>transparent</w:t>
      </w:r>
      <w:r>
        <w:rPr>
          <w:rFonts w:ascii="Helvetica" w:hAnsi="Helvetica" w:cs="Helvetica"/>
          <w:color w:val="323232"/>
        </w:rPr>
        <w:t>即可。旋转则使用</w:t>
      </w:r>
      <w:r>
        <w:rPr>
          <w:rFonts w:ascii="Helvetica" w:hAnsi="Helvetica" w:cs="Helvetica"/>
          <w:color w:val="323232"/>
        </w:rPr>
        <w:t>CSS3 Animation</w:t>
      </w:r>
      <w:r>
        <w:rPr>
          <w:rFonts w:ascii="Helvetica" w:hAnsi="Helvetica" w:cs="Helvetica"/>
          <w:color w:val="323232"/>
        </w:rPr>
        <w:t>配合</w:t>
      </w:r>
      <w:r>
        <w:rPr>
          <w:rStyle w:val="HTML"/>
          <w:rFonts w:ascii="Consolas" w:hAnsi="Consolas" w:cs="Consolas"/>
          <w:color w:val="C7254E"/>
          <w:sz w:val="18"/>
          <w:szCs w:val="18"/>
          <w:shd w:val="clear" w:color="auto" w:fill="F9F2F4"/>
        </w:rPr>
        <w:t>transform</w:t>
      </w:r>
      <w:r>
        <w:rPr>
          <w:rFonts w:ascii="Helvetica" w:hAnsi="Helvetica" w:cs="Helvetica"/>
          <w:color w:val="323232"/>
        </w:rPr>
        <w:t>即可。</w:t>
      </w:r>
      <w:r>
        <w:rPr>
          <w:rFonts w:ascii="Helvetica" w:hAnsi="Helvetica" w:cs="Helvetica"/>
          <w:color w:val="323232"/>
        </w:rPr>
        <w:br/>
      </w:r>
      <w:r>
        <w:rPr>
          <w:rFonts w:ascii="Helvetica" w:hAnsi="Helvetica" w:cs="Helvetica"/>
          <w:color w:val="323232"/>
        </w:rPr>
        <w:t>内层较为复杂的旋转可以分为两层效果来实现，</w:t>
      </w:r>
      <w:proofErr w:type="gramStart"/>
      <w:r>
        <w:rPr>
          <w:rFonts w:ascii="Helvetica" w:hAnsi="Helvetica" w:cs="Helvetica"/>
          <w:color w:val="323232"/>
        </w:rPr>
        <w:t>最</w:t>
      </w:r>
      <w:proofErr w:type="gramEnd"/>
      <w:r>
        <w:rPr>
          <w:rFonts w:ascii="Helvetica" w:hAnsi="Helvetica" w:cs="Helvetica"/>
          <w:color w:val="323232"/>
        </w:rPr>
        <w:t>底层为一个如图所示的正圆：</w:t>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drawing>
          <wp:inline distT="0" distB="0" distL="0" distR="0">
            <wp:extent cx="1314450" cy="1457325"/>
            <wp:effectExtent l="0" t="0" r="0" b="9525"/>
            <wp:docPr id="9" name="图片 9" descr="https://raw.githubusercontent.com/Minxine-Yao/IFE-2017/master/img/half_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aw.githubusercontent.com/Minxine-Yao/IFE-2017/master/img/half_roun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0" cy="1457325"/>
                    </a:xfrm>
                    <a:prstGeom prst="rect">
                      <a:avLst/>
                    </a:prstGeom>
                    <a:noFill/>
                    <a:ln>
                      <a:noFill/>
                    </a:ln>
                  </pic:spPr>
                </pic:pic>
              </a:graphicData>
            </a:graphic>
          </wp:inline>
        </w:drawing>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color w:val="323232"/>
        </w:rPr>
        <w:t>在其上有两个颜色各异的半圆在进行如图所示的旋转（单个周期）：</w:t>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noProof/>
          <w:color w:val="323232"/>
        </w:rPr>
        <w:lastRenderedPageBreak/>
        <w:drawing>
          <wp:inline distT="0" distB="0" distL="0" distR="0">
            <wp:extent cx="2800350" cy="2133600"/>
            <wp:effectExtent l="0" t="0" r="0" b="0"/>
            <wp:docPr id="8" name="图片 8" descr="https://raw.githubusercontent.com/Minxine-Yao/IFE-2017/master/img/half_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raw.githubusercontent.com/Minxine-Yao/IFE-2017/master/img/half_LR.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0350" cy="2133600"/>
                    </a:xfrm>
                    <a:prstGeom prst="rect">
                      <a:avLst/>
                    </a:prstGeom>
                    <a:noFill/>
                    <a:ln>
                      <a:noFill/>
                    </a:ln>
                  </pic:spPr>
                </pic:pic>
              </a:graphicData>
            </a:graphic>
          </wp:inline>
        </w:drawing>
      </w:r>
    </w:p>
    <w:p w:rsidR="006E5BB2" w:rsidRDefault="006E5BB2" w:rsidP="006E5BB2">
      <w:pPr>
        <w:pStyle w:val="a3"/>
        <w:wordWrap w:val="0"/>
        <w:spacing w:before="0" w:beforeAutospacing="0" w:after="150" w:afterAutospacing="0"/>
        <w:rPr>
          <w:rFonts w:ascii="Helvetica" w:hAnsi="Helvetica" w:cs="Helvetica"/>
          <w:color w:val="323232"/>
        </w:rPr>
      </w:pPr>
      <w:r>
        <w:rPr>
          <w:rFonts w:ascii="Helvetica" w:hAnsi="Helvetica" w:cs="Helvetica"/>
          <w:color w:val="323232"/>
        </w:rPr>
        <w:t>即可实现示意图中的效果。</w:t>
      </w:r>
    </w:p>
    <w:p w:rsidR="006E5BB2" w:rsidRDefault="006E5BB2" w:rsidP="006E5BB2">
      <w:pPr>
        <w:widowControl/>
        <w:numPr>
          <w:ilvl w:val="0"/>
          <w:numId w:val="44"/>
        </w:numPr>
        <w:spacing w:before="100" w:beforeAutospacing="1" w:after="100" w:afterAutospacing="1"/>
        <w:jc w:val="left"/>
        <w:rPr>
          <w:rFonts w:ascii="Helvetica" w:hAnsi="Helvetica" w:cs="Helvetica"/>
          <w:color w:val="323232"/>
        </w:rPr>
      </w:pPr>
      <w:r>
        <w:rPr>
          <w:rFonts w:ascii="Helvetica" w:hAnsi="Helvetica" w:cs="Helvetica"/>
          <w:color w:val="323232"/>
        </w:rPr>
        <w:t>bug</w:t>
      </w:r>
      <w:r>
        <w:rPr>
          <w:rFonts w:ascii="Helvetica" w:hAnsi="Helvetica" w:cs="Helvetica"/>
          <w:color w:val="323232"/>
        </w:rPr>
        <w:t>：在竖直方向上浅色半圆和底部完整的圆形会有一条</w:t>
      </w:r>
      <w:r>
        <w:rPr>
          <w:rFonts w:ascii="Helvetica" w:hAnsi="Helvetica" w:cs="Helvetica"/>
          <w:color w:val="323232"/>
        </w:rPr>
        <w:t>1px</w:t>
      </w:r>
      <w:r>
        <w:rPr>
          <w:rFonts w:ascii="Helvetica" w:hAnsi="Helvetica" w:cs="Helvetica"/>
          <w:color w:val="323232"/>
        </w:rPr>
        <w:t>的偏差无法调整，初步估计其中涉及到</w:t>
      </w:r>
      <w:r>
        <w:rPr>
          <w:rFonts w:ascii="Helvetica" w:hAnsi="Helvetica" w:cs="Helvetica"/>
          <w:color w:val="323232"/>
        </w:rPr>
        <w:t>border</w:t>
      </w:r>
      <w:r>
        <w:rPr>
          <w:rFonts w:ascii="Helvetica" w:hAnsi="Helvetica" w:cs="Helvetica"/>
          <w:color w:val="323232"/>
        </w:rPr>
        <w:t>的渲染机制，</w:t>
      </w:r>
      <w:proofErr w:type="gramStart"/>
      <w:r>
        <w:rPr>
          <w:rFonts w:ascii="Helvetica" w:hAnsi="Helvetica" w:cs="Helvetica"/>
          <w:color w:val="323232"/>
        </w:rPr>
        <w:t>若关于</w:t>
      </w:r>
      <w:proofErr w:type="gramEnd"/>
      <w:r>
        <w:rPr>
          <w:rFonts w:ascii="Helvetica" w:hAnsi="Helvetica" w:cs="Helvetica"/>
          <w:color w:val="323232"/>
        </w:rPr>
        <w:t>此有任何建议，请不吝赐教。</w:t>
      </w:r>
    </w:p>
    <w:p w:rsidR="006E5BB2" w:rsidRDefault="006E5BB2" w:rsidP="006E5BB2">
      <w:pPr>
        <w:widowControl/>
        <w:numPr>
          <w:ilvl w:val="0"/>
          <w:numId w:val="44"/>
        </w:numPr>
        <w:spacing w:before="100" w:beforeAutospacing="1" w:after="100" w:afterAutospacing="1"/>
        <w:jc w:val="left"/>
        <w:rPr>
          <w:rFonts w:ascii="Helvetica" w:hAnsi="Helvetica" w:cs="Helvetica"/>
          <w:color w:val="323232"/>
        </w:rPr>
      </w:pPr>
      <w:r>
        <w:rPr>
          <w:rFonts w:ascii="Helvetica" w:hAnsi="Helvetica" w:cs="Helvetica"/>
          <w:color w:val="323232"/>
        </w:rPr>
        <w:t>DEMO</w:t>
      </w:r>
      <w:r>
        <w:rPr>
          <w:rFonts w:ascii="Helvetica" w:hAnsi="Helvetica" w:cs="Helvetica"/>
          <w:color w:val="323232"/>
        </w:rPr>
        <w:t>页：</w:t>
      </w:r>
      <w:hyperlink r:id="rId59" w:history="1">
        <w:r>
          <w:rPr>
            <w:rStyle w:val="a4"/>
            <w:rFonts w:ascii="Helvetica" w:hAnsi="Helvetica" w:cs="Helvetica"/>
            <w:color w:val="38BA72"/>
          </w:rPr>
          <w:t>http://codepen.io/XXXXat/pen/dvPVeR</w:t>
        </w:r>
      </w:hyperlink>
    </w:p>
    <w:p w:rsidR="006E5BB2" w:rsidRDefault="006E5BB2" w:rsidP="006E5BB2">
      <w:pPr>
        <w:widowControl/>
        <w:numPr>
          <w:ilvl w:val="0"/>
          <w:numId w:val="44"/>
        </w:numPr>
        <w:spacing w:before="100" w:beforeAutospacing="1" w:after="100" w:afterAutospacing="1"/>
        <w:jc w:val="left"/>
        <w:rPr>
          <w:rFonts w:ascii="Helvetica" w:hAnsi="Helvetica" w:cs="Helvetica"/>
          <w:color w:val="323232"/>
        </w:rPr>
      </w:pPr>
      <w:r>
        <w:rPr>
          <w:rFonts w:ascii="Helvetica" w:hAnsi="Helvetica" w:cs="Helvetica"/>
          <w:color w:val="323232"/>
        </w:rPr>
        <w:t>Github</w:t>
      </w:r>
      <w:r>
        <w:rPr>
          <w:rFonts w:ascii="Helvetica" w:hAnsi="Helvetica" w:cs="Helvetica"/>
          <w:color w:val="323232"/>
        </w:rPr>
        <w:t>：</w:t>
      </w:r>
      <w:hyperlink r:id="rId60" w:history="1">
        <w:r>
          <w:rPr>
            <w:rStyle w:val="a4"/>
            <w:rFonts w:ascii="Helvetica" w:hAnsi="Helvetica" w:cs="Helvetica"/>
            <w:color w:val="38BA72"/>
          </w:rPr>
          <w:t>https://github.com/Minxine-Yao/IFE-2017</w:t>
        </w:r>
      </w:hyperlink>
    </w:p>
    <w:p w:rsidR="006E5BB2" w:rsidRDefault="006E5BB2" w:rsidP="006E5BB2">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19</w:t>
      </w:r>
    </w:p>
    <w:p w:rsidR="00B45723" w:rsidRDefault="00B45723"/>
    <w:p w:rsidR="006E5BB2" w:rsidRDefault="006E5BB2" w:rsidP="006E5BB2">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实现</w:t>
      </w:r>
      <w:r>
        <w:rPr>
          <w:rFonts w:ascii="Helvetica" w:hAnsi="Helvetica" w:cs="Helvetica"/>
          <w:b w:val="0"/>
          <w:bCs w:val="0"/>
          <w:color w:val="323232"/>
          <w:sz w:val="54"/>
          <w:szCs w:val="54"/>
        </w:rPr>
        <w:t>3 / 4</w:t>
      </w:r>
      <w:r>
        <w:rPr>
          <w:rFonts w:ascii="Helvetica" w:hAnsi="Helvetica" w:cs="Helvetica"/>
          <w:b w:val="0"/>
          <w:bCs w:val="0"/>
          <w:color w:val="323232"/>
          <w:sz w:val="54"/>
          <w:szCs w:val="54"/>
        </w:rPr>
        <w:t>圆环</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我们假设要创建的圆环节点的半径为</w:t>
      </w:r>
      <w:r>
        <w:rPr>
          <w:rFonts w:ascii="Helvetica" w:hAnsi="Helvetica" w:cs="Helvetica"/>
          <w:color w:val="323232"/>
          <w:sz w:val="18"/>
          <w:szCs w:val="18"/>
        </w:rPr>
        <w:t>R</w:t>
      </w:r>
      <w:r>
        <w:rPr>
          <w:rFonts w:ascii="Helvetica" w:hAnsi="Helvetica" w:cs="Helvetica"/>
          <w:color w:val="323232"/>
          <w:sz w:val="18"/>
          <w:szCs w:val="18"/>
        </w:rPr>
        <w:t>，首先是将</w:t>
      </w:r>
      <w:r>
        <w:rPr>
          <w:rFonts w:ascii="Helvetica" w:hAnsi="Helvetica" w:cs="Helvetica"/>
          <w:color w:val="323232"/>
          <w:sz w:val="18"/>
          <w:szCs w:val="18"/>
        </w:rPr>
        <w:t>div</w:t>
      </w:r>
      <w:r>
        <w:rPr>
          <w:rFonts w:ascii="Helvetica" w:hAnsi="Helvetica" w:cs="Helvetica"/>
          <w:color w:val="323232"/>
          <w:sz w:val="18"/>
          <w:szCs w:val="18"/>
        </w:rPr>
        <w:t>变成圆环。</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HTML"/>
          <w:rFonts w:ascii="Consolas" w:hAnsi="Consolas" w:cs="Consolas"/>
          <w:color w:val="333333"/>
        </w:rPr>
        <w:t xml:space="preserve">: solid color </w:t>
      </w:r>
      <w:r>
        <w:rPr>
          <w:rStyle w:val="hljs-number"/>
          <w:rFonts w:ascii="Consolas" w:hAnsi="Consolas" w:cs="Consolas"/>
          <w:color w:val="008080"/>
        </w:rPr>
        <w:t>2px</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HTML"/>
          <w:rFonts w:ascii="Consolas" w:hAnsi="Consolas" w:cs="Consolas"/>
          <w:color w:val="333333"/>
        </w:rPr>
        <w:t xml:space="preserve">: R / </w:t>
      </w:r>
      <w:r>
        <w:rPr>
          <w:rStyle w:val="hljs-number"/>
          <w:rFonts w:ascii="Consolas" w:hAnsi="Consolas" w:cs="Consolas"/>
          <w:color w:val="008080"/>
        </w:rPr>
        <w:t>2</w:t>
      </w:r>
      <w:r>
        <w:rPr>
          <w:rStyle w:val="HTML"/>
          <w:rFonts w:ascii="Consolas" w:hAnsi="Consolas" w:cs="Consolas"/>
          <w:color w:val="333333"/>
        </w:rPr>
        <w:t xml:space="preserve"> px;</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接下来我们将圆环设为</w:t>
      </w:r>
      <w:r>
        <w:rPr>
          <w:rFonts w:ascii="Helvetica" w:hAnsi="Helvetica" w:cs="Helvetica"/>
          <w:color w:val="323232"/>
          <w:sz w:val="18"/>
          <w:szCs w:val="18"/>
        </w:rPr>
        <w:t>3 / 4</w:t>
      </w:r>
      <w:r>
        <w:rPr>
          <w:rFonts w:ascii="Helvetica" w:hAnsi="Helvetica" w:cs="Helvetica"/>
          <w:color w:val="323232"/>
          <w:sz w:val="18"/>
          <w:szCs w:val="18"/>
        </w:rPr>
        <w:t>圆环。想想一个</w:t>
      </w:r>
      <w:r>
        <w:rPr>
          <w:rFonts w:ascii="Helvetica" w:hAnsi="Helvetica" w:cs="Helvetica"/>
          <w:color w:val="323232"/>
          <w:sz w:val="18"/>
          <w:szCs w:val="18"/>
        </w:rPr>
        <w:t>div</w:t>
      </w:r>
      <w:r>
        <w:rPr>
          <w:rFonts w:ascii="Helvetica" w:hAnsi="Helvetica" w:cs="Helvetica"/>
          <w:color w:val="323232"/>
          <w:sz w:val="18"/>
          <w:szCs w:val="18"/>
        </w:rPr>
        <w:t>节点，如果我们只为其设置</w:t>
      </w:r>
      <w:r>
        <w:rPr>
          <w:rFonts w:ascii="Helvetica" w:hAnsi="Helvetica" w:cs="Helvetica"/>
          <w:color w:val="323232"/>
          <w:sz w:val="18"/>
          <w:szCs w:val="18"/>
        </w:rPr>
        <w:t>3</w:t>
      </w:r>
      <w:r>
        <w:rPr>
          <w:rFonts w:ascii="Helvetica" w:hAnsi="Helvetica" w:cs="Helvetica"/>
          <w:color w:val="323232"/>
          <w:sz w:val="18"/>
          <w:szCs w:val="18"/>
        </w:rPr>
        <w:t>边的</w:t>
      </w:r>
      <w:r>
        <w:rPr>
          <w:rFonts w:ascii="Helvetica" w:hAnsi="Helvetica" w:cs="Helvetica"/>
          <w:color w:val="323232"/>
          <w:sz w:val="18"/>
          <w:szCs w:val="18"/>
        </w:rPr>
        <w:t>border</w:t>
      </w:r>
      <w:r>
        <w:rPr>
          <w:rFonts w:ascii="Helvetica" w:hAnsi="Helvetica" w:cs="Helvetica"/>
          <w:color w:val="323232"/>
          <w:sz w:val="18"/>
          <w:szCs w:val="18"/>
        </w:rPr>
        <w:t>，那么不就是</w:t>
      </w:r>
      <w:r>
        <w:rPr>
          <w:rFonts w:ascii="Helvetica" w:hAnsi="Helvetica" w:cs="Helvetica"/>
          <w:color w:val="323232"/>
          <w:sz w:val="18"/>
          <w:szCs w:val="18"/>
        </w:rPr>
        <w:t>3 / 4</w:t>
      </w:r>
      <w:proofErr w:type="gramStart"/>
      <w:r>
        <w:rPr>
          <w:rFonts w:ascii="Helvetica" w:hAnsi="Helvetica" w:cs="Helvetica"/>
          <w:color w:val="323232"/>
          <w:sz w:val="18"/>
          <w:szCs w:val="18"/>
        </w:rPr>
        <w:t>矩形环吗</w:t>
      </w:r>
      <w:proofErr w:type="gramEnd"/>
      <w:r>
        <w:rPr>
          <w:rFonts w:ascii="Helvetica" w:hAnsi="Helvetica" w:cs="Helvetica"/>
          <w:color w:val="323232"/>
          <w:sz w:val="18"/>
          <w:szCs w:val="18"/>
        </w:rPr>
        <w:t>，那么圆环呢？试一下。</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w:t>
      </w:r>
      <w:proofErr w:type="gramEnd"/>
      <w:r>
        <w:rPr>
          <w:rStyle w:val="HTML"/>
          <w:rFonts w:ascii="Consolas" w:hAnsi="Consolas" w:cs="Consolas"/>
          <w:color w:val="333333"/>
        </w:rPr>
        <w:t xml:space="preserve">: solid color </w:t>
      </w:r>
      <w:r>
        <w:rPr>
          <w:rStyle w:val="hljs-number"/>
          <w:rFonts w:ascii="Consolas" w:hAnsi="Consolas" w:cs="Consolas"/>
          <w:color w:val="008080"/>
        </w:rPr>
        <w:t>2px</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HTML"/>
          <w:rFonts w:ascii="Consolas" w:hAnsi="Consolas" w:cs="Consolas"/>
          <w:color w:val="333333"/>
        </w:rPr>
        <w:t xml:space="preserve">: R / </w:t>
      </w:r>
      <w:r>
        <w:rPr>
          <w:rStyle w:val="hljs-number"/>
          <w:rFonts w:ascii="Consolas" w:hAnsi="Consolas" w:cs="Consolas"/>
          <w:color w:val="008080"/>
        </w:rPr>
        <w:t>2</w:t>
      </w:r>
      <w:r>
        <w:rPr>
          <w:rStyle w:val="HTML"/>
          <w:rFonts w:ascii="Consolas" w:hAnsi="Consolas" w:cs="Consolas"/>
          <w:color w:val="333333"/>
        </w:rPr>
        <w:t xml:space="preserve"> px;</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border-top-color</w:t>
      </w:r>
      <w:proofErr w:type="gramEnd"/>
      <w:r>
        <w:rPr>
          <w:rStyle w:val="HTML"/>
          <w:rFonts w:ascii="Consolas" w:hAnsi="Consolas" w:cs="Consolas"/>
          <w:color w:val="333333"/>
        </w:rPr>
        <w:t>: transparent;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果然和我们想的一样，这下圆环就完成了。</w:t>
      </w:r>
    </w:p>
    <w:p w:rsidR="006E5BB2" w:rsidRDefault="006E5BB2" w:rsidP="006E5BB2">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实现圆饼</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先来看看效果图，先是从一个红的圆逐渐变为粉色的圆，然后是从粉丝的圆变成了红色的圆，以此循环下去</w:t>
      </w:r>
      <w:r>
        <w:rPr>
          <w:rFonts w:ascii="Helvetica" w:hAnsi="Helvetica" w:cs="Helvetica"/>
          <w:color w:val="323232"/>
          <w:sz w:val="18"/>
          <w:szCs w:val="18"/>
        </w:rPr>
        <w:t>......</w:t>
      </w:r>
      <w:r>
        <w:rPr>
          <w:rFonts w:ascii="Helvetica" w:hAnsi="Helvetica" w:cs="Helvetica"/>
          <w:color w:val="323232"/>
          <w:sz w:val="18"/>
          <w:szCs w:val="18"/>
        </w:rPr>
        <w:t>该怎么实现？这里我们创建两个半圆分别为红色和粉丝，和一个整</w:t>
      </w:r>
      <w:proofErr w:type="gramStart"/>
      <w:r>
        <w:rPr>
          <w:rFonts w:ascii="Helvetica" w:hAnsi="Helvetica" w:cs="Helvetica"/>
          <w:color w:val="323232"/>
          <w:sz w:val="18"/>
          <w:szCs w:val="18"/>
        </w:rPr>
        <w:t>圆一半</w:t>
      </w:r>
      <w:proofErr w:type="gramEnd"/>
      <w:r>
        <w:rPr>
          <w:rFonts w:ascii="Helvetica" w:hAnsi="Helvetica" w:cs="Helvetica"/>
          <w:color w:val="323232"/>
          <w:sz w:val="18"/>
          <w:szCs w:val="18"/>
        </w:rPr>
        <w:t>红色一半粉色，接下来画圆。</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100px</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100px</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border-radius</w:t>
      </w:r>
      <w:proofErr w:type="gramEnd"/>
      <w:r>
        <w:rPr>
          <w:rStyle w:val="HTML"/>
          <w:rFonts w:ascii="Consolas" w:hAnsi="Consolas" w:cs="Consolas"/>
          <w:color w:val="333333"/>
        </w:rPr>
        <w:t xml:space="preserve">: </w:t>
      </w:r>
      <w:r>
        <w:rPr>
          <w:rStyle w:val="hljs-number"/>
          <w:rFonts w:ascii="Consolas" w:hAnsi="Consolas" w:cs="Consolas"/>
          <w:color w:val="008080"/>
        </w:rPr>
        <w:t>50px</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background-color</w:t>
      </w:r>
      <w:proofErr w:type="gramEnd"/>
      <w:r>
        <w:rPr>
          <w:rStyle w:val="HTML"/>
          <w:rFonts w:ascii="Consolas" w:hAnsi="Consolas" w:cs="Consolas"/>
          <w:color w:val="333333"/>
        </w:rPr>
        <w:t>: color;</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等等，这是一个整圆，怎么变成半圆？或者说把半边的颜色去掉？这里我们这么写，我们不设置</w:t>
      </w:r>
      <w:r>
        <w:rPr>
          <w:rFonts w:ascii="Helvetica" w:hAnsi="Helvetica" w:cs="Helvetica"/>
          <w:color w:val="323232"/>
          <w:sz w:val="18"/>
          <w:szCs w:val="18"/>
        </w:rPr>
        <w:t>div</w:t>
      </w:r>
      <w:r>
        <w:rPr>
          <w:rFonts w:ascii="Helvetica" w:hAnsi="Helvetica" w:cs="Helvetica"/>
          <w:color w:val="323232"/>
          <w:sz w:val="18"/>
          <w:szCs w:val="18"/>
        </w:rPr>
        <w:t>的宽和高，我们用</w:t>
      </w:r>
      <w:r>
        <w:rPr>
          <w:rFonts w:ascii="Helvetica" w:hAnsi="Helvetica" w:cs="Helvetica"/>
          <w:color w:val="323232"/>
          <w:sz w:val="18"/>
          <w:szCs w:val="18"/>
        </w:rPr>
        <w:t xml:space="preserve"> border</w:t>
      </w:r>
      <w:r>
        <w:rPr>
          <w:rFonts w:ascii="Helvetica" w:hAnsi="Helvetica" w:cs="Helvetica"/>
          <w:color w:val="323232"/>
          <w:sz w:val="18"/>
          <w:szCs w:val="18"/>
        </w:rPr>
        <w:t>来填充圆（毕竟我们</w:t>
      </w:r>
      <w:r>
        <w:rPr>
          <w:rFonts w:ascii="Helvetica" w:hAnsi="Helvetica" w:cs="Helvetica"/>
          <w:color w:val="323232"/>
          <w:sz w:val="18"/>
          <w:szCs w:val="18"/>
        </w:rPr>
        <w:t>css</w:t>
      </w:r>
      <w:r>
        <w:rPr>
          <w:rFonts w:ascii="Helvetica" w:hAnsi="Helvetica" w:cs="Helvetica"/>
          <w:color w:val="323232"/>
          <w:sz w:val="18"/>
          <w:szCs w:val="18"/>
        </w:rPr>
        <w:t>也就</w:t>
      </w:r>
      <w:r>
        <w:rPr>
          <w:rFonts w:ascii="Helvetica" w:hAnsi="Helvetica" w:cs="Helvetica"/>
          <w:color w:val="323232"/>
          <w:sz w:val="18"/>
          <w:szCs w:val="18"/>
        </w:rPr>
        <w:t>border</w:t>
      </w:r>
      <w:r>
        <w:rPr>
          <w:rFonts w:ascii="Helvetica" w:hAnsi="Helvetica" w:cs="Helvetica"/>
          <w:color w:val="323232"/>
          <w:sz w:val="18"/>
          <w:szCs w:val="18"/>
        </w:rPr>
        <w:t>这些分为</w:t>
      </w:r>
      <w:r>
        <w:rPr>
          <w:rFonts w:ascii="Helvetica" w:hAnsi="Helvetica" w:cs="Helvetica"/>
          <w:color w:val="323232"/>
          <w:sz w:val="18"/>
          <w:szCs w:val="18"/>
        </w:rPr>
        <w:t>border-left, border-right.....</w:t>
      </w:r>
      <w:r>
        <w:rPr>
          <w:rFonts w:ascii="Helvetica" w:hAnsi="Helvetica" w:cs="Helvetica"/>
          <w:color w:val="323232"/>
          <w:sz w:val="18"/>
          <w:szCs w:val="18"/>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height</w:t>
      </w:r>
      <w:proofErr w:type="gramEnd"/>
      <w:r>
        <w:rPr>
          <w:rStyle w:val="HTML"/>
          <w:rFonts w:ascii="Consolas" w:hAnsi="Consolas" w:cs="Consolas"/>
          <w:color w:val="333333"/>
        </w:rPr>
        <w:t xml:space="preserve">: </w:t>
      </w:r>
      <w:r>
        <w:rPr>
          <w:rStyle w:val="hljs-number"/>
          <w:rFonts w:ascii="Consolas" w:hAnsi="Consolas" w:cs="Consolas"/>
          <w:color w:val="008080"/>
        </w:rPr>
        <w:t>0</w:t>
      </w:r>
      <w:r>
        <w:rPr>
          <w:rStyle w:val="HTML"/>
          <w:rFonts w:ascii="Consolas" w:hAnsi="Consolas" w:cs="Consolas"/>
          <w:color w:val="333333"/>
        </w:rPr>
        <w: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attribute"/>
          <w:rFonts w:ascii="Consolas" w:hAnsi="Consolas" w:cs="Consolas"/>
          <w:color w:val="000080"/>
        </w:rPr>
        <w:t>border</w:t>
      </w:r>
      <w:r>
        <w:rPr>
          <w:rStyle w:val="HTML"/>
          <w:rFonts w:ascii="Consolas" w:hAnsi="Consolas" w:cs="Consolas"/>
          <w:color w:val="333333"/>
        </w:rPr>
        <w:t xml:space="preserve">: solid color </w:t>
      </w:r>
      <w:r>
        <w:rPr>
          <w:rStyle w:val="hljs-number"/>
          <w:rFonts w:ascii="Consolas" w:hAnsi="Consolas" w:cs="Consolas"/>
          <w:color w:val="008080"/>
        </w:rPr>
        <w:t>50px</w:t>
      </w:r>
      <w:r>
        <w:rPr>
          <w:rStyle w:val="HTML"/>
          <w:rFonts w:ascii="Consolas" w:hAnsi="Consolas" w:cs="Consolas"/>
          <w:color w:val="333333"/>
        </w:rPr>
        <w:t xml:space="preserve">  </w:t>
      </w:r>
      <w:r>
        <w:rPr>
          <w:rStyle w:val="hljs-comment"/>
          <w:rFonts w:ascii="Consolas" w:hAnsi="Consolas" w:cs="Consolas"/>
          <w:i/>
          <w:iCs/>
          <w:color w:val="999988"/>
        </w:rPr>
        <w:t xml:space="preserve">/* </w:t>
      </w:r>
      <w:r>
        <w:rPr>
          <w:rStyle w:val="hljs-comment"/>
          <w:rFonts w:ascii="Consolas" w:hAnsi="Consolas" w:cs="Consolas"/>
          <w:i/>
          <w:iCs/>
          <w:color w:val="999988"/>
        </w:rPr>
        <w:t>这里的</w:t>
      </w:r>
      <w:r>
        <w:rPr>
          <w:rStyle w:val="hljs-comment"/>
          <w:rFonts w:ascii="Consolas" w:hAnsi="Consolas" w:cs="Consolas"/>
          <w:i/>
          <w:iCs/>
          <w:color w:val="999988"/>
        </w:rPr>
        <w:t>50</w:t>
      </w:r>
      <w:r>
        <w:rPr>
          <w:rStyle w:val="hljs-comment"/>
          <w:rFonts w:ascii="Consolas" w:hAnsi="Consolas" w:cs="Consolas"/>
          <w:i/>
          <w:iCs/>
          <w:color w:val="999988"/>
        </w:rPr>
        <w:t>就是我们半圆的半径了</w:t>
      </w:r>
      <w:r>
        <w:rPr>
          <w:rStyle w:val="hljs-comment"/>
          <w:rFonts w:ascii="Consolas" w:hAnsi="Consolas" w:cs="Consolas"/>
          <w:i/>
          <w:iCs/>
          <w:color w:val="999988"/>
        </w:rPr>
        <w:t xml:space="preserve"> */</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border-top-color</w:t>
      </w:r>
      <w:proofErr w:type="gramEnd"/>
      <w:r>
        <w:rPr>
          <w:rStyle w:val="HTML"/>
          <w:rFonts w:ascii="Consolas" w:hAnsi="Consolas" w:cs="Consolas"/>
          <w:color w:val="333333"/>
        </w:rPr>
        <w:t>: transparent;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border-left-color</w:t>
      </w:r>
      <w:proofErr w:type="gramEnd"/>
      <w:r>
        <w:rPr>
          <w:rStyle w:val="HTML"/>
          <w:rFonts w:ascii="Consolas" w:hAnsi="Consolas" w:cs="Consolas"/>
          <w:color w:val="333333"/>
        </w:rPr>
        <w:t>: transparent;</w:t>
      </w:r>
    </w:p>
    <w:p w:rsidR="006E5BB2" w:rsidRDefault="006E5BB2" w:rsidP="006E5BB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好了两个半圆画完了，接下来的整圆也同理，只需要一遍的</w:t>
      </w:r>
      <w:r>
        <w:rPr>
          <w:rFonts w:ascii="Helvetica" w:hAnsi="Helvetica" w:cs="Helvetica"/>
          <w:color w:val="323232"/>
          <w:sz w:val="18"/>
          <w:szCs w:val="18"/>
        </w:rPr>
        <w:t>border</w:t>
      </w:r>
      <w:r>
        <w:rPr>
          <w:rFonts w:ascii="Helvetica" w:hAnsi="Helvetica" w:cs="Helvetica"/>
          <w:color w:val="323232"/>
          <w:sz w:val="18"/>
          <w:szCs w:val="18"/>
        </w:rPr>
        <w:t>为红另一边的</w:t>
      </w:r>
      <w:r>
        <w:rPr>
          <w:rFonts w:ascii="Helvetica" w:hAnsi="Helvetica" w:cs="Helvetica"/>
          <w:color w:val="323232"/>
          <w:sz w:val="18"/>
          <w:szCs w:val="18"/>
        </w:rPr>
        <w:t>border</w:t>
      </w:r>
      <w:r>
        <w:rPr>
          <w:rFonts w:ascii="Helvetica" w:hAnsi="Helvetica" w:cs="Helvetica"/>
          <w:color w:val="323232"/>
          <w:sz w:val="18"/>
          <w:szCs w:val="18"/>
        </w:rPr>
        <w:t>为粉就可以了。接下来我们就该考虑如何组合这三个圆来实现动画了。</w:t>
      </w:r>
    </w:p>
    <w:p w:rsidR="006E5BB2" w:rsidRDefault="006E5BB2" w:rsidP="006E5BB2">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圆饼动画</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好，我们看着效果图一步一步分析。</w:t>
      </w:r>
      <w:r>
        <w:rPr>
          <w:rFonts w:ascii="Helvetica" w:hAnsi="Helvetica" w:cs="Helvetica"/>
          <w:color w:val="323232"/>
          <w:sz w:val="18"/>
          <w:szCs w:val="18"/>
        </w:rPr>
        <w:br/>
      </w:r>
      <w:r>
        <w:rPr>
          <w:rFonts w:ascii="Helvetica" w:hAnsi="Helvetica" w:cs="Helvetica"/>
          <w:color w:val="323232"/>
          <w:sz w:val="18"/>
          <w:szCs w:val="18"/>
        </w:rPr>
        <w:t>首先是一整个红圆，我们将两个半圆叠在一起，红色在上，粉色在下，另一边露出整圆的红色那半面。</w:t>
      </w:r>
      <w:r>
        <w:rPr>
          <w:rFonts w:ascii="Helvetica" w:hAnsi="Helvetica" w:cs="Helvetica"/>
          <w:color w:val="323232"/>
          <w:sz w:val="18"/>
          <w:szCs w:val="18"/>
        </w:rPr>
        <w:br/>
      </w:r>
      <w:r>
        <w:rPr>
          <w:rFonts w:ascii="Helvetica" w:hAnsi="Helvetica" w:cs="Helvetica"/>
          <w:color w:val="323232"/>
          <w:sz w:val="18"/>
          <w:szCs w:val="18"/>
        </w:rPr>
        <w:t>接下来红圆逐渐变为粉圆，这里我们将粉半圆逐渐旋转</w:t>
      </w:r>
      <w:r>
        <w:rPr>
          <w:rFonts w:ascii="Helvetica" w:hAnsi="Helvetica" w:cs="Helvetica"/>
          <w:color w:val="323232"/>
          <w:sz w:val="18"/>
          <w:szCs w:val="18"/>
        </w:rPr>
        <w:t>180</w:t>
      </w:r>
      <w:r>
        <w:rPr>
          <w:rFonts w:ascii="Helvetica" w:hAnsi="Helvetica" w:cs="Helvetica"/>
          <w:color w:val="323232"/>
          <w:sz w:val="18"/>
          <w:szCs w:val="18"/>
        </w:rPr>
        <w:t>度，这时候就一半</w:t>
      </w:r>
      <w:proofErr w:type="gramStart"/>
      <w:r>
        <w:rPr>
          <w:rFonts w:ascii="Helvetica" w:hAnsi="Helvetica" w:cs="Helvetica"/>
          <w:color w:val="323232"/>
          <w:sz w:val="18"/>
          <w:szCs w:val="18"/>
        </w:rPr>
        <w:t>一半</w:t>
      </w:r>
      <w:proofErr w:type="gramEnd"/>
      <w:r>
        <w:rPr>
          <w:rFonts w:ascii="Helvetica" w:hAnsi="Helvetica" w:cs="Helvetica"/>
          <w:color w:val="323232"/>
          <w:sz w:val="18"/>
          <w:szCs w:val="18"/>
        </w:rPr>
        <w:t>了，然后呢？旋转下面的</w:t>
      </w:r>
      <w:proofErr w:type="gramStart"/>
      <w:r>
        <w:rPr>
          <w:rFonts w:ascii="Helvetica" w:hAnsi="Helvetica" w:cs="Helvetica"/>
          <w:color w:val="323232"/>
          <w:sz w:val="18"/>
          <w:szCs w:val="18"/>
        </w:rPr>
        <w:t>整圆让粉色</w:t>
      </w:r>
      <w:proofErr w:type="gramEnd"/>
      <w:r>
        <w:rPr>
          <w:rFonts w:ascii="Helvetica" w:hAnsi="Helvetica" w:cs="Helvetica"/>
          <w:color w:val="323232"/>
          <w:sz w:val="18"/>
          <w:szCs w:val="18"/>
        </w:rPr>
        <w:t>的旋转出来？不不，这样子动画就得转</w:t>
      </w:r>
      <w:r>
        <w:rPr>
          <w:rFonts w:ascii="Helvetica" w:hAnsi="Helvetica" w:cs="Helvetica"/>
          <w:color w:val="323232"/>
          <w:sz w:val="18"/>
          <w:szCs w:val="18"/>
        </w:rPr>
        <w:t>3</w:t>
      </w:r>
      <w:r>
        <w:rPr>
          <w:rFonts w:ascii="Helvetica" w:hAnsi="Helvetica" w:cs="Helvetica"/>
          <w:color w:val="323232"/>
          <w:sz w:val="18"/>
          <w:szCs w:val="18"/>
        </w:rPr>
        <w:t>个圆了，还得一直改</w:t>
      </w:r>
      <w:r>
        <w:rPr>
          <w:rFonts w:ascii="Helvetica" w:hAnsi="Helvetica" w:cs="Helvetica"/>
          <w:color w:val="323232"/>
          <w:sz w:val="18"/>
          <w:szCs w:val="18"/>
        </w:rPr>
        <w:t>z-index</w:t>
      </w:r>
      <w:r>
        <w:rPr>
          <w:rFonts w:ascii="Helvetica" w:hAnsi="Helvetica" w:cs="Helvetica"/>
          <w:color w:val="323232"/>
          <w:sz w:val="18"/>
          <w:szCs w:val="18"/>
        </w:rPr>
        <w:t>，我们尽可能的让执行动画的节点变少，我们</w:t>
      </w:r>
      <w:proofErr w:type="gramStart"/>
      <w:r>
        <w:rPr>
          <w:rFonts w:ascii="Helvetica" w:hAnsi="Helvetica" w:cs="Helvetica"/>
          <w:color w:val="323232"/>
          <w:sz w:val="18"/>
          <w:szCs w:val="18"/>
        </w:rPr>
        <w:t>这里讲红半圆</w:t>
      </w:r>
      <w:proofErr w:type="gramEnd"/>
      <w:r>
        <w:rPr>
          <w:rFonts w:ascii="Helvetica" w:hAnsi="Helvetica" w:cs="Helvetica"/>
          <w:color w:val="323232"/>
          <w:sz w:val="18"/>
          <w:szCs w:val="18"/>
        </w:rPr>
        <w:t>的</w:t>
      </w:r>
      <w:r>
        <w:rPr>
          <w:rFonts w:ascii="Helvetica" w:hAnsi="Helvetica" w:cs="Helvetica"/>
          <w:color w:val="323232"/>
          <w:sz w:val="18"/>
          <w:szCs w:val="18"/>
        </w:rPr>
        <w:t>z-index</w:t>
      </w:r>
      <w:r>
        <w:rPr>
          <w:rFonts w:ascii="Helvetica" w:hAnsi="Helvetica" w:cs="Helvetica"/>
          <w:color w:val="323232"/>
          <w:sz w:val="18"/>
          <w:szCs w:val="18"/>
        </w:rPr>
        <w:t>改一下，让它旋转</w:t>
      </w:r>
      <w:r>
        <w:rPr>
          <w:rFonts w:ascii="Helvetica" w:hAnsi="Helvetica" w:cs="Helvetica"/>
          <w:color w:val="323232"/>
          <w:sz w:val="18"/>
          <w:szCs w:val="18"/>
        </w:rPr>
        <w:t>180</w:t>
      </w:r>
      <w:r>
        <w:rPr>
          <w:rFonts w:ascii="Helvetica" w:hAnsi="Helvetica" w:cs="Helvetica"/>
          <w:color w:val="323232"/>
          <w:sz w:val="18"/>
          <w:szCs w:val="18"/>
        </w:rPr>
        <w:t>度到红半圆的下面，这样子他</w:t>
      </w:r>
      <w:r>
        <w:rPr>
          <w:rFonts w:ascii="Helvetica" w:hAnsi="Helvetica" w:cs="Helvetica"/>
          <w:color w:val="323232"/>
          <w:sz w:val="18"/>
          <w:szCs w:val="18"/>
        </w:rPr>
        <w:lastRenderedPageBreak/>
        <w:t>们下面的整圆的粉色部分不就逐渐露出来了吗？这下</w:t>
      </w:r>
      <w:proofErr w:type="gramStart"/>
      <w:r>
        <w:rPr>
          <w:rFonts w:ascii="Helvetica" w:hAnsi="Helvetica" w:cs="Helvetica"/>
          <w:color w:val="323232"/>
          <w:sz w:val="18"/>
          <w:szCs w:val="18"/>
        </w:rPr>
        <w:t>不</w:t>
      </w:r>
      <w:proofErr w:type="gramEnd"/>
      <w:r>
        <w:rPr>
          <w:rFonts w:ascii="Helvetica" w:hAnsi="Helvetica" w:cs="Helvetica"/>
          <w:color w:val="323232"/>
          <w:sz w:val="18"/>
          <w:szCs w:val="18"/>
        </w:rPr>
        <w:t>正好实现了半个动画吗。接下来就旋转粉半圆</w:t>
      </w:r>
      <w:r>
        <w:rPr>
          <w:rFonts w:ascii="Helvetica" w:hAnsi="Helvetica" w:cs="Helvetica"/>
          <w:color w:val="323232"/>
          <w:sz w:val="18"/>
          <w:szCs w:val="18"/>
        </w:rPr>
        <w:t>180</w:t>
      </w:r>
      <w:r>
        <w:rPr>
          <w:rFonts w:ascii="Helvetica" w:hAnsi="Helvetica" w:cs="Helvetica"/>
          <w:color w:val="323232"/>
          <w:sz w:val="18"/>
          <w:szCs w:val="18"/>
        </w:rPr>
        <w:t>度，让它下面的红半圆逐渐露出来，然后是改变红半圆的</w:t>
      </w:r>
      <w:r>
        <w:rPr>
          <w:rFonts w:ascii="Helvetica" w:hAnsi="Helvetica" w:cs="Helvetica"/>
          <w:color w:val="323232"/>
          <w:sz w:val="18"/>
          <w:szCs w:val="18"/>
        </w:rPr>
        <w:t xml:space="preserve">z-index </w:t>
      </w:r>
      <w:r>
        <w:rPr>
          <w:rFonts w:ascii="Helvetica" w:hAnsi="Helvetica" w:cs="Helvetica"/>
          <w:color w:val="323232"/>
          <w:sz w:val="18"/>
          <w:szCs w:val="18"/>
        </w:rPr>
        <w:t>让其在最上然后接着</w:t>
      </w:r>
      <w:r>
        <w:rPr>
          <w:rFonts w:ascii="Helvetica" w:hAnsi="Helvetica" w:cs="Helvetica"/>
          <w:color w:val="323232"/>
          <w:sz w:val="18"/>
          <w:szCs w:val="18"/>
        </w:rPr>
        <w:t>180......</w:t>
      </w:r>
      <w:r>
        <w:rPr>
          <w:rFonts w:ascii="Helvetica" w:hAnsi="Helvetica" w:cs="Helvetica"/>
          <w:color w:val="323232"/>
          <w:sz w:val="18"/>
          <w:szCs w:val="18"/>
        </w:rPr>
        <w:t>然后循环上面的步骤就可以了。</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好了大功告成！</w:t>
      </w:r>
    </w:p>
    <w:p w:rsidR="006E5BB2" w:rsidRDefault="006E5BB2" w:rsidP="006E5BB2">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我的代码：</w:t>
      </w:r>
      <w:hyperlink r:id="rId61" w:history="1">
        <w:r>
          <w:rPr>
            <w:rStyle w:val="a4"/>
            <w:rFonts w:ascii="Helvetica" w:hAnsi="Helvetica" w:cs="Helvetica"/>
            <w:color w:val="38BA72"/>
            <w:sz w:val="18"/>
            <w:szCs w:val="18"/>
          </w:rPr>
          <w:t>https://github.com/LNoe-lzy/baiduCourse/blob/master/course6/index.html</w:t>
        </w:r>
      </w:hyperlink>
    </w:p>
    <w:p w:rsidR="006E5BB2" w:rsidRDefault="006E5BB2"/>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t>CSS3</w:t>
      </w:r>
      <w:r w:rsidRPr="006E5BB2">
        <w:rPr>
          <w:rFonts w:ascii="Helvetica" w:eastAsia="宋体" w:hAnsi="Helvetica" w:cs="Helvetica"/>
          <w:color w:val="323232"/>
          <w:kern w:val="0"/>
          <w:sz w:val="18"/>
          <w:szCs w:val="18"/>
        </w:rPr>
        <w:t>圆饼</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效果》作为糯米学院中的进阶任务，目的主要是让学员通过完成任务，掌握</w:t>
      </w:r>
      <w:r w:rsidRPr="006E5BB2">
        <w:rPr>
          <w:rFonts w:ascii="Helvetica" w:eastAsia="宋体" w:hAnsi="Helvetica" w:cs="Helvetica"/>
          <w:color w:val="323232"/>
          <w:kern w:val="0"/>
          <w:sz w:val="18"/>
          <w:szCs w:val="18"/>
        </w:rPr>
        <w:t>border-radius</w:t>
      </w:r>
      <w:r w:rsidRPr="006E5BB2">
        <w:rPr>
          <w:rFonts w:ascii="Helvetica" w:eastAsia="宋体" w:hAnsi="Helvetica" w:cs="Helvetica"/>
          <w:color w:val="323232"/>
          <w:kern w:val="0"/>
          <w:sz w:val="18"/>
          <w:szCs w:val="18"/>
        </w:rPr>
        <w:t>属性的使用以及旋转动画的设置。在已经完成鼠标悬浮效果任务之后，相对来说</w:t>
      </w:r>
      <w:proofErr w:type="gramStart"/>
      <w:r w:rsidRPr="006E5BB2">
        <w:rPr>
          <w:rFonts w:ascii="Helvetica" w:eastAsia="宋体" w:hAnsi="Helvetica" w:cs="Helvetica"/>
          <w:color w:val="323232"/>
          <w:kern w:val="0"/>
          <w:sz w:val="18"/>
          <w:szCs w:val="18"/>
        </w:rPr>
        <w:t>本任务</w:t>
      </w:r>
      <w:proofErr w:type="gramEnd"/>
      <w:r w:rsidRPr="006E5BB2">
        <w:rPr>
          <w:rFonts w:ascii="Helvetica" w:eastAsia="宋体" w:hAnsi="Helvetica" w:cs="Helvetica"/>
          <w:color w:val="323232"/>
          <w:kern w:val="0"/>
          <w:sz w:val="18"/>
          <w:szCs w:val="18"/>
        </w:rPr>
        <w:t>要简单很多。以下是总结。</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任务分解：该任务要达到的</w:t>
      </w:r>
      <w:hyperlink r:id="rId62" w:tgtFrame="_blank" w:history="1">
        <w:r w:rsidRPr="006E5BB2">
          <w:rPr>
            <w:rFonts w:ascii="Helvetica" w:eastAsia="宋体" w:hAnsi="Helvetica" w:cs="Helvetica"/>
            <w:color w:val="38BA72"/>
            <w:kern w:val="0"/>
            <w:sz w:val="18"/>
            <w:szCs w:val="18"/>
          </w:rPr>
          <w:t>效果</w:t>
        </w:r>
      </w:hyperlink>
      <w:r w:rsidRPr="006E5BB2">
        <w:rPr>
          <w:rFonts w:ascii="Helvetica" w:eastAsia="宋体" w:hAnsi="Helvetica" w:cs="Helvetica"/>
          <w:color w:val="323232"/>
          <w:kern w:val="0"/>
          <w:sz w:val="18"/>
          <w:szCs w:val="18"/>
        </w:rPr>
        <w:t>。如网页中显示情况，可将任务分解为两个小任务：</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1.</w:t>
      </w:r>
      <w:r w:rsidRPr="006E5BB2">
        <w:rPr>
          <w:rFonts w:ascii="Helvetica" w:eastAsia="宋体" w:hAnsi="Helvetica" w:cs="Helvetica"/>
          <w:color w:val="323232"/>
          <w:kern w:val="0"/>
          <w:sz w:val="18"/>
          <w:szCs w:val="18"/>
        </w:rPr>
        <w:t>制作四分之三圆环并旋转；</w:t>
      </w:r>
      <w:r w:rsidRPr="006E5BB2">
        <w:rPr>
          <w:rFonts w:ascii="Helvetica" w:eastAsia="宋体" w:hAnsi="Helvetica" w:cs="Helvetica"/>
          <w:color w:val="323232"/>
          <w:kern w:val="0"/>
          <w:sz w:val="18"/>
          <w:szCs w:val="18"/>
        </w:rPr>
        <w:br/>
        <w:t>2.</w:t>
      </w:r>
      <w:r w:rsidRPr="006E5BB2">
        <w:rPr>
          <w:rFonts w:ascii="Helvetica" w:eastAsia="宋体" w:hAnsi="Helvetica" w:cs="Helvetica"/>
          <w:color w:val="323232"/>
          <w:kern w:val="0"/>
          <w:sz w:val="18"/>
          <w:szCs w:val="18"/>
        </w:rPr>
        <w:t>制作圆饼，圆饼内有两种颜色，分别交替旋转扩大其扇形区域（从</w:t>
      </w:r>
      <w:r w:rsidRPr="006E5BB2">
        <w:rPr>
          <w:rFonts w:ascii="Helvetica" w:eastAsia="宋体" w:hAnsi="Helvetica" w:cs="Helvetica"/>
          <w:color w:val="323232"/>
          <w:kern w:val="0"/>
          <w:sz w:val="18"/>
          <w:szCs w:val="18"/>
        </w:rPr>
        <w:t>0deg</w:t>
      </w:r>
      <w:r w:rsidRPr="006E5BB2">
        <w:rPr>
          <w:rFonts w:ascii="Helvetica" w:eastAsia="宋体" w:hAnsi="Helvetica" w:cs="Helvetica"/>
          <w:color w:val="323232"/>
          <w:kern w:val="0"/>
          <w:sz w:val="18"/>
          <w:szCs w:val="18"/>
        </w:rPr>
        <w:t>到</w:t>
      </w:r>
      <w:proofErr w:type="gramStart"/>
      <w:r w:rsidRPr="006E5BB2">
        <w:rPr>
          <w:rFonts w:ascii="Helvetica" w:eastAsia="宋体" w:hAnsi="Helvetica" w:cs="Helvetica"/>
          <w:color w:val="323232"/>
          <w:kern w:val="0"/>
          <w:sz w:val="18"/>
          <w:szCs w:val="18"/>
        </w:rPr>
        <w:t>到</w:t>
      </w:r>
      <w:proofErr w:type="gramEnd"/>
      <w:r w:rsidRPr="006E5BB2">
        <w:rPr>
          <w:rFonts w:ascii="Helvetica" w:eastAsia="宋体" w:hAnsi="Helvetica" w:cs="Helvetica"/>
          <w:color w:val="323232"/>
          <w:kern w:val="0"/>
          <w:sz w:val="18"/>
          <w:szCs w:val="18"/>
        </w:rPr>
        <w:t>360deg</w:t>
      </w:r>
      <w:r w:rsidRPr="006E5BB2">
        <w:rPr>
          <w:rFonts w:ascii="Helvetica" w:eastAsia="宋体" w:hAnsi="Helvetica" w:cs="Helvetica"/>
          <w:color w:val="323232"/>
          <w:kern w:val="0"/>
          <w:sz w:val="18"/>
          <w:szCs w:val="18"/>
        </w:rPr>
        <w:t>），以达到圆饼</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效果。</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通过完成任务，使用到如下一些重要属性：</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1.</w:t>
      </w:r>
      <w:r w:rsidRPr="006E5BB2">
        <w:rPr>
          <w:rFonts w:ascii="Helvetica" w:eastAsia="宋体" w:hAnsi="Helvetica" w:cs="Helvetica"/>
          <w:color w:val="323232"/>
          <w:kern w:val="0"/>
          <w:sz w:val="18"/>
          <w:szCs w:val="18"/>
        </w:rPr>
        <w:t>制作圆环，使用伪元素，使用</w:t>
      </w:r>
      <w:r w:rsidRPr="006E5BB2">
        <w:rPr>
          <w:rFonts w:ascii="Helvetica" w:eastAsia="宋体" w:hAnsi="Helvetica" w:cs="Helvetica"/>
          <w:color w:val="323232"/>
          <w:kern w:val="0"/>
          <w:sz w:val="18"/>
          <w:szCs w:val="18"/>
        </w:rPr>
        <w:t>border(</w:t>
      </w:r>
      <w:r w:rsidRPr="006E5BB2">
        <w:rPr>
          <w:rFonts w:ascii="Helvetica" w:eastAsia="宋体" w:hAnsi="Helvetica" w:cs="Helvetica"/>
          <w:color w:val="323232"/>
          <w:kern w:val="0"/>
          <w:sz w:val="18"/>
          <w:szCs w:val="18"/>
        </w:rPr>
        <w:t>包括其</w:t>
      </w:r>
      <w:r w:rsidRPr="006E5BB2">
        <w:rPr>
          <w:rFonts w:ascii="Helvetica" w:eastAsia="宋体" w:hAnsi="Helvetica" w:cs="Helvetica"/>
          <w:color w:val="323232"/>
          <w:kern w:val="0"/>
          <w:sz w:val="18"/>
          <w:szCs w:val="18"/>
        </w:rPr>
        <w:t>transparent</w:t>
      </w:r>
      <w:r w:rsidRPr="006E5BB2">
        <w:rPr>
          <w:rFonts w:ascii="Helvetica" w:eastAsia="宋体" w:hAnsi="Helvetica" w:cs="Helvetica"/>
          <w:color w:val="323232"/>
          <w:kern w:val="0"/>
          <w:sz w:val="18"/>
          <w:szCs w:val="18"/>
        </w:rPr>
        <w:t>值</w:t>
      </w: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br/>
        <w:t>2.</w:t>
      </w:r>
      <w:r w:rsidRPr="006E5BB2">
        <w:rPr>
          <w:rFonts w:ascii="Helvetica" w:eastAsia="宋体" w:hAnsi="Helvetica" w:cs="Helvetica"/>
          <w:color w:val="323232"/>
          <w:kern w:val="0"/>
          <w:sz w:val="18"/>
          <w:szCs w:val="18"/>
        </w:rPr>
        <w:t>制作圆饼过程中，使用到</w:t>
      </w:r>
      <w:r w:rsidRPr="006E5BB2">
        <w:rPr>
          <w:rFonts w:ascii="Helvetica" w:eastAsia="宋体" w:hAnsi="Helvetica" w:cs="Helvetica"/>
          <w:color w:val="323232"/>
          <w:kern w:val="0"/>
          <w:sz w:val="18"/>
          <w:szCs w:val="18"/>
        </w:rPr>
        <w:t>animation-timing-function</w:t>
      </w:r>
      <w:r w:rsidRPr="006E5BB2">
        <w:rPr>
          <w:rFonts w:ascii="Helvetica" w:eastAsia="宋体" w:hAnsi="Helvetica" w:cs="Helvetica"/>
          <w:color w:val="323232"/>
          <w:kern w:val="0"/>
          <w:sz w:val="18"/>
          <w:szCs w:val="18"/>
        </w:rPr>
        <w:t>属性的</w:t>
      </w:r>
      <w:r w:rsidRPr="006E5BB2">
        <w:rPr>
          <w:rFonts w:ascii="Helvetica" w:eastAsia="宋体" w:hAnsi="Helvetica" w:cs="Helvetica"/>
          <w:color w:val="323232"/>
          <w:kern w:val="0"/>
          <w:sz w:val="18"/>
          <w:szCs w:val="18"/>
        </w:rPr>
        <w:t>steps()</w:t>
      </w:r>
      <w:r w:rsidRPr="006E5BB2">
        <w:rPr>
          <w:rFonts w:ascii="Helvetica" w:eastAsia="宋体" w:hAnsi="Helvetica" w:cs="Helvetica"/>
          <w:color w:val="323232"/>
          <w:kern w:val="0"/>
          <w:sz w:val="18"/>
          <w:szCs w:val="18"/>
        </w:rPr>
        <w:t>曲线；</w:t>
      </w:r>
      <w:r w:rsidRPr="006E5BB2">
        <w:rPr>
          <w:rFonts w:ascii="Helvetica" w:eastAsia="宋体" w:hAnsi="Helvetica" w:cs="Helvetica"/>
          <w:color w:val="323232"/>
          <w:kern w:val="0"/>
          <w:sz w:val="18"/>
          <w:szCs w:val="18"/>
        </w:rPr>
        <w:br/>
        <w:t>3.</w:t>
      </w:r>
      <w:r w:rsidRPr="006E5BB2">
        <w:rPr>
          <w:rFonts w:ascii="Helvetica" w:eastAsia="宋体" w:hAnsi="Helvetica" w:cs="Helvetica"/>
          <w:color w:val="323232"/>
          <w:kern w:val="0"/>
          <w:sz w:val="18"/>
          <w:szCs w:val="18"/>
        </w:rPr>
        <w:t>圆饼及圆环的旋转，使用</w:t>
      </w:r>
      <w:r w:rsidRPr="006E5BB2">
        <w:rPr>
          <w:rFonts w:ascii="Helvetica" w:eastAsia="宋体" w:hAnsi="Helvetica" w:cs="Helvetica"/>
          <w:color w:val="323232"/>
          <w:kern w:val="0"/>
          <w:sz w:val="18"/>
          <w:szCs w:val="18"/>
        </w:rPr>
        <w:t>animation</w:t>
      </w:r>
      <w:r w:rsidRPr="006E5BB2">
        <w:rPr>
          <w:rFonts w:ascii="Helvetica" w:eastAsia="宋体" w:hAnsi="Helvetica" w:cs="Helvetica"/>
          <w:color w:val="323232"/>
          <w:kern w:val="0"/>
          <w:sz w:val="18"/>
          <w:szCs w:val="18"/>
        </w:rPr>
        <w:t>系列属性，并使用</w:t>
      </w:r>
      <w:r w:rsidRPr="006E5BB2">
        <w:rPr>
          <w:rFonts w:ascii="Helvetica" w:eastAsia="宋体" w:hAnsi="Helvetica" w:cs="Helvetica"/>
          <w:color w:val="323232"/>
          <w:kern w:val="0"/>
          <w:sz w:val="18"/>
          <w:szCs w:val="18"/>
        </w:rPr>
        <w:t>transform</w:t>
      </w:r>
      <w:r w:rsidRPr="006E5BB2">
        <w:rPr>
          <w:rFonts w:ascii="Helvetica" w:eastAsia="宋体" w:hAnsi="Helvetica" w:cs="Helvetica"/>
          <w:color w:val="323232"/>
          <w:kern w:val="0"/>
          <w:sz w:val="18"/>
          <w:szCs w:val="18"/>
        </w:rPr>
        <w:t>设置旋转角度，使用</w:t>
      </w:r>
      <w:r w:rsidRPr="006E5BB2">
        <w:rPr>
          <w:rFonts w:ascii="Helvetica" w:eastAsia="宋体" w:hAnsi="Helvetica" w:cs="Helvetica"/>
          <w:color w:val="323232"/>
          <w:kern w:val="0"/>
          <w:sz w:val="18"/>
          <w:szCs w:val="18"/>
        </w:rPr>
        <w:t>transform-origin</w:t>
      </w:r>
      <w:r w:rsidRPr="006E5BB2">
        <w:rPr>
          <w:rFonts w:ascii="Helvetica" w:eastAsia="宋体" w:hAnsi="Helvetica" w:cs="Helvetica"/>
          <w:color w:val="323232"/>
          <w:kern w:val="0"/>
          <w:sz w:val="18"/>
          <w:szCs w:val="18"/>
        </w:rPr>
        <w:t>属性设置旋转中心。</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以下是完成</w:t>
      </w:r>
      <w:proofErr w:type="gramStart"/>
      <w:r w:rsidRPr="006E5BB2">
        <w:rPr>
          <w:rFonts w:ascii="Helvetica" w:eastAsia="宋体" w:hAnsi="Helvetica" w:cs="Helvetica"/>
          <w:color w:val="323232"/>
          <w:kern w:val="0"/>
          <w:sz w:val="18"/>
          <w:szCs w:val="18"/>
        </w:rPr>
        <w:t>本任务</w:t>
      </w:r>
      <w:proofErr w:type="gramEnd"/>
      <w:r w:rsidRPr="006E5BB2">
        <w:rPr>
          <w:rFonts w:ascii="Helvetica" w:eastAsia="宋体" w:hAnsi="Helvetica" w:cs="Helvetica"/>
          <w:color w:val="323232"/>
          <w:kern w:val="0"/>
          <w:sz w:val="18"/>
          <w:szCs w:val="18"/>
        </w:rPr>
        <w:t>后的</w:t>
      </w:r>
      <w:r w:rsidRPr="006E5BB2">
        <w:rPr>
          <w:rFonts w:ascii="Helvetica" w:eastAsia="宋体" w:hAnsi="Helvetica" w:cs="Helvetica"/>
          <w:color w:val="323232"/>
          <w:kern w:val="0"/>
          <w:sz w:val="18"/>
          <w:szCs w:val="18"/>
        </w:rPr>
        <w:t>html</w:t>
      </w:r>
      <w:r w:rsidRPr="006E5BB2">
        <w:rPr>
          <w:rFonts w:ascii="Helvetica" w:eastAsia="宋体" w:hAnsi="Helvetica" w:cs="Helvetica"/>
          <w:color w:val="323232"/>
          <w:kern w:val="0"/>
          <w:sz w:val="18"/>
          <w:szCs w:val="18"/>
        </w:rPr>
        <w:t>结构：</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w:t>
      </w:r>
      <w:proofErr w:type="gramStart"/>
      <w:r w:rsidRPr="006E5BB2">
        <w:rPr>
          <w:rFonts w:ascii="Consolas" w:eastAsia="宋体" w:hAnsi="Consolas" w:cs="Consolas"/>
          <w:color w:val="000080"/>
          <w:kern w:val="0"/>
          <w:sz w:val="24"/>
          <w:szCs w:val="24"/>
        </w:rPr>
        <w:t>header</w:t>
      </w:r>
      <w:proofErr w:type="gramEnd"/>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&lt;h1&gt;&lt;a </w:t>
      </w:r>
      <w:r w:rsidRPr="006E5BB2">
        <w:rPr>
          <w:rFonts w:ascii="Consolas" w:eastAsia="宋体" w:hAnsi="Consolas" w:cs="Consolas"/>
          <w:color w:val="008080"/>
          <w:kern w:val="0"/>
          <w:sz w:val="24"/>
          <w:szCs w:val="24"/>
        </w:rPr>
        <w:t>href</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"http://smallstarz.com/"</w:t>
      </w:r>
      <w:r w:rsidRPr="006E5BB2">
        <w:rPr>
          <w:rFonts w:ascii="Consolas" w:eastAsia="宋体" w:hAnsi="Consolas" w:cs="Consolas"/>
          <w:color w:val="000080"/>
          <w:kern w:val="0"/>
          <w:sz w:val="24"/>
          <w:szCs w:val="24"/>
        </w:rPr>
        <w:t>&gt;</w:t>
      </w:r>
      <w:r w:rsidRPr="006E5BB2">
        <w:rPr>
          <w:rFonts w:ascii="Consolas" w:eastAsia="宋体" w:hAnsi="Consolas" w:cs="Consolas"/>
          <w:color w:val="333333"/>
          <w:kern w:val="0"/>
          <w:sz w:val="24"/>
          <w:szCs w:val="24"/>
        </w:rPr>
        <w:t>小星</w:t>
      </w:r>
      <w:proofErr w:type="gramStart"/>
      <w:r w:rsidRPr="006E5BB2">
        <w:rPr>
          <w:rFonts w:ascii="Consolas" w:eastAsia="宋体" w:hAnsi="Consolas" w:cs="Consolas"/>
          <w:color w:val="333333"/>
          <w:kern w:val="0"/>
          <w:sz w:val="24"/>
          <w:szCs w:val="24"/>
        </w:rPr>
        <w:t>的博客</w:t>
      </w:r>
      <w:proofErr w:type="gramEnd"/>
      <w:r w:rsidRPr="006E5BB2">
        <w:rPr>
          <w:rFonts w:ascii="Consolas" w:eastAsia="宋体" w:hAnsi="Consolas" w:cs="Consolas"/>
          <w:color w:val="333333"/>
          <w:kern w:val="0"/>
          <w:sz w:val="24"/>
          <w:szCs w:val="24"/>
        </w:rPr>
        <w:t>|Small Star's Blog</w:t>
      </w:r>
      <w:r w:rsidRPr="006E5BB2">
        <w:rPr>
          <w:rFonts w:ascii="Consolas" w:eastAsia="宋体" w:hAnsi="Consolas" w:cs="Consolas"/>
          <w:color w:val="000080"/>
          <w:kern w:val="0"/>
          <w:sz w:val="24"/>
          <w:szCs w:val="24"/>
        </w:rPr>
        <w:t>&lt;/a&gt;&lt;/h1&gt;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w:t>
      </w:r>
      <w:proofErr w:type="gramStart"/>
      <w:r w:rsidRPr="006E5BB2">
        <w:rPr>
          <w:rFonts w:ascii="Consolas" w:eastAsia="宋体" w:hAnsi="Consolas" w:cs="Consolas"/>
          <w:color w:val="000080"/>
          <w:kern w:val="0"/>
          <w:sz w:val="24"/>
          <w:szCs w:val="24"/>
        </w:rPr>
        <w:t>ul</w:t>
      </w:r>
      <w:proofErr w:type="gramEnd"/>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&lt;li&gt;&lt;a </w:t>
      </w:r>
      <w:r w:rsidRPr="006E5BB2">
        <w:rPr>
          <w:rFonts w:ascii="Consolas" w:eastAsia="宋体" w:hAnsi="Consolas" w:cs="Consolas"/>
          <w:color w:val="008080"/>
          <w:kern w:val="0"/>
          <w:sz w:val="24"/>
          <w:szCs w:val="24"/>
        </w:rPr>
        <w:t>href</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"#top-bottom1"</w:t>
      </w:r>
      <w:r w:rsidRPr="006E5BB2">
        <w:rPr>
          <w:rFonts w:ascii="Consolas" w:eastAsia="宋体" w:hAnsi="Consolas" w:cs="Consolas"/>
          <w:color w:val="000080"/>
          <w:kern w:val="0"/>
          <w:sz w:val="24"/>
          <w:szCs w:val="24"/>
        </w:rPr>
        <w:t>&gt;</w:t>
      </w:r>
      <w:r w:rsidRPr="006E5BB2">
        <w:rPr>
          <w:rFonts w:ascii="Consolas" w:eastAsia="宋体" w:hAnsi="Consolas" w:cs="Consolas"/>
          <w:color w:val="333333"/>
          <w:kern w:val="0"/>
          <w:sz w:val="24"/>
          <w:szCs w:val="24"/>
        </w:rPr>
        <w:t>点我</w:t>
      </w:r>
      <w:r w:rsidRPr="006E5BB2">
        <w:rPr>
          <w:rFonts w:ascii="Consolas" w:eastAsia="宋体" w:hAnsi="Consolas" w:cs="Consolas"/>
          <w:color w:val="000080"/>
          <w:kern w:val="0"/>
          <w:sz w:val="24"/>
          <w:szCs w:val="24"/>
        </w:rPr>
        <w:t>&lt;/a&gt;&lt;/li&gt;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&lt;li&gt;&lt;a </w:t>
      </w:r>
      <w:r w:rsidRPr="006E5BB2">
        <w:rPr>
          <w:rFonts w:ascii="Consolas" w:eastAsia="宋体" w:hAnsi="Consolas" w:cs="Consolas"/>
          <w:color w:val="008080"/>
          <w:kern w:val="0"/>
          <w:sz w:val="24"/>
          <w:szCs w:val="24"/>
        </w:rPr>
        <w:t>href</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"#top-bottom2"</w:t>
      </w:r>
      <w:r w:rsidRPr="006E5BB2">
        <w:rPr>
          <w:rFonts w:ascii="Consolas" w:eastAsia="宋体" w:hAnsi="Consolas" w:cs="Consolas"/>
          <w:color w:val="000080"/>
          <w:kern w:val="0"/>
          <w:sz w:val="24"/>
          <w:szCs w:val="24"/>
        </w:rPr>
        <w:t>&gt;</w:t>
      </w:r>
      <w:r w:rsidRPr="006E5BB2">
        <w:rPr>
          <w:rFonts w:ascii="Consolas" w:eastAsia="宋体" w:hAnsi="Consolas" w:cs="Consolas"/>
          <w:color w:val="333333"/>
          <w:kern w:val="0"/>
          <w:sz w:val="24"/>
          <w:szCs w:val="24"/>
        </w:rPr>
        <w:t>快点我</w:t>
      </w:r>
      <w:r w:rsidRPr="006E5BB2">
        <w:rPr>
          <w:rFonts w:ascii="Consolas" w:eastAsia="宋体" w:hAnsi="Consolas" w:cs="Consolas"/>
          <w:color w:val="000080"/>
          <w:kern w:val="0"/>
          <w:sz w:val="24"/>
          <w:szCs w:val="24"/>
        </w:rPr>
        <w:t>&lt;/a&gt;&lt;/li&gt;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&lt;li&gt;&lt;a </w:t>
      </w:r>
      <w:r w:rsidRPr="006E5BB2">
        <w:rPr>
          <w:rFonts w:ascii="Consolas" w:eastAsia="宋体" w:hAnsi="Consolas" w:cs="Consolas"/>
          <w:color w:val="008080"/>
          <w:kern w:val="0"/>
          <w:sz w:val="24"/>
          <w:szCs w:val="24"/>
        </w:rPr>
        <w:t>href</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"#top-bottom3"</w:t>
      </w:r>
      <w:r w:rsidRPr="006E5BB2">
        <w:rPr>
          <w:rFonts w:ascii="Consolas" w:eastAsia="宋体" w:hAnsi="Consolas" w:cs="Consolas"/>
          <w:color w:val="000080"/>
          <w:kern w:val="0"/>
          <w:sz w:val="24"/>
          <w:szCs w:val="24"/>
        </w:rPr>
        <w:t>&gt;</w:t>
      </w:r>
      <w:r w:rsidRPr="006E5BB2">
        <w:rPr>
          <w:rFonts w:ascii="Consolas" w:eastAsia="宋体" w:hAnsi="Consolas" w:cs="Consolas"/>
          <w:color w:val="333333"/>
          <w:kern w:val="0"/>
          <w:sz w:val="24"/>
          <w:szCs w:val="24"/>
        </w:rPr>
        <w:t>点我吧</w:t>
      </w:r>
      <w:r w:rsidRPr="006E5BB2">
        <w:rPr>
          <w:rFonts w:ascii="Consolas" w:eastAsia="宋体" w:hAnsi="Consolas" w:cs="Consolas"/>
          <w:color w:val="000080"/>
          <w:kern w:val="0"/>
          <w:sz w:val="24"/>
          <w:szCs w:val="24"/>
        </w:rPr>
        <w:t>&lt;/a&gt;&lt;/li&gt;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&lt;li&gt;&lt;a </w:t>
      </w:r>
      <w:r w:rsidRPr="006E5BB2">
        <w:rPr>
          <w:rFonts w:ascii="Consolas" w:eastAsia="宋体" w:hAnsi="Consolas" w:cs="Consolas"/>
          <w:color w:val="008080"/>
          <w:kern w:val="0"/>
          <w:sz w:val="24"/>
          <w:szCs w:val="24"/>
        </w:rPr>
        <w:t>href</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"#top-bottom4"</w:t>
      </w:r>
      <w:r w:rsidRPr="006E5BB2">
        <w:rPr>
          <w:rFonts w:ascii="Consolas" w:eastAsia="宋体" w:hAnsi="Consolas" w:cs="Consolas"/>
          <w:color w:val="000080"/>
          <w:kern w:val="0"/>
          <w:sz w:val="24"/>
          <w:szCs w:val="24"/>
        </w:rPr>
        <w:t>&gt;</w:t>
      </w:r>
      <w:r w:rsidRPr="006E5BB2">
        <w:rPr>
          <w:rFonts w:ascii="Consolas" w:eastAsia="宋体" w:hAnsi="Consolas" w:cs="Consolas"/>
          <w:color w:val="333333"/>
          <w:kern w:val="0"/>
          <w:sz w:val="24"/>
          <w:szCs w:val="24"/>
        </w:rPr>
        <w:t>点我啦</w:t>
      </w:r>
      <w:r w:rsidRPr="006E5BB2">
        <w:rPr>
          <w:rFonts w:ascii="Consolas" w:eastAsia="宋体" w:hAnsi="Consolas" w:cs="Consolas"/>
          <w:color w:val="000080"/>
          <w:kern w:val="0"/>
          <w:sz w:val="24"/>
          <w:szCs w:val="24"/>
        </w:rPr>
        <w:t>&lt;/a&gt;&lt;/li&gt;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&lt;/ul&gt;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&lt;/header&gt;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w:t>
      </w:r>
      <w:proofErr w:type="gramStart"/>
      <w:r w:rsidRPr="006E5BB2">
        <w:rPr>
          <w:rFonts w:ascii="Consolas" w:eastAsia="宋体" w:hAnsi="Consolas" w:cs="Consolas"/>
          <w:color w:val="000080"/>
          <w:kern w:val="0"/>
          <w:sz w:val="24"/>
          <w:szCs w:val="24"/>
        </w:rPr>
        <w:t>article</w:t>
      </w:r>
      <w:proofErr w:type="gramEnd"/>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&lt;p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"round1"</w:t>
      </w:r>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"bgcircle"</w:t>
      </w:r>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"left"</w:t>
      </w:r>
      <w:r w:rsidRPr="006E5BB2">
        <w:rPr>
          <w:rFonts w:ascii="Consolas" w:eastAsia="宋体" w:hAnsi="Consolas" w:cs="Consolas"/>
          <w:color w:val="000080"/>
          <w:kern w:val="0"/>
          <w:sz w:val="24"/>
          <w:szCs w:val="24"/>
        </w:rPr>
        <w:t xml:space="preserve">&gt;&lt;span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"spining"</w:t>
      </w:r>
      <w:r w:rsidRPr="006E5BB2">
        <w:rPr>
          <w:rFonts w:ascii="Consolas" w:eastAsia="宋体" w:hAnsi="Consolas" w:cs="Consolas"/>
          <w:color w:val="000080"/>
          <w:kern w:val="0"/>
          <w:sz w:val="24"/>
          <w:szCs w:val="24"/>
        </w:rPr>
        <w:t>&gt;&lt;/span&gt;&lt;/span&gt;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lastRenderedPageBreak/>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"right"</w:t>
      </w:r>
      <w:r w:rsidRPr="006E5BB2">
        <w:rPr>
          <w:rFonts w:ascii="Consolas" w:eastAsia="宋体" w:hAnsi="Consolas" w:cs="Consolas"/>
          <w:color w:val="000080"/>
          <w:kern w:val="0"/>
          <w:sz w:val="24"/>
          <w:szCs w:val="24"/>
        </w:rPr>
        <w:t xml:space="preserve">&gt;&lt;span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"spining"</w:t>
      </w:r>
      <w:r w:rsidRPr="006E5BB2">
        <w:rPr>
          <w:rFonts w:ascii="Consolas" w:eastAsia="宋体" w:hAnsi="Consolas" w:cs="Consolas"/>
          <w:color w:val="000080"/>
          <w:kern w:val="0"/>
          <w:sz w:val="24"/>
          <w:szCs w:val="24"/>
        </w:rPr>
        <w:t>&gt;&lt;/span&gt;&lt;/span&gt;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&lt;/p&gt;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&lt;p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"round2"</w:t>
      </w:r>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"bgcircle"</w:t>
      </w:r>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"inner"</w:t>
      </w:r>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"spiner"</w:t>
      </w:r>
      <w:r w:rsidRPr="006E5BB2">
        <w:rPr>
          <w:rFonts w:ascii="Consolas" w:eastAsia="宋体" w:hAnsi="Consolas" w:cs="Consolas"/>
          <w:color w:val="000080"/>
          <w:kern w:val="0"/>
          <w:sz w:val="24"/>
          <w:szCs w:val="24"/>
        </w:rPr>
        <w:t>&gt;&lt;/span&gt;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"filler"</w:t>
      </w:r>
      <w:r w:rsidRPr="006E5BB2">
        <w:rPr>
          <w:rFonts w:ascii="Consolas" w:eastAsia="宋体" w:hAnsi="Consolas" w:cs="Consolas"/>
          <w:color w:val="000080"/>
          <w:kern w:val="0"/>
          <w:sz w:val="24"/>
          <w:szCs w:val="24"/>
        </w:rPr>
        <w:t>&gt;&lt;/span&gt;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"masker"</w:t>
      </w:r>
      <w:r w:rsidRPr="006E5BB2">
        <w:rPr>
          <w:rFonts w:ascii="Consolas" w:eastAsia="宋体" w:hAnsi="Consolas" w:cs="Consolas"/>
          <w:color w:val="000080"/>
          <w:kern w:val="0"/>
          <w:sz w:val="24"/>
          <w:szCs w:val="24"/>
        </w:rPr>
        <w:t>&gt;&lt;/span&gt;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"inner2"</w:t>
      </w:r>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"spiner"</w:t>
      </w:r>
      <w:r w:rsidRPr="006E5BB2">
        <w:rPr>
          <w:rFonts w:ascii="Consolas" w:eastAsia="宋体" w:hAnsi="Consolas" w:cs="Consolas"/>
          <w:color w:val="000080"/>
          <w:kern w:val="0"/>
          <w:sz w:val="24"/>
          <w:szCs w:val="24"/>
        </w:rPr>
        <w:t>&gt;&lt;/span&gt;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"filler"</w:t>
      </w:r>
      <w:r w:rsidRPr="006E5BB2">
        <w:rPr>
          <w:rFonts w:ascii="Consolas" w:eastAsia="宋体" w:hAnsi="Consolas" w:cs="Consolas"/>
          <w:color w:val="000080"/>
          <w:kern w:val="0"/>
          <w:sz w:val="24"/>
          <w:szCs w:val="24"/>
        </w:rPr>
        <w:t>&gt;&lt;/span&gt;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 xml:space="preserve">&lt;span </w:t>
      </w:r>
      <w:r w:rsidRPr="006E5BB2">
        <w:rPr>
          <w:rFonts w:ascii="Consolas" w:eastAsia="宋体" w:hAnsi="Consolas" w:cs="Consolas"/>
          <w:color w:val="008080"/>
          <w:kern w:val="0"/>
          <w:sz w:val="24"/>
          <w:szCs w:val="24"/>
        </w:rPr>
        <w:t>class</w:t>
      </w:r>
      <w:r w:rsidRPr="006E5BB2">
        <w:rPr>
          <w:rFonts w:ascii="Consolas" w:eastAsia="宋体" w:hAnsi="Consolas" w:cs="Consolas"/>
          <w:color w:val="000080"/>
          <w:kern w:val="0"/>
          <w:sz w:val="24"/>
          <w:szCs w:val="24"/>
        </w:rPr>
        <w:t>=</w:t>
      </w:r>
      <w:r w:rsidRPr="006E5BB2">
        <w:rPr>
          <w:rFonts w:ascii="Consolas" w:eastAsia="宋体" w:hAnsi="Consolas" w:cs="Consolas"/>
          <w:color w:val="DD1144"/>
          <w:kern w:val="0"/>
          <w:sz w:val="24"/>
          <w:szCs w:val="24"/>
        </w:rPr>
        <w:t>"masker"</w:t>
      </w:r>
      <w:r w:rsidRPr="006E5BB2">
        <w:rPr>
          <w:rFonts w:ascii="Consolas" w:eastAsia="宋体" w:hAnsi="Consolas" w:cs="Consolas"/>
          <w:color w:val="000080"/>
          <w:kern w:val="0"/>
          <w:sz w:val="24"/>
          <w:szCs w:val="24"/>
        </w:rPr>
        <w:t>&gt;&lt;/span&gt;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&lt;/span&gt;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&lt;/p&gt;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&lt;/article&gt;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w:t>
      </w:r>
      <w:proofErr w:type="gramStart"/>
      <w:r w:rsidRPr="006E5BB2">
        <w:rPr>
          <w:rFonts w:ascii="Consolas" w:eastAsia="宋体" w:hAnsi="Consolas" w:cs="Consolas"/>
          <w:color w:val="000080"/>
          <w:kern w:val="0"/>
          <w:sz w:val="24"/>
          <w:szCs w:val="24"/>
        </w:rPr>
        <w:t>footer</w:t>
      </w:r>
      <w:proofErr w:type="gramEnd"/>
      <w:r w:rsidRPr="006E5BB2">
        <w:rPr>
          <w:rFonts w:ascii="Consolas" w:eastAsia="宋体" w:hAnsi="Consolas" w:cs="Consolas"/>
          <w:color w:val="000080"/>
          <w:kern w:val="0"/>
          <w:sz w:val="24"/>
          <w:szCs w:val="24"/>
        </w:rPr>
        <w:t>&gt;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&lt;p&gt;</w:t>
      </w:r>
      <w:r w:rsidRPr="006E5BB2">
        <w:rPr>
          <w:rFonts w:ascii="Consolas" w:eastAsia="宋体" w:hAnsi="Consolas" w:cs="Consolas"/>
          <w:color w:val="333333"/>
          <w:kern w:val="0"/>
          <w:sz w:val="24"/>
          <w:szCs w:val="24"/>
        </w:rPr>
        <w:t>版权所有</w:t>
      </w:r>
      <w:r w:rsidRPr="006E5BB2">
        <w:rPr>
          <w:rFonts w:ascii="Consolas" w:eastAsia="宋体" w:hAnsi="Consolas" w:cs="Consolas"/>
          <w:color w:val="333333"/>
          <w:kern w:val="0"/>
          <w:sz w:val="24"/>
          <w:szCs w:val="24"/>
        </w:rPr>
        <w:t xml:space="preserve"> &amp;copy </w:t>
      </w:r>
      <w:r w:rsidRPr="006E5BB2">
        <w:rPr>
          <w:rFonts w:ascii="Consolas" w:eastAsia="宋体" w:hAnsi="Consolas" w:cs="Consolas"/>
          <w:color w:val="333333"/>
          <w:kern w:val="0"/>
          <w:sz w:val="24"/>
          <w:szCs w:val="24"/>
        </w:rPr>
        <w:t>小星</w:t>
      </w:r>
      <w:r w:rsidRPr="006E5BB2">
        <w:rPr>
          <w:rFonts w:ascii="Consolas" w:eastAsia="宋体" w:hAnsi="Consolas" w:cs="Consolas"/>
          <w:color w:val="000080"/>
          <w:kern w:val="0"/>
          <w:sz w:val="24"/>
          <w:szCs w:val="24"/>
        </w:rPr>
        <w:t>&lt;/p&gt;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&lt;/footer&gt;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&lt;/body&gt;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000080"/>
          <w:kern w:val="0"/>
          <w:sz w:val="24"/>
          <w:szCs w:val="24"/>
        </w:rPr>
        <w:t>&lt;/html&gt;</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其中，</w:t>
      </w:r>
      <w:r w:rsidRPr="006E5BB2">
        <w:rPr>
          <w:rFonts w:ascii="Helvetica" w:eastAsia="宋体" w:hAnsi="Helvetica" w:cs="Helvetica"/>
          <w:color w:val="323232"/>
          <w:kern w:val="0"/>
          <w:sz w:val="18"/>
          <w:szCs w:val="18"/>
        </w:rPr>
        <w:t>round1</w:t>
      </w:r>
      <w:r w:rsidRPr="006E5BB2">
        <w:rPr>
          <w:rFonts w:ascii="Helvetica" w:eastAsia="宋体" w:hAnsi="Helvetica" w:cs="Helvetica"/>
          <w:color w:val="323232"/>
          <w:kern w:val="0"/>
          <w:sz w:val="18"/>
          <w:szCs w:val="18"/>
        </w:rPr>
        <w:t>为使用第一种方法制作圆饼时的</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整体结构，</w:t>
      </w:r>
      <w:r w:rsidRPr="006E5BB2">
        <w:rPr>
          <w:rFonts w:ascii="Helvetica" w:eastAsia="宋体" w:hAnsi="Helvetica" w:cs="Helvetica"/>
          <w:color w:val="323232"/>
          <w:kern w:val="0"/>
          <w:sz w:val="18"/>
          <w:szCs w:val="18"/>
        </w:rPr>
        <w:t>round2</w:t>
      </w:r>
      <w:r w:rsidRPr="006E5BB2">
        <w:rPr>
          <w:rFonts w:ascii="Helvetica" w:eastAsia="宋体" w:hAnsi="Helvetica" w:cs="Helvetica"/>
          <w:color w:val="323232"/>
          <w:kern w:val="0"/>
          <w:sz w:val="18"/>
          <w:szCs w:val="18"/>
        </w:rPr>
        <w:t>为使用第二种方法制作圆饼时的</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整体结构。可以明显发现</w:t>
      </w:r>
      <w:r w:rsidRPr="006E5BB2">
        <w:rPr>
          <w:rFonts w:ascii="Helvetica" w:eastAsia="宋体" w:hAnsi="Helvetica" w:cs="Helvetica"/>
          <w:color w:val="323232"/>
          <w:kern w:val="0"/>
          <w:sz w:val="18"/>
          <w:szCs w:val="18"/>
        </w:rPr>
        <w:t>round2</w:t>
      </w:r>
      <w:r w:rsidRPr="006E5BB2">
        <w:rPr>
          <w:rFonts w:ascii="Helvetica" w:eastAsia="宋体" w:hAnsi="Helvetica" w:cs="Helvetica"/>
          <w:color w:val="323232"/>
          <w:kern w:val="0"/>
          <w:sz w:val="18"/>
          <w:szCs w:val="18"/>
        </w:rPr>
        <w:t>方法结构复杂，实际上其实现方法也较</w:t>
      </w:r>
      <w:r w:rsidRPr="006E5BB2">
        <w:rPr>
          <w:rFonts w:ascii="Helvetica" w:eastAsia="宋体" w:hAnsi="Helvetica" w:cs="Helvetica"/>
          <w:color w:val="323232"/>
          <w:kern w:val="0"/>
          <w:sz w:val="18"/>
          <w:szCs w:val="18"/>
        </w:rPr>
        <w:t>round1</w:t>
      </w:r>
      <w:r w:rsidRPr="006E5BB2">
        <w:rPr>
          <w:rFonts w:ascii="Helvetica" w:eastAsia="宋体" w:hAnsi="Helvetica" w:cs="Helvetica"/>
          <w:color w:val="323232"/>
          <w:kern w:val="0"/>
          <w:sz w:val="18"/>
          <w:szCs w:val="18"/>
        </w:rPr>
        <w:t>方法笨拙。结构样式代码请见文末</w:t>
      </w:r>
      <w:r w:rsidRPr="006E5BB2">
        <w:rPr>
          <w:rFonts w:ascii="Helvetica" w:eastAsia="宋体" w:hAnsi="Helvetica" w:cs="Helvetica"/>
          <w:color w:val="323232"/>
          <w:kern w:val="0"/>
          <w:sz w:val="18"/>
          <w:szCs w:val="18"/>
        </w:rPr>
        <w:t>demo</w:t>
      </w:r>
      <w:r w:rsidRPr="006E5BB2">
        <w:rPr>
          <w:rFonts w:ascii="Helvetica" w:eastAsia="宋体" w:hAnsi="Helvetica" w:cs="Helvetica"/>
          <w:color w:val="323232"/>
          <w:kern w:val="0"/>
          <w:sz w:val="18"/>
          <w:szCs w:val="18"/>
        </w:rPr>
        <w:t>代码地址。页面图如下：</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58050"/>
            <wp:effectExtent l="0" t="0" r="0" b="0"/>
            <wp:docPr id="19" name="图片 19" descr="http://smallstarz.com/img/baidutask2017/post-nuomitask2-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allstarz.com/img/baidutask2017/post-nuomitask2-ym.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92500" cy="7258050"/>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圆环及圆饼制作原理如下：</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1.</w:t>
      </w:r>
      <w:r w:rsidRPr="006E5BB2">
        <w:rPr>
          <w:rFonts w:ascii="Helvetica" w:eastAsia="宋体" w:hAnsi="Helvetica" w:cs="Helvetica"/>
          <w:color w:val="323232"/>
          <w:kern w:val="0"/>
          <w:sz w:val="18"/>
          <w:szCs w:val="18"/>
        </w:rPr>
        <w:t>四分之三圆环的旋转：</w:t>
      </w:r>
      <w:r w:rsidRPr="006E5BB2">
        <w:rPr>
          <w:rFonts w:ascii="Helvetica" w:eastAsia="宋体" w:hAnsi="Helvetica" w:cs="Helvetica"/>
          <w:color w:val="323232"/>
          <w:kern w:val="0"/>
          <w:sz w:val="18"/>
          <w:szCs w:val="18"/>
        </w:rPr>
        <w:br/>
      </w:r>
      <w:r w:rsidRPr="006E5BB2">
        <w:rPr>
          <w:rFonts w:ascii="Helvetica" w:eastAsia="宋体" w:hAnsi="Helvetica" w:cs="Helvetica"/>
          <w:color w:val="323232"/>
          <w:kern w:val="0"/>
          <w:sz w:val="18"/>
          <w:szCs w:val="18"/>
        </w:rPr>
        <w:t xml:space="preserve">　　实现原理：首先将上文</w:t>
      </w:r>
      <w:r w:rsidRPr="006E5BB2">
        <w:rPr>
          <w:rFonts w:ascii="Helvetica" w:eastAsia="宋体" w:hAnsi="Helvetica" w:cs="Helvetica"/>
          <w:color w:val="323232"/>
          <w:kern w:val="0"/>
          <w:sz w:val="18"/>
          <w:szCs w:val="18"/>
        </w:rPr>
        <w:t>html</w:t>
      </w:r>
      <w:r w:rsidRPr="006E5BB2">
        <w:rPr>
          <w:rFonts w:ascii="Helvetica" w:eastAsia="宋体" w:hAnsi="Helvetica" w:cs="Helvetica"/>
          <w:color w:val="323232"/>
          <w:kern w:val="0"/>
          <w:sz w:val="18"/>
          <w:szCs w:val="18"/>
        </w:rPr>
        <w:t>结构中的类名为</w:t>
      </w:r>
      <w:r w:rsidRPr="006E5BB2">
        <w:rPr>
          <w:rFonts w:ascii="Helvetica" w:eastAsia="宋体" w:hAnsi="Helvetica" w:cs="Helvetica"/>
          <w:color w:val="323232"/>
          <w:kern w:val="0"/>
          <w:sz w:val="18"/>
          <w:szCs w:val="18"/>
        </w:rPr>
        <w:t>bgcircle</w:t>
      </w:r>
      <w:r w:rsidRPr="006E5BB2">
        <w:rPr>
          <w:rFonts w:ascii="Helvetica" w:eastAsia="宋体" w:hAnsi="Helvetica" w:cs="Helvetica"/>
          <w:color w:val="323232"/>
          <w:kern w:val="0"/>
          <w:sz w:val="18"/>
          <w:szCs w:val="18"/>
        </w:rPr>
        <w:t>的</w:t>
      </w:r>
      <w:r w:rsidRPr="006E5BB2">
        <w:rPr>
          <w:rFonts w:ascii="Helvetica" w:eastAsia="宋体" w:hAnsi="Helvetica" w:cs="Helvetica"/>
          <w:color w:val="323232"/>
          <w:kern w:val="0"/>
          <w:sz w:val="18"/>
          <w:szCs w:val="18"/>
        </w:rPr>
        <w:t>span</w:t>
      </w:r>
      <w:r w:rsidRPr="006E5BB2">
        <w:rPr>
          <w:rFonts w:ascii="Helvetica" w:eastAsia="宋体" w:hAnsi="Helvetica" w:cs="Helvetica"/>
          <w:color w:val="323232"/>
          <w:kern w:val="0"/>
          <w:sz w:val="18"/>
          <w:szCs w:val="18"/>
        </w:rPr>
        <w:t>元素设置为圆形（将其</w:t>
      </w:r>
      <w:r w:rsidRPr="006E5BB2">
        <w:rPr>
          <w:rFonts w:ascii="Helvetica" w:eastAsia="宋体" w:hAnsi="Helvetica" w:cs="Helvetica"/>
          <w:color w:val="323232"/>
          <w:kern w:val="0"/>
          <w:sz w:val="18"/>
          <w:szCs w:val="18"/>
        </w:rPr>
        <w:t>border-radius</w:t>
      </w:r>
      <w:r w:rsidRPr="006E5BB2">
        <w:rPr>
          <w:rFonts w:ascii="Helvetica" w:eastAsia="宋体" w:hAnsi="Helvetica" w:cs="Helvetica"/>
          <w:color w:val="323232"/>
          <w:kern w:val="0"/>
          <w:sz w:val="18"/>
          <w:szCs w:val="18"/>
        </w:rPr>
        <w:t>设置为</w:t>
      </w:r>
      <w:r w:rsidRPr="006E5BB2">
        <w:rPr>
          <w:rFonts w:ascii="Helvetica" w:eastAsia="宋体" w:hAnsi="Helvetica" w:cs="Helvetica"/>
          <w:color w:val="323232"/>
          <w:kern w:val="0"/>
          <w:sz w:val="18"/>
          <w:szCs w:val="18"/>
        </w:rPr>
        <w:t>50%</w:t>
      </w:r>
      <w:r w:rsidRPr="006E5BB2">
        <w:rPr>
          <w:rFonts w:ascii="Helvetica" w:eastAsia="宋体" w:hAnsi="Helvetica" w:cs="Helvetica"/>
          <w:color w:val="323232"/>
          <w:kern w:val="0"/>
          <w:sz w:val="18"/>
          <w:szCs w:val="18"/>
        </w:rPr>
        <w:t>即可），其宽高大于两个子元素</w:t>
      </w:r>
      <w:r w:rsidRPr="006E5BB2">
        <w:rPr>
          <w:rFonts w:ascii="Helvetica" w:eastAsia="宋体" w:hAnsi="Helvetica" w:cs="Helvetica"/>
          <w:color w:val="323232"/>
          <w:kern w:val="0"/>
          <w:sz w:val="18"/>
          <w:szCs w:val="18"/>
        </w:rPr>
        <w:t>span</w:t>
      </w:r>
      <w:r w:rsidRPr="006E5BB2">
        <w:rPr>
          <w:rFonts w:ascii="Helvetica" w:eastAsia="宋体" w:hAnsi="Helvetica" w:cs="Helvetica"/>
          <w:color w:val="323232"/>
          <w:kern w:val="0"/>
          <w:sz w:val="18"/>
          <w:szCs w:val="18"/>
        </w:rPr>
        <w:t>，以便圆环与圆饼分开。在</w:t>
      </w:r>
      <w:r w:rsidRPr="006E5BB2">
        <w:rPr>
          <w:rFonts w:ascii="Helvetica" w:eastAsia="宋体" w:hAnsi="Helvetica" w:cs="Helvetica"/>
          <w:color w:val="323232"/>
          <w:kern w:val="0"/>
          <w:sz w:val="18"/>
          <w:szCs w:val="18"/>
        </w:rPr>
        <w:t>.bgcircle</w:t>
      </w:r>
      <w:r w:rsidRPr="006E5BB2">
        <w:rPr>
          <w:rFonts w:ascii="Helvetica" w:eastAsia="宋体" w:hAnsi="Helvetica" w:cs="Helvetica"/>
          <w:color w:val="323232"/>
          <w:kern w:val="0"/>
          <w:sz w:val="18"/>
          <w:szCs w:val="18"/>
        </w:rPr>
        <w:t>上设置伪元素，同样设置为圆形，大小与</w:t>
      </w:r>
      <w:r w:rsidRPr="006E5BB2">
        <w:rPr>
          <w:rFonts w:ascii="Helvetica" w:eastAsia="宋体" w:hAnsi="Helvetica" w:cs="Helvetica"/>
          <w:color w:val="323232"/>
          <w:kern w:val="0"/>
          <w:sz w:val="18"/>
          <w:szCs w:val="18"/>
        </w:rPr>
        <w:t>.bgcircle</w:t>
      </w:r>
      <w:r w:rsidRPr="006E5BB2">
        <w:rPr>
          <w:rFonts w:ascii="Helvetica" w:eastAsia="宋体" w:hAnsi="Helvetica" w:cs="Helvetica"/>
          <w:color w:val="323232"/>
          <w:kern w:val="0"/>
          <w:sz w:val="18"/>
          <w:szCs w:val="18"/>
        </w:rPr>
        <w:t>相同，再设置伪元素边框，其中任</w:t>
      </w:r>
      <w:proofErr w:type="gramStart"/>
      <w:r w:rsidRPr="006E5BB2">
        <w:rPr>
          <w:rFonts w:ascii="Helvetica" w:eastAsia="宋体" w:hAnsi="Helvetica" w:cs="Helvetica"/>
          <w:color w:val="323232"/>
          <w:kern w:val="0"/>
          <w:sz w:val="18"/>
          <w:szCs w:val="18"/>
        </w:rPr>
        <w:t>一</w:t>
      </w:r>
      <w:proofErr w:type="gramEnd"/>
      <w:r w:rsidRPr="006E5BB2">
        <w:rPr>
          <w:rFonts w:ascii="Helvetica" w:eastAsia="宋体" w:hAnsi="Helvetica" w:cs="Helvetica"/>
          <w:color w:val="323232"/>
          <w:kern w:val="0"/>
          <w:sz w:val="18"/>
          <w:szCs w:val="18"/>
        </w:rPr>
        <w:t>边框设置为</w:t>
      </w:r>
      <w:r w:rsidRPr="006E5BB2">
        <w:rPr>
          <w:rFonts w:ascii="Helvetica" w:eastAsia="宋体" w:hAnsi="Helvetica" w:cs="Helvetica"/>
          <w:color w:val="323232"/>
          <w:kern w:val="0"/>
          <w:sz w:val="18"/>
          <w:szCs w:val="18"/>
        </w:rPr>
        <w:t>transparent</w:t>
      </w:r>
      <w:r w:rsidRPr="006E5BB2">
        <w:rPr>
          <w:rFonts w:ascii="Helvetica" w:eastAsia="宋体" w:hAnsi="Helvetica" w:cs="Helvetica"/>
          <w:color w:val="323232"/>
          <w:kern w:val="0"/>
          <w:sz w:val="18"/>
          <w:szCs w:val="18"/>
        </w:rPr>
        <w:t>即可。最后利用</w:t>
      </w:r>
      <w:r w:rsidRPr="006E5BB2">
        <w:rPr>
          <w:rFonts w:ascii="Helvetica" w:eastAsia="宋体" w:hAnsi="Helvetica" w:cs="Helvetica"/>
          <w:color w:val="323232"/>
          <w:kern w:val="0"/>
          <w:sz w:val="18"/>
          <w:szCs w:val="18"/>
        </w:rPr>
        <w:t>animotion</w:t>
      </w:r>
      <w:r w:rsidRPr="006E5BB2">
        <w:rPr>
          <w:rFonts w:ascii="Helvetica" w:eastAsia="宋体" w:hAnsi="Helvetica" w:cs="Helvetica"/>
          <w:color w:val="323232"/>
          <w:kern w:val="0"/>
          <w:sz w:val="18"/>
          <w:szCs w:val="18"/>
        </w:rPr>
        <w:t>和</w:t>
      </w:r>
      <w:r w:rsidRPr="006E5BB2">
        <w:rPr>
          <w:rFonts w:ascii="Helvetica" w:eastAsia="宋体" w:hAnsi="Helvetica" w:cs="Helvetica"/>
          <w:color w:val="323232"/>
          <w:kern w:val="0"/>
          <w:sz w:val="18"/>
          <w:szCs w:val="18"/>
        </w:rPr>
        <w:t>transform</w:t>
      </w:r>
      <w:r w:rsidRPr="006E5BB2">
        <w:rPr>
          <w:rFonts w:ascii="Helvetica" w:eastAsia="宋体" w:hAnsi="Helvetica" w:cs="Helvetica"/>
          <w:color w:val="323232"/>
          <w:kern w:val="0"/>
          <w:sz w:val="18"/>
          <w:szCs w:val="18"/>
        </w:rPr>
        <w:t>设置旋转动画。</w:t>
      </w:r>
      <w:r w:rsidRPr="006E5BB2">
        <w:rPr>
          <w:rFonts w:ascii="Helvetica" w:eastAsia="宋体" w:hAnsi="Helvetica" w:cs="Helvetica"/>
          <w:color w:val="323232"/>
          <w:kern w:val="0"/>
          <w:sz w:val="18"/>
          <w:szCs w:val="18"/>
        </w:rPr>
        <w:t>css</w:t>
      </w:r>
      <w:r w:rsidRPr="006E5BB2">
        <w:rPr>
          <w:rFonts w:ascii="Helvetica" w:eastAsia="宋体" w:hAnsi="Helvetica" w:cs="Helvetica"/>
          <w:color w:val="323232"/>
          <w:kern w:val="0"/>
          <w:sz w:val="18"/>
          <w:szCs w:val="18"/>
        </w:rPr>
        <w:t>代码如下：</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i/>
          <w:iCs/>
          <w:color w:val="999988"/>
          <w:kern w:val="0"/>
          <w:sz w:val="24"/>
          <w:szCs w:val="24"/>
        </w:rPr>
        <w:lastRenderedPageBreak/>
        <w:t>/*2-1-1.</w:t>
      </w:r>
      <w:r w:rsidRPr="006E5BB2">
        <w:rPr>
          <w:rFonts w:ascii="Consolas" w:eastAsia="宋体" w:hAnsi="Consolas" w:cs="Consolas"/>
          <w:i/>
          <w:iCs/>
          <w:color w:val="999988"/>
          <w:kern w:val="0"/>
          <w:sz w:val="24"/>
          <w:szCs w:val="24"/>
        </w:rPr>
        <w:t>制作大圆背景</w:t>
      </w:r>
      <w:r w:rsidRPr="006E5BB2">
        <w:rPr>
          <w:rFonts w:ascii="Consolas" w:eastAsia="宋体" w:hAnsi="Consolas" w:cs="Consolas"/>
          <w:i/>
          <w:iCs/>
          <w:color w:val="999988"/>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333333"/>
          <w:kern w:val="0"/>
          <w:sz w:val="24"/>
          <w:szCs w:val="24"/>
        </w:rPr>
        <w:t>bgcircle{</w:t>
      </w:r>
      <w:proofErr w:type="gramEnd"/>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position</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333333"/>
          <w:kern w:val="0"/>
          <w:sz w:val="24"/>
          <w:szCs w:val="24"/>
        </w:rPr>
        <w:t>relative;</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display</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333333"/>
          <w:kern w:val="0"/>
          <w:sz w:val="24"/>
          <w:szCs w:val="24"/>
        </w:rPr>
        <w:t>inline-block;</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height</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80px</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width</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80px</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margin</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top</w:t>
      </w:r>
      <w:proofErr w:type="gramEnd"/>
      <w:r w:rsidRPr="006E5BB2">
        <w:rPr>
          <w:rFonts w:ascii="Consolas" w:eastAsia="宋体" w:hAnsi="Consolas" w:cs="Consolas"/>
          <w:color w:val="333333"/>
          <w:kern w:val="0"/>
          <w:sz w:val="24"/>
          <w:szCs w:val="24"/>
        </w:rPr>
        <w:t>:-</w:t>
      </w:r>
      <w:r w:rsidRPr="006E5BB2">
        <w:rPr>
          <w:rFonts w:ascii="Consolas" w:eastAsia="宋体" w:hAnsi="Consolas" w:cs="Consolas"/>
          <w:color w:val="008080"/>
          <w:kern w:val="0"/>
          <w:sz w:val="24"/>
          <w:szCs w:val="24"/>
        </w:rPr>
        <w:t>30px</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left</w:t>
      </w:r>
      <w:proofErr w:type="gramEnd"/>
      <w:r w:rsidRPr="006E5BB2">
        <w:rPr>
          <w:rFonts w:ascii="Consolas" w:eastAsia="宋体" w:hAnsi="Consolas" w:cs="Consolas"/>
          <w:color w:val="333333"/>
          <w:kern w:val="0"/>
          <w:sz w:val="24"/>
          <w:szCs w:val="24"/>
        </w:rPr>
        <w:t>:-</w:t>
      </w:r>
      <w:r w:rsidRPr="006E5BB2">
        <w:rPr>
          <w:rFonts w:ascii="Consolas" w:eastAsia="宋体" w:hAnsi="Consolas" w:cs="Consolas"/>
          <w:color w:val="008080"/>
          <w:kern w:val="0"/>
          <w:sz w:val="24"/>
          <w:szCs w:val="24"/>
        </w:rPr>
        <w:t>30px</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border-radius</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overflow</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333333"/>
          <w:kern w:val="0"/>
          <w:sz w:val="24"/>
          <w:szCs w:val="24"/>
        </w:rPr>
        <w:t>hidden;</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i/>
          <w:iCs/>
          <w:color w:val="999988"/>
          <w:kern w:val="0"/>
          <w:sz w:val="24"/>
          <w:szCs w:val="24"/>
        </w:rPr>
        <w:t>/*2-2.loading</w:t>
      </w:r>
      <w:r w:rsidRPr="006E5BB2">
        <w:rPr>
          <w:rFonts w:ascii="Consolas" w:eastAsia="宋体" w:hAnsi="Consolas" w:cs="Consolas"/>
          <w:i/>
          <w:iCs/>
          <w:color w:val="999988"/>
          <w:kern w:val="0"/>
          <w:sz w:val="24"/>
          <w:szCs w:val="24"/>
        </w:rPr>
        <w:t>圆环</w:t>
      </w:r>
      <w:r w:rsidRPr="006E5BB2">
        <w:rPr>
          <w:rFonts w:ascii="Consolas" w:eastAsia="宋体" w:hAnsi="Consolas" w:cs="Consolas"/>
          <w:i/>
          <w:iCs/>
          <w:color w:val="999988"/>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.bgcircle:</w:t>
      </w:r>
      <w:proofErr w:type="gramStart"/>
      <w:r w:rsidRPr="006E5BB2">
        <w:rPr>
          <w:rFonts w:ascii="Consolas" w:eastAsia="宋体" w:hAnsi="Consolas" w:cs="Consolas"/>
          <w:color w:val="333333"/>
          <w:kern w:val="0"/>
          <w:sz w:val="24"/>
          <w:szCs w:val="24"/>
        </w:rPr>
        <w:t>:before</w:t>
      </w:r>
      <w:proofErr w:type="gramEnd"/>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content</w:t>
      </w:r>
      <w:proofErr w:type="gramEnd"/>
      <w:r w:rsidRPr="006E5BB2">
        <w:rPr>
          <w:rFonts w:ascii="Consolas" w:eastAsia="宋体" w:hAnsi="Consolas" w:cs="Consolas"/>
          <w:color w:val="333333"/>
          <w:kern w:val="0"/>
          <w:sz w:val="24"/>
          <w:szCs w:val="24"/>
        </w:rPr>
        <w:t>:</w:t>
      </w:r>
      <w:r w:rsidRPr="006E5BB2">
        <w:rPr>
          <w:rFonts w:ascii="Consolas" w:eastAsia="宋体" w:hAnsi="Consolas" w:cs="Consolas"/>
          <w:color w:val="DD1144"/>
          <w:kern w:val="0"/>
          <w:sz w:val="24"/>
          <w:szCs w:val="24"/>
        </w:rPr>
        <w:t>""</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position</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333333"/>
          <w:kern w:val="0"/>
          <w:sz w:val="24"/>
          <w:szCs w:val="24"/>
        </w:rPr>
        <w:t>absolute;</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width</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100%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height</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100%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box-sizing</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333333"/>
          <w:kern w:val="0"/>
          <w:sz w:val="24"/>
          <w:szCs w:val="24"/>
        </w:rPr>
        <w:t>border-box;</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border</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4px</w:t>
      </w:r>
      <w:r w:rsidRPr="006E5BB2">
        <w:rPr>
          <w:rFonts w:ascii="Consolas" w:eastAsia="宋体" w:hAnsi="Consolas" w:cs="Consolas"/>
          <w:color w:val="333333"/>
          <w:kern w:val="0"/>
          <w:sz w:val="24"/>
          <w:szCs w:val="24"/>
        </w:rPr>
        <w:t xml:space="preserve"> solid </w:t>
      </w:r>
      <w:r w:rsidRPr="006E5BB2">
        <w:rPr>
          <w:rFonts w:ascii="Consolas" w:eastAsia="宋体" w:hAnsi="Consolas" w:cs="Consolas"/>
          <w:color w:val="008080"/>
          <w:kern w:val="0"/>
          <w:sz w:val="24"/>
          <w:szCs w:val="24"/>
        </w:rPr>
        <w:t>#BD50A3</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border-top</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4px</w:t>
      </w:r>
      <w:r w:rsidRPr="006E5BB2">
        <w:rPr>
          <w:rFonts w:ascii="Consolas" w:eastAsia="宋体" w:hAnsi="Consolas" w:cs="Consolas"/>
          <w:color w:val="333333"/>
          <w:kern w:val="0"/>
          <w:sz w:val="24"/>
          <w:szCs w:val="24"/>
        </w:rPr>
        <w:t xml:space="preserve"> solid transparent;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border-radius</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w:t>
      </w:r>
      <w:proofErr w:type="gramStart"/>
      <w:r w:rsidRPr="006E5BB2">
        <w:rPr>
          <w:rFonts w:ascii="Consolas" w:eastAsia="宋体" w:hAnsi="Consolas" w:cs="Consolas"/>
          <w:color w:val="000080"/>
          <w:kern w:val="0"/>
          <w:sz w:val="24"/>
          <w:szCs w:val="24"/>
        </w:rPr>
        <w:t>webkit-</w:t>
      </w:r>
      <w:proofErr w:type="gramEnd"/>
      <w:r w:rsidRPr="006E5BB2">
        <w:rPr>
          <w:rFonts w:ascii="Consolas" w:eastAsia="宋体" w:hAnsi="Consolas" w:cs="Consolas"/>
          <w:color w:val="000080"/>
          <w:kern w:val="0"/>
          <w:sz w:val="24"/>
          <w:szCs w:val="24"/>
        </w:rPr>
        <w:t>animation</w:t>
      </w:r>
      <w:r w:rsidRPr="006E5BB2">
        <w:rPr>
          <w:rFonts w:ascii="Consolas" w:eastAsia="宋体" w:hAnsi="Consolas" w:cs="Consolas"/>
          <w:color w:val="333333"/>
          <w:kern w:val="0"/>
          <w:sz w:val="24"/>
          <w:szCs w:val="24"/>
        </w:rPr>
        <w:t xml:space="preserve">:circle-spining </w:t>
      </w:r>
      <w:r w:rsidRPr="006E5BB2">
        <w:rPr>
          <w:rFonts w:ascii="Consolas" w:eastAsia="宋体" w:hAnsi="Consolas" w:cs="Consolas"/>
          <w:color w:val="008080"/>
          <w:kern w:val="0"/>
          <w:sz w:val="24"/>
          <w:szCs w:val="24"/>
        </w:rPr>
        <w:t>4s</w:t>
      </w:r>
      <w:r w:rsidRPr="006E5BB2">
        <w:rPr>
          <w:rFonts w:ascii="Consolas" w:eastAsia="宋体" w:hAnsi="Consolas" w:cs="Consolas"/>
          <w:color w:val="333333"/>
          <w:kern w:val="0"/>
          <w:sz w:val="24"/>
          <w:szCs w:val="24"/>
        </w:rPr>
        <w:t xml:space="preserve"> infinite linear;</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animation</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333333"/>
          <w:kern w:val="0"/>
          <w:sz w:val="24"/>
          <w:szCs w:val="24"/>
        </w:rPr>
        <w:t xml:space="preserve">circle-spining </w:t>
      </w:r>
      <w:r w:rsidRPr="006E5BB2">
        <w:rPr>
          <w:rFonts w:ascii="Consolas" w:eastAsia="宋体" w:hAnsi="Consolas" w:cs="Consolas"/>
          <w:color w:val="008080"/>
          <w:kern w:val="0"/>
          <w:sz w:val="24"/>
          <w:szCs w:val="24"/>
        </w:rPr>
        <w:t>4s</w:t>
      </w:r>
      <w:r w:rsidRPr="006E5BB2">
        <w:rPr>
          <w:rFonts w:ascii="Consolas" w:eastAsia="宋体" w:hAnsi="Consolas" w:cs="Consolas"/>
          <w:color w:val="333333"/>
          <w:kern w:val="0"/>
          <w:sz w:val="24"/>
          <w:szCs w:val="24"/>
        </w:rPr>
        <w:t xml:space="preserve"> infinite linear;</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0080"/>
          <w:kern w:val="0"/>
          <w:sz w:val="24"/>
          <w:szCs w:val="24"/>
        </w:rPr>
        <w:t>-</w:t>
      </w:r>
      <w:proofErr w:type="gramStart"/>
      <w:r w:rsidRPr="006E5BB2">
        <w:rPr>
          <w:rFonts w:ascii="Consolas" w:eastAsia="宋体" w:hAnsi="Consolas" w:cs="Consolas"/>
          <w:color w:val="000080"/>
          <w:kern w:val="0"/>
          <w:sz w:val="24"/>
          <w:szCs w:val="24"/>
        </w:rPr>
        <w:t>webkit-</w:t>
      </w:r>
      <w:proofErr w:type="gramEnd"/>
      <w:r w:rsidRPr="006E5BB2">
        <w:rPr>
          <w:rFonts w:ascii="Consolas" w:eastAsia="宋体" w:hAnsi="Consolas" w:cs="Consolas"/>
          <w:color w:val="000080"/>
          <w:kern w:val="0"/>
          <w:sz w:val="24"/>
          <w:szCs w:val="24"/>
        </w:rPr>
        <w:t>transform-origin</w:t>
      </w:r>
      <w:r w:rsidRPr="006E5BB2">
        <w:rPr>
          <w:rFonts w:ascii="Consolas" w:eastAsia="宋体" w:hAnsi="Consolas" w:cs="Consolas"/>
          <w:color w:val="333333"/>
          <w:kern w:val="0"/>
          <w:sz w:val="24"/>
          <w:szCs w:val="24"/>
        </w:rPr>
        <w:t>:</w:t>
      </w:r>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000080"/>
          <w:kern w:val="0"/>
          <w:sz w:val="24"/>
          <w:szCs w:val="24"/>
        </w:rPr>
        <w:t>transform-origin</w:t>
      </w:r>
      <w:r w:rsidRPr="006E5BB2">
        <w:rPr>
          <w:rFonts w:ascii="Consolas" w:eastAsia="宋体" w:hAnsi="Consolas" w:cs="Consolas"/>
          <w:color w:val="333333"/>
          <w:kern w:val="0"/>
          <w:sz w:val="24"/>
          <w:szCs w:val="24"/>
        </w:rPr>
        <w:t>:</w:t>
      </w:r>
      <w:proofErr w:type="gramEnd"/>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50%</w:t>
      </w:r>
      <w:r w:rsidRPr="006E5BB2">
        <w:rPr>
          <w:rFonts w:ascii="Consolas" w:eastAsia="宋体" w:hAnsi="Consolas" w:cs="Consolas"/>
          <w:color w:val="333333"/>
          <w:kern w:val="0"/>
          <w:sz w:val="24"/>
          <w:szCs w:val="24"/>
        </w:rPr>
        <w:t xml:space="preserve"> </w:t>
      </w:r>
      <w:r w:rsidRPr="006E5BB2">
        <w:rPr>
          <w:rFonts w:ascii="Consolas" w:eastAsia="宋体" w:hAnsi="Consolas" w:cs="Consolas"/>
          <w:color w:val="008080"/>
          <w:kern w:val="0"/>
          <w:sz w:val="24"/>
          <w:szCs w:val="24"/>
        </w:rPr>
        <w:t>0</w:t>
      </w:r>
      <w:r w:rsidRPr="006E5BB2">
        <w:rPr>
          <w:rFonts w:ascii="Consolas" w:eastAsia="宋体" w:hAnsi="Consolas" w:cs="Consolas"/>
          <w:color w:val="333333"/>
          <w:kern w:val="0"/>
          <w:sz w:val="24"/>
          <w:szCs w:val="24"/>
        </w:rPr>
        <w:t>;</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b/>
          <w:bCs/>
          <w:color w:val="333333"/>
          <w:kern w:val="0"/>
          <w:sz w:val="24"/>
          <w:szCs w:val="24"/>
        </w:rPr>
        <w:t>keyframes</w:t>
      </w:r>
      <w:r w:rsidRPr="006E5BB2">
        <w:rPr>
          <w:rFonts w:ascii="Consolas" w:eastAsia="宋体" w:hAnsi="Consolas" w:cs="Consolas"/>
          <w:color w:val="333333"/>
          <w:kern w:val="0"/>
          <w:sz w:val="24"/>
          <w:szCs w:val="24"/>
        </w:rPr>
        <w:t xml:space="preserve"> circle-</w:t>
      </w:r>
      <w:proofErr w:type="gramStart"/>
      <w:r w:rsidRPr="006E5BB2">
        <w:rPr>
          <w:rFonts w:ascii="Consolas" w:eastAsia="宋体" w:hAnsi="Consolas" w:cs="Consolas"/>
          <w:color w:val="333333"/>
          <w:kern w:val="0"/>
          <w:sz w:val="24"/>
          <w:szCs w:val="24"/>
        </w:rPr>
        <w:t>spining{</w:t>
      </w:r>
      <w:proofErr w:type="gramEnd"/>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333333"/>
          <w:kern w:val="0"/>
          <w:sz w:val="24"/>
          <w:szCs w:val="24"/>
        </w:rPr>
        <w:t>0%</w:t>
      </w:r>
      <w:proofErr w:type="gramEnd"/>
      <w:r w:rsidRPr="006E5BB2">
        <w:rPr>
          <w:rFonts w:ascii="Consolas" w:eastAsia="宋体" w:hAnsi="Consolas" w:cs="Consolas"/>
          <w:color w:val="333333"/>
          <w:kern w:val="0"/>
          <w:sz w:val="24"/>
          <w:szCs w:val="24"/>
        </w:rPr>
        <w:t>{</w:t>
      </w:r>
      <w:r w:rsidRPr="006E5BB2">
        <w:rPr>
          <w:rFonts w:ascii="Consolas" w:eastAsia="宋体" w:hAnsi="Consolas" w:cs="Consolas"/>
          <w:color w:val="000080"/>
          <w:kern w:val="0"/>
          <w:sz w:val="24"/>
          <w:szCs w:val="24"/>
        </w:rPr>
        <w:t>transform</w:t>
      </w:r>
      <w:r w:rsidRPr="006E5BB2">
        <w:rPr>
          <w:rFonts w:ascii="Consolas" w:eastAsia="宋体" w:hAnsi="Consolas" w:cs="Consolas"/>
          <w:color w:val="333333"/>
          <w:kern w:val="0"/>
          <w:sz w:val="24"/>
          <w:szCs w:val="24"/>
        </w:rPr>
        <w:t>:</w:t>
      </w:r>
      <w:r w:rsidRPr="006E5BB2">
        <w:rPr>
          <w:rFonts w:ascii="Consolas" w:eastAsia="宋体" w:hAnsi="Consolas" w:cs="Consolas"/>
          <w:color w:val="0086B3"/>
          <w:kern w:val="0"/>
          <w:sz w:val="24"/>
          <w:szCs w:val="24"/>
        </w:rPr>
        <w:t>rotate</w:t>
      </w:r>
      <w:r w:rsidRPr="006E5BB2">
        <w:rPr>
          <w:rFonts w:ascii="Consolas" w:eastAsia="宋体" w:hAnsi="Consolas" w:cs="Consolas"/>
          <w:color w:val="333333"/>
          <w:kern w:val="0"/>
          <w:sz w:val="24"/>
          <w:szCs w:val="24"/>
        </w:rPr>
        <w:t>(0deg);}</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lastRenderedPageBreak/>
        <w:t xml:space="preserve">      </w:t>
      </w:r>
      <w:proofErr w:type="gramStart"/>
      <w:r w:rsidRPr="006E5BB2">
        <w:rPr>
          <w:rFonts w:ascii="Consolas" w:eastAsia="宋体" w:hAnsi="Consolas" w:cs="Consolas"/>
          <w:color w:val="333333"/>
          <w:kern w:val="0"/>
          <w:sz w:val="24"/>
          <w:szCs w:val="24"/>
        </w:rPr>
        <w:t>50%</w:t>
      </w:r>
      <w:proofErr w:type="gramEnd"/>
      <w:r w:rsidRPr="006E5BB2">
        <w:rPr>
          <w:rFonts w:ascii="Consolas" w:eastAsia="宋体" w:hAnsi="Consolas" w:cs="Consolas"/>
          <w:color w:val="333333"/>
          <w:kern w:val="0"/>
          <w:sz w:val="24"/>
          <w:szCs w:val="24"/>
        </w:rPr>
        <w:t>{</w:t>
      </w:r>
      <w:r w:rsidRPr="006E5BB2">
        <w:rPr>
          <w:rFonts w:ascii="Consolas" w:eastAsia="宋体" w:hAnsi="Consolas" w:cs="Consolas"/>
          <w:color w:val="000080"/>
          <w:kern w:val="0"/>
          <w:sz w:val="24"/>
          <w:szCs w:val="24"/>
        </w:rPr>
        <w:t>transform</w:t>
      </w:r>
      <w:r w:rsidRPr="006E5BB2">
        <w:rPr>
          <w:rFonts w:ascii="Consolas" w:eastAsia="宋体" w:hAnsi="Consolas" w:cs="Consolas"/>
          <w:color w:val="333333"/>
          <w:kern w:val="0"/>
          <w:sz w:val="24"/>
          <w:szCs w:val="24"/>
        </w:rPr>
        <w:t>:</w:t>
      </w:r>
      <w:r w:rsidRPr="006E5BB2">
        <w:rPr>
          <w:rFonts w:ascii="Consolas" w:eastAsia="宋体" w:hAnsi="Consolas" w:cs="Consolas"/>
          <w:color w:val="0086B3"/>
          <w:kern w:val="0"/>
          <w:sz w:val="24"/>
          <w:szCs w:val="24"/>
        </w:rPr>
        <w:t>rotate</w:t>
      </w:r>
      <w:r w:rsidRPr="006E5BB2">
        <w:rPr>
          <w:rFonts w:ascii="Consolas" w:eastAsia="宋体" w:hAnsi="Consolas" w:cs="Consolas"/>
          <w:color w:val="333333"/>
          <w:kern w:val="0"/>
          <w:sz w:val="24"/>
          <w:szCs w:val="24"/>
        </w:rPr>
        <w:t>(-180deg);}</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roofErr w:type="gramStart"/>
      <w:r w:rsidRPr="006E5BB2">
        <w:rPr>
          <w:rFonts w:ascii="Consolas" w:eastAsia="宋体" w:hAnsi="Consolas" w:cs="Consolas"/>
          <w:color w:val="333333"/>
          <w:kern w:val="0"/>
          <w:sz w:val="24"/>
          <w:szCs w:val="24"/>
        </w:rPr>
        <w:t>100%</w:t>
      </w:r>
      <w:proofErr w:type="gramEnd"/>
      <w:r w:rsidRPr="006E5BB2">
        <w:rPr>
          <w:rFonts w:ascii="Consolas" w:eastAsia="宋体" w:hAnsi="Consolas" w:cs="Consolas"/>
          <w:color w:val="333333"/>
          <w:kern w:val="0"/>
          <w:sz w:val="24"/>
          <w:szCs w:val="24"/>
        </w:rPr>
        <w:t>{</w:t>
      </w:r>
      <w:r w:rsidRPr="006E5BB2">
        <w:rPr>
          <w:rFonts w:ascii="Consolas" w:eastAsia="宋体" w:hAnsi="Consolas" w:cs="Consolas"/>
          <w:color w:val="000080"/>
          <w:kern w:val="0"/>
          <w:sz w:val="24"/>
          <w:szCs w:val="24"/>
        </w:rPr>
        <w:t>transform</w:t>
      </w:r>
      <w:r w:rsidRPr="006E5BB2">
        <w:rPr>
          <w:rFonts w:ascii="Consolas" w:eastAsia="宋体" w:hAnsi="Consolas" w:cs="Consolas"/>
          <w:color w:val="333333"/>
          <w:kern w:val="0"/>
          <w:sz w:val="24"/>
          <w:szCs w:val="24"/>
        </w:rPr>
        <w:t>:</w:t>
      </w:r>
      <w:r w:rsidRPr="006E5BB2">
        <w:rPr>
          <w:rFonts w:ascii="Consolas" w:eastAsia="宋体" w:hAnsi="Consolas" w:cs="Consolas"/>
          <w:color w:val="0086B3"/>
          <w:kern w:val="0"/>
          <w:sz w:val="24"/>
          <w:szCs w:val="24"/>
        </w:rPr>
        <w:t>rotate</w:t>
      </w:r>
      <w:r w:rsidRPr="006E5BB2">
        <w:rPr>
          <w:rFonts w:ascii="Consolas" w:eastAsia="宋体" w:hAnsi="Consolas" w:cs="Consolas"/>
          <w:color w:val="333333"/>
          <w:kern w:val="0"/>
          <w:sz w:val="24"/>
          <w:szCs w:val="24"/>
        </w:rPr>
        <w:t>(-360deg);}</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r w:rsidRPr="006E5BB2">
        <w:rPr>
          <w:rFonts w:ascii="Consolas" w:eastAsia="宋体" w:hAnsi="Consolas" w:cs="Consolas"/>
          <w:b/>
          <w:bCs/>
          <w:color w:val="333333"/>
          <w:kern w:val="0"/>
          <w:sz w:val="24"/>
          <w:szCs w:val="24"/>
        </w:rPr>
        <w:t>webkit</w:t>
      </w:r>
      <w:r w:rsidRPr="006E5BB2">
        <w:rPr>
          <w:rFonts w:ascii="Consolas" w:eastAsia="宋体" w:hAnsi="Consolas" w:cs="Consolas"/>
          <w:color w:val="333333"/>
          <w:kern w:val="0"/>
          <w:sz w:val="24"/>
          <w:szCs w:val="24"/>
        </w:rPr>
        <w:t>-</w:t>
      </w:r>
      <w:r w:rsidRPr="006E5BB2">
        <w:rPr>
          <w:rFonts w:ascii="Consolas" w:eastAsia="宋体" w:hAnsi="Consolas" w:cs="Consolas"/>
          <w:b/>
          <w:bCs/>
          <w:color w:val="333333"/>
          <w:kern w:val="0"/>
          <w:sz w:val="24"/>
          <w:szCs w:val="24"/>
        </w:rPr>
        <w:t>keyframes</w:t>
      </w:r>
      <w:r w:rsidRPr="006E5BB2">
        <w:rPr>
          <w:rFonts w:ascii="Consolas" w:eastAsia="宋体" w:hAnsi="Consolas" w:cs="Consolas"/>
          <w:color w:val="333333"/>
          <w:kern w:val="0"/>
          <w:sz w:val="24"/>
          <w:szCs w:val="24"/>
        </w:rPr>
        <w:t xml:space="preserve"> circle-</w:t>
      </w:r>
      <w:proofErr w:type="gramStart"/>
      <w:r w:rsidRPr="006E5BB2">
        <w:rPr>
          <w:rFonts w:ascii="Consolas" w:eastAsia="宋体" w:hAnsi="Consolas" w:cs="Consolas"/>
          <w:color w:val="333333"/>
          <w:kern w:val="0"/>
          <w:sz w:val="24"/>
          <w:szCs w:val="24"/>
        </w:rPr>
        <w:t>spining{</w:t>
      </w:r>
      <w:proofErr w:type="gramEnd"/>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0%{</w:t>
      </w:r>
      <w:r w:rsidRPr="006E5BB2">
        <w:rPr>
          <w:rFonts w:ascii="Consolas" w:eastAsia="宋体" w:hAnsi="Consolas" w:cs="Consolas"/>
          <w:color w:val="000080"/>
          <w:kern w:val="0"/>
          <w:sz w:val="24"/>
          <w:szCs w:val="24"/>
        </w:rPr>
        <w:t>-webkit-transform</w:t>
      </w:r>
      <w:proofErr w:type="gramStart"/>
      <w:r w:rsidRPr="006E5BB2">
        <w:rPr>
          <w:rFonts w:ascii="Consolas" w:eastAsia="宋体" w:hAnsi="Consolas" w:cs="Consolas"/>
          <w:color w:val="333333"/>
          <w:kern w:val="0"/>
          <w:sz w:val="24"/>
          <w:szCs w:val="24"/>
        </w:rPr>
        <w:t>:</w:t>
      </w:r>
      <w:r w:rsidRPr="006E5BB2">
        <w:rPr>
          <w:rFonts w:ascii="Consolas" w:eastAsia="宋体" w:hAnsi="Consolas" w:cs="Consolas"/>
          <w:color w:val="0086B3"/>
          <w:kern w:val="0"/>
          <w:sz w:val="24"/>
          <w:szCs w:val="24"/>
        </w:rPr>
        <w:t>rotate</w:t>
      </w:r>
      <w:proofErr w:type="gramEnd"/>
      <w:r w:rsidRPr="006E5BB2">
        <w:rPr>
          <w:rFonts w:ascii="Consolas" w:eastAsia="宋体" w:hAnsi="Consolas" w:cs="Consolas"/>
          <w:color w:val="333333"/>
          <w:kern w:val="0"/>
          <w:sz w:val="24"/>
          <w:szCs w:val="24"/>
        </w:rPr>
        <w:t>(0deg);}</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50%{</w:t>
      </w:r>
      <w:r w:rsidRPr="006E5BB2">
        <w:rPr>
          <w:rFonts w:ascii="Consolas" w:eastAsia="宋体" w:hAnsi="Consolas" w:cs="Consolas"/>
          <w:color w:val="000080"/>
          <w:kern w:val="0"/>
          <w:sz w:val="24"/>
          <w:szCs w:val="24"/>
        </w:rPr>
        <w:t>-webkit-transform</w:t>
      </w:r>
      <w:proofErr w:type="gramStart"/>
      <w:r w:rsidRPr="006E5BB2">
        <w:rPr>
          <w:rFonts w:ascii="Consolas" w:eastAsia="宋体" w:hAnsi="Consolas" w:cs="Consolas"/>
          <w:color w:val="333333"/>
          <w:kern w:val="0"/>
          <w:sz w:val="24"/>
          <w:szCs w:val="24"/>
        </w:rPr>
        <w:t>:</w:t>
      </w:r>
      <w:r w:rsidRPr="006E5BB2">
        <w:rPr>
          <w:rFonts w:ascii="Consolas" w:eastAsia="宋体" w:hAnsi="Consolas" w:cs="Consolas"/>
          <w:color w:val="0086B3"/>
          <w:kern w:val="0"/>
          <w:sz w:val="24"/>
          <w:szCs w:val="24"/>
        </w:rPr>
        <w:t>rotate</w:t>
      </w:r>
      <w:proofErr w:type="gramEnd"/>
      <w:r w:rsidRPr="006E5BB2">
        <w:rPr>
          <w:rFonts w:ascii="Consolas" w:eastAsia="宋体" w:hAnsi="Consolas" w:cs="Consolas"/>
          <w:color w:val="333333"/>
          <w:kern w:val="0"/>
          <w:sz w:val="24"/>
          <w:szCs w:val="24"/>
        </w:rPr>
        <w:t>(-180deg);}</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100%{</w:t>
      </w:r>
      <w:r w:rsidRPr="006E5BB2">
        <w:rPr>
          <w:rFonts w:ascii="Consolas" w:eastAsia="宋体" w:hAnsi="Consolas" w:cs="Consolas"/>
          <w:color w:val="000080"/>
          <w:kern w:val="0"/>
          <w:sz w:val="24"/>
          <w:szCs w:val="24"/>
        </w:rPr>
        <w:t>-webkit-transform</w:t>
      </w:r>
      <w:proofErr w:type="gramStart"/>
      <w:r w:rsidRPr="006E5BB2">
        <w:rPr>
          <w:rFonts w:ascii="Consolas" w:eastAsia="宋体" w:hAnsi="Consolas" w:cs="Consolas"/>
          <w:color w:val="333333"/>
          <w:kern w:val="0"/>
          <w:sz w:val="24"/>
          <w:szCs w:val="24"/>
        </w:rPr>
        <w:t>:</w:t>
      </w:r>
      <w:r w:rsidRPr="006E5BB2">
        <w:rPr>
          <w:rFonts w:ascii="Consolas" w:eastAsia="宋体" w:hAnsi="Consolas" w:cs="Consolas"/>
          <w:color w:val="0086B3"/>
          <w:kern w:val="0"/>
          <w:sz w:val="24"/>
          <w:szCs w:val="24"/>
        </w:rPr>
        <w:t>rotate</w:t>
      </w:r>
      <w:proofErr w:type="gramEnd"/>
      <w:r w:rsidRPr="006E5BB2">
        <w:rPr>
          <w:rFonts w:ascii="Consolas" w:eastAsia="宋体" w:hAnsi="Consolas" w:cs="Consolas"/>
          <w:color w:val="333333"/>
          <w:kern w:val="0"/>
          <w:sz w:val="24"/>
          <w:szCs w:val="24"/>
        </w:rPr>
        <w:t>(-360deg);}</w:t>
      </w:r>
    </w:p>
    <w:p w:rsidR="006E5BB2" w:rsidRPr="006E5BB2" w:rsidRDefault="006E5BB2" w:rsidP="006E5B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6E5BB2">
        <w:rPr>
          <w:rFonts w:ascii="Consolas" w:eastAsia="宋体" w:hAnsi="Consolas" w:cs="Consolas"/>
          <w:color w:val="333333"/>
          <w:kern w:val="0"/>
          <w:sz w:val="24"/>
          <w:szCs w:val="24"/>
        </w:rPr>
        <w:t xml:space="preserve">    }</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2.</w:t>
      </w:r>
      <w:r w:rsidRPr="006E5BB2">
        <w:rPr>
          <w:rFonts w:ascii="Helvetica" w:eastAsia="宋体" w:hAnsi="Helvetica" w:cs="Helvetica"/>
          <w:color w:val="323232"/>
          <w:kern w:val="0"/>
          <w:sz w:val="18"/>
          <w:szCs w:val="18"/>
        </w:rPr>
        <w:t>圆饼旋转：</w:t>
      </w:r>
      <w:r w:rsidRPr="006E5BB2">
        <w:rPr>
          <w:rFonts w:ascii="Helvetica" w:eastAsia="宋体" w:hAnsi="Helvetica" w:cs="Helvetica"/>
          <w:color w:val="323232"/>
          <w:kern w:val="0"/>
          <w:sz w:val="18"/>
          <w:szCs w:val="18"/>
        </w:rPr>
        <w:br/>
      </w: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1</w:t>
      </w:r>
      <w:r w:rsidRPr="006E5BB2">
        <w:rPr>
          <w:rFonts w:ascii="Helvetica" w:eastAsia="宋体" w:hAnsi="Helvetica" w:cs="Helvetica"/>
          <w:color w:val="323232"/>
          <w:kern w:val="0"/>
          <w:sz w:val="18"/>
          <w:szCs w:val="18"/>
        </w:rPr>
        <w:t>）方法</w:t>
      </w:r>
      <w:proofErr w:type="gramStart"/>
      <w:r w:rsidRPr="006E5BB2">
        <w:rPr>
          <w:rFonts w:ascii="Helvetica" w:eastAsia="宋体" w:hAnsi="Helvetica" w:cs="Helvetica"/>
          <w:color w:val="323232"/>
          <w:kern w:val="0"/>
          <w:sz w:val="18"/>
          <w:szCs w:val="18"/>
        </w:rPr>
        <w:t>一</w:t>
      </w:r>
      <w:proofErr w:type="gramEnd"/>
      <w:r w:rsidRPr="006E5BB2">
        <w:rPr>
          <w:rFonts w:ascii="Helvetica" w:eastAsia="宋体" w:hAnsi="Helvetica" w:cs="Helvetica"/>
          <w:color w:val="323232"/>
          <w:kern w:val="0"/>
          <w:sz w:val="18"/>
          <w:szCs w:val="18"/>
        </w:rPr>
        <w:t>：主要参考</w:t>
      </w:r>
      <w:hyperlink r:id="rId64" w:tgtFrame="_blank" w:history="1">
        <w:r w:rsidRPr="006E5BB2">
          <w:rPr>
            <w:rFonts w:ascii="Helvetica" w:eastAsia="宋体" w:hAnsi="Helvetica" w:cs="Helvetica"/>
            <w:color w:val="38BA72"/>
            <w:kern w:val="0"/>
            <w:sz w:val="18"/>
            <w:szCs w:val="18"/>
          </w:rPr>
          <w:t>codepen</w:t>
        </w:r>
      </w:hyperlink>
      <w:r w:rsidRPr="006E5BB2">
        <w:rPr>
          <w:rFonts w:ascii="Helvetica" w:eastAsia="宋体" w:hAnsi="Helvetica" w:cs="Helvetica"/>
          <w:color w:val="323232"/>
          <w:kern w:val="0"/>
          <w:sz w:val="18"/>
          <w:szCs w:val="18"/>
        </w:rPr>
        <w:t>网站中</w:t>
      </w:r>
      <w:hyperlink r:id="rId65" w:tgtFrame="_blank" w:history="1">
        <w:r w:rsidRPr="006E5BB2">
          <w:rPr>
            <w:rFonts w:ascii="Helvetica" w:eastAsia="宋体" w:hAnsi="Helvetica" w:cs="Helvetica"/>
            <w:color w:val="38BA72"/>
            <w:kern w:val="0"/>
            <w:sz w:val="18"/>
            <w:szCs w:val="18"/>
          </w:rPr>
          <w:t>Geoffrey Crofte</w:t>
        </w:r>
      </w:hyperlink>
      <w:r w:rsidRPr="006E5BB2">
        <w:rPr>
          <w:rFonts w:ascii="Helvetica" w:eastAsia="宋体" w:hAnsi="Helvetica" w:cs="Helvetica"/>
          <w:color w:val="323232"/>
          <w:kern w:val="0"/>
          <w:sz w:val="18"/>
          <w:szCs w:val="18"/>
        </w:rPr>
        <w:t>的</w:t>
      </w:r>
      <w:r w:rsidRPr="006E5BB2">
        <w:rPr>
          <w:rFonts w:ascii="Helvetica" w:eastAsia="宋体" w:hAnsi="Helvetica" w:cs="Helvetica"/>
          <w:color w:val="323232"/>
          <w:kern w:val="0"/>
          <w:sz w:val="18"/>
          <w:szCs w:val="18"/>
        </w:rPr>
        <w:br/>
      </w:r>
      <w:hyperlink r:id="rId66" w:tgtFrame="_blank" w:history="1">
        <w:r w:rsidRPr="006E5BB2">
          <w:rPr>
            <w:rFonts w:ascii="Helvetica" w:eastAsia="宋体" w:hAnsi="Helvetica" w:cs="Helvetica"/>
            <w:color w:val="38BA72"/>
            <w:kern w:val="0"/>
            <w:sz w:val="18"/>
            <w:szCs w:val="18"/>
          </w:rPr>
          <w:t>CSS Loader</w:t>
        </w:r>
      </w:hyperlink>
      <w:r w:rsidRPr="006E5BB2">
        <w:rPr>
          <w:rFonts w:ascii="Helvetica" w:eastAsia="宋体" w:hAnsi="Helvetica" w:cs="Helvetica"/>
          <w:color w:val="323232"/>
          <w:kern w:val="0"/>
          <w:sz w:val="18"/>
          <w:szCs w:val="18"/>
        </w:rPr>
        <w:t>demo</w:t>
      </w:r>
      <w:r w:rsidRPr="006E5BB2">
        <w:rPr>
          <w:rFonts w:ascii="Helvetica" w:eastAsia="宋体" w:hAnsi="Helvetica" w:cs="Helvetica"/>
          <w:color w:val="323232"/>
          <w:kern w:val="0"/>
          <w:sz w:val="18"/>
          <w:szCs w:val="18"/>
        </w:rPr>
        <w:t>，其中也写了一些其他</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效果。总体来说，这些</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效果的主要原理都是：在</w:t>
      </w:r>
      <w:r w:rsidRPr="006E5BB2">
        <w:rPr>
          <w:rFonts w:ascii="Helvetica" w:eastAsia="宋体" w:hAnsi="Helvetica" w:cs="Helvetica"/>
          <w:color w:val="323232"/>
          <w:kern w:val="0"/>
          <w:sz w:val="18"/>
          <w:szCs w:val="18"/>
        </w:rPr>
        <w:t>.bgcircle</w:t>
      </w:r>
      <w:r w:rsidRPr="006E5BB2">
        <w:rPr>
          <w:rFonts w:ascii="Helvetica" w:eastAsia="宋体" w:hAnsi="Helvetica" w:cs="Helvetica"/>
          <w:color w:val="323232"/>
          <w:kern w:val="0"/>
          <w:sz w:val="18"/>
          <w:szCs w:val="18"/>
        </w:rPr>
        <w:t>之下，设置</w:t>
      </w:r>
      <w:r w:rsidRPr="006E5BB2">
        <w:rPr>
          <w:rFonts w:ascii="Helvetica" w:eastAsia="宋体" w:hAnsi="Helvetica" w:cs="Helvetica"/>
          <w:color w:val="323232"/>
          <w:kern w:val="0"/>
          <w:sz w:val="18"/>
          <w:szCs w:val="18"/>
        </w:rPr>
        <w:t>.left</w:t>
      </w: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t>.right</w:t>
      </w:r>
      <w:r w:rsidRPr="006E5BB2">
        <w:rPr>
          <w:rFonts w:ascii="Helvetica" w:eastAsia="宋体" w:hAnsi="Helvetica" w:cs="Helvetica"/>
          <w:color w:val="323232"/>
          <w:kern w:val="0"/>
          <w:sz w:val="18"/>
          <w:szCs w:val="18"/>
        </w:rPr>
        <w:t>为左右半圆，拼接为一个圆饼，对</w:t>
      </w:r>
      <w:r w:rsidRPr="006E5BB2">
        <w:rPr>
          <w:rFonts w:ascii="Helvetica" w:eastAsia="宋体" w:hAnsi="Helvetica" w:cs="Helvetica"/>
          <w:color w:val="323232"/>
          <w:kern w:val="0"/>
          <w:sz w:val="18"/>
          <w:szCs w:val="18"/>
        </w:rPr>
        <w:t>.left</w:t>
      </w:r>
      <w:r w:rsidRPr="006E5BB2">
        <w:rPr>
          <w:rFonts w:ascii="Helvetica" w:eastAsia="宋体" w:hAnsi="Helvetica" w:cs="Helvetica"/>
          <w:color w:val="323232"/>
          <w:kern w:val="0"/>
          <w:sz w:val="18"/>
          <w:szCs w:val="18"/>
        </w:rPr>
        <w:t>，设置其子元素</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往右移至</w:t>
      </w:r>
      <w:r w:rsidRPr="006E5BB2">
        <w:rPr>
          <w:rFonts w:ascii="Helvetica" w:eastAsia="宋体" w:hAnsi="Helvetica" w:cs="Helvetica"/>
          <w:color w:val="323232"/>
          <w:kern w:val="0"/>
          <w:sz w:val="18"/>
          <w:szCs w:val="18"/>
        </w:rPr>
        <w:t>.right</w:t>
      </w:r>
      <w:r w:rsidRPr="006E5BB2">
        <w:rPr>
          <w:rFonts w:ascii="Helvetica" w:eastAsia="宋体" w:hAnsi="Helvetica" w:cs="Helvetica"/>
          <w:color w:val="323232"/>
          <w:kern w:val="0"/>
          <w:sz w:val="18"/>
          <w:szCs w:val="18"/>
        </w:rPr>
        <w:t>区域，并形成半圆与</w:t>
      </w:r>
      <w:r w:rsidRPr="006E5BB2">
        <w:rPr>
          <w:rFonts w:ascii="Helvetica" w:eastAsia="宋体" w:hAnsi="Helvetica" w:cs="Helvetica"/>
          <w:color w:val="323232"/>
          <w:kern w:val="0"/>
          <w:sz w:val="18"/>
          <w:szCs w:val="18"/>
        </w:rPr>
        <w:t>.right</w:t>
      </w:r>
      <w:r w:rsidRPr="006E5BB2">
        <w:rPr>
          <w:rFonts w:ascii="Helvetica" w:eastAsia="宋体" w:hAnsi="Helvetica" w:cs="Helvetica"/>
          <w:color w:val="323232"/>
          <w:kern w:val="0"/>
          <w:sz w:val="18"/>
          <w:szCs w:val="18"/>
        </w:rPr>
        <w:t>区域重叠，此时只有</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旋转至</w:t>
      </w:r>
      <w:r w:rsidRPr="006E5BB2">
        <w:rPr>
          <w:rFonts w:ascii="Helvetica" w:eastAsia="宋体" w:hAnsi="Helvetica" w:cs="Helvetica"/>
          <w:color w:val="323232"/>
          <w:kern w:val="0"/>
          <w:sz w:val="18"/>
          <w:szCs w:val="18"/>
        </w:rPr>
        <w:t>.left</w:t>
      </w:r>
      <w:r w:rsidRPr="006E5BB2">
        <w:rPr>
          <w:rFonts w:ascii="Helvetica" w:eastAsia="宋体" w:hAnsi="Helvetica" w:cs="Helvetica"/>
          <w:color w:val="323232"/>
          <w:kern w:val="0"/>
          <w:sz w:val="18"/>
          <w:szCs w:val="18"/>
        </w:rPr>
        <w:t>区域时才能显示出来。同理，设置了</w:t>
      </w:r>
      <w:r w:rsidRPr="006E5BB2">
        <w:rPr>
          <w:rFonts w:ascii="Helvetica" w:eastAsia="宋体" w:hAnsi="Helvetica" w:cs="Helvetica"/>
          <w:color w:val="323232"/>
          <w:kern w:val="0"/>
          <w:sz w:val="18"/>
          <w:szCs w:val="18"/>
        </w:rPr>
        <w:t>.right</w:t>
      </w:r>
      <w:r w:rsidRPr="006E5BB2">
        <w:rPr>
          <w:rFonts w:ascii="Helvetica" w:eastAsia="宋体" w:hAnsi="Helvetica" w:cs="Helvetica"/>
          <w:color w:val="323232"/>
          <w:kern w:val="0"/>
          <w:sz w:val="18"/>
          <w:szCs w:val="18"/>
        </w:rPr>
        <w:t>的子元素</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。最后，对两个</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子元素设置不同的旋转动画已达到要求效果。</w:t>
      </w:r>
      <w:r w:rsidRPr="006E5BB2">
        <w:rPr>
          <w:rFonts w:ascii="Helvetica" w:eastAsia="宋体" w:hAnsi="Helvetica" w:cs="Helvetica"/>
          <w:color w:val="323232"/>
          <w:kern w:val="0"/>
          <w:sz w:val="18"/>
          <w:szCs w:val="18"/>
        </w:rPr>
        <w:t>css</w:t>
      </w:r>
      <w:r w:rsidRPr="006E5BB2">
        <w:rPr>
          <w:rFonts w:ascii="Helvetica" w:eastAsia="宋体" w:hAnsi="Helvetica" w:cs="Helvetica"/>
          <w:color w:val="323232"/>
          <w:kern w:val="0"/>
          <w:sz w:val="18"/>
          <w:szCs w:val="18"/>
        </w:rPr>
        <w:t>代码过长，请见文末</w:t>
      </w:r>
      <w:r w:rsidRPr="006E5BB2">
        <w:rPr>
          <w:rFonts w:ascii="Helvetica" w:eastAsia="宋体" w:hAnsi="Helvetica" w:cs="Helvetica"/>
          <w:color w:val="323232"/>
          <w:kern w:val="0"/>
          <w:sz w:val="18"/>
          <w:szCs w:val="18"/>
        </w:rPr>
        <w:t>demo</w:t>
      </w:r>
      <w:r w:rsidRPr="006E5BB2">
        <w:rPr>
          <w:rFonts w:ascii="Helvetica" w:eastAsia="宋体" w:hAnsi="Helvetica" w:cs="Helvetica"/>
          <w:color w:val="323232"/>
          <w:kern w:val="0"/>
          <w:sz w:val="18"/>
          <w:szCs w:val="18"/>
        </w:rPr>
        <w:t>代码地址，其旋转过程如下步骤表述：</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a.</w:t>
      </w:r>
      <w:r w:rsidRPr="006E5BB2">
        <w:rPr>
          <w:rFonts w:ascii="Helvetica" w:eastAsia="宋体" w:hAnsi="Helvetica" w:cs="Helvetica"/>
          <w:color w:val="323232"/>
          <w:kern w:val="0"/>
          <w:sz w:val="18"/>
          <w:szCs w:val="18"/>
        </w:rPr>
        <w:t>初始状态下，两个</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都没有旋转（图中深紫色圆饼）：此时</w:t>
      </w:r>
      <w:r w:rsidRPr="006E5BB2">
        <w:rPr>
          <w:rFonts w:ascii="Helvetica" w:eastAsia="宋体" w:hAnsi="Helvetica" w:cs="Helvetica"/>
          <w:color w:val="323232"/>
          <w:kern w:val="0"/>
          <w:sz w:val="18"/>
          <w:szCs w:val="18"/>
        </w:rPr>
        <w:t>.left.spining</w:t>
      </w:r>
      <w:r w:rsidRPr="006E5BB2">
        <w:rPr>
          <w:rFonts w:ascii="Helvetica" w:eastAsia="宋体" w:hAnsi="Helvetica" w:cs="Helvetica"/>
          <w:color w:val="323232"/>
          <w:kern w:val="0"/>
          <w:sz w:val="18"/>
          <w:szCs w:val="18"/>
        </w:rPr>
        <w:t>围绕圆心开始逆时针旋转，至</w:t>
      </w:r>
      <w:r w:rsidRPr="006E5BB2">
        <w:rPr>
          <w:rFonts w:ascii="Helvetica" w:eastAsia="宋体" w:hAnsi="Helvetica" w:cs="Helvetica"/>
          <w:color w:val="323232"/>
          <w:kern w:val="0"/>
          <w:sz w:val="18"/>
          <w:szCs w:val="18"/>
        </w:rPr>
        <w:t>-180deg</w:t>
      </w:r>
      <w:r w:rsidRPr="006E5BB2">
        <w:rPr>
          <w:rFonts w:ascii="Helvetica" w:eastAsia="宋体" w:hAnsi="Helvetica" w:cs="Helvetica"/>
          <w:color w:val="323232"/>
          <w:kern w:val="0"/>
          <w:sz w:val="18"/>
          <w:szCs w:val="18"/>
        </w:rPr>
        <w:t>：</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8" name="图片 18" descr="http://smallstarz.com/img/baidutask2017/post-nuomitask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allstarz.com/img/baidutask2017/post-nuomitask2-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proofErr w:type="gramStart"/>
      <w:r w:rsidRPr="006E5BB2">
        <w:rPr>
          <w:rFonts w:ascii="Helvetica" w:eastAsia="宋体" w:hAnsi="Helvetica" w:cs="Helvetica"/>
          <w:color w:val="323232"/>
          <w:kern w:val="0"/>
          <w:sz w:val="18"/>
          <w:szCs w:val="18"/>
        </w:rPr>
        <w:t>b</w:t>
      </w:r>
      <w:proofErr w:type="gramEnd"/>
      <w:r w:rsidRPr="006E5BB2">
        <w:rPr>
          <w:rFonts w:ascii="Helvetica" w:eastAsia="宋体" w:hAnsi="Helvetica" w:cs="Helvetica"/>
          <w:color w:val="323232"/>
          <w:kern w:val="0"/>
          <w:sz w:val="18"/>
          <w:szCs w:val="18"/>
        </w:rPr>
        <w:t>.“.left.spining</w:t>
      </w:r>
      <w:proofErr w:type="gramStart"/>
      <w:r w:rsidRPr="006E5BB2">
        <w:rPr>
          <w:rFonts w:ascii="Helvetica" w:eastAsia="宋体" w:hAnsi="Helvetica" w:cs="Helvetica"/>
          <w:color w:val="323232"/>
          <w:kern w:val="0"/>
          <w:sz w:val="18"/>
          <w:szCs w:val="18"/>
        </w:rPr>
        <w:t>”</w:t>
      </w:r>
      <w:proofErr w:type="gramEnd"/>
      <w:r w:rsidRPr="006E5BB2">
        <w:rPr>
          <w:rFonts w:ascii="Helvetica" w:eastAsia="宋体" w:hAnsi="Helvetica" w:cs="Helvetica"/>
          <w:color w:val="323232"/>
          <w:kern w:val="0"/>
          <w:sz w:val="18"/>
          <w:szCs w:val="18"/>
        </w:rPr>
        <w:t>围绕圆心开始逆时针旋转，至</w:t>
      </w:r>
      <w:r w:rsidRPr="006E5BB2">
        <w:rPr>
          <w:rFonts w:ascii="Helvetica" w:eastAsia="宋体" w:hAnsi="Helvetica" w:cs="Helvetica"/>
          <w:color w:val="323232"/>
          <w:kern w:val="0"/>
          <w:sz w:val="18"/>
          <w:szCs w:val="18"/>
        </w:rPr>
        <w:t>-180deg</w:t>
      </w:r>
      <w:r w:rsidRPr="006E5BB2">
        <w:rPr>
          <w:rFonts w:ascii="Helvetica" w:eastAsia="宋体" w:hAnsi="Helvetica" w:cs="Helvetica"/>
          <w:color w:val="323232"/>
          <w:kern w:val="0"/>
          <w:sz w:val="18"/>
          <w:szCs w:val="18"/>
        </w:rPr>
        <w:t>（图中浅紫色半圆）：</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7" name="图片 17" descr="http://smallstarz.com/img/baidutask2017/post-nuomitask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allstarz.com/img/baidutask2017/post-nuomitask2-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proofErr w:type="gramStart"/>
      <w:r w:rsidRPr="006E5BB2">
        <w:rPr>
          <w:rFonts w:ascii="Helvetica" w:eastAsia="宋体" w:hAnsi="Helvetica" w:cs="Helvetica"/>
          <w:color w:val="323232"/>
          <w:kern w:val="0"/>
          <w:sz w:val="18"/>
          <w:szCs w:val="18"/>
        </w:rPr>
        <w:t>c</w:t>
      </w:r>
      <w:proofErr w:type="gramEnd"/>
      <w:r w:rsidRPr="006E5BB2">
        <w:rPr>
          <w:rFonts w:ascii="Helvetica" w:eastAsia="宋体" w:hAnsi="Helvetica" w:cs="Helvetica"/>
          <w:color w:val="323232"/>
          <w:kern w:val="0"/>
          <w:sz w:val="18"/>
          <w:szCs w:val="18"/>
        </w:rPr>
        <w:t>.“.left.spining</w:t>
      </w:r>
      <w:proofErr w:type="gramStart"/>
      <w:r w:rsidRPr="006E5BB2">
        <w:rPr>
          <w:rFonts w:ascii="Helvetica" w:eastAsia="宋体" w:hAnsi="Helvetica" w:cs="Helvetica"/>
          <w:color w:val="323232"/>
          <w:kern w:val="0"/>
          <w:sz w:val="18"/>
          <w:szCs w:val="18"/>
        </w:rPr>
        <w:t>”</w:t>
      </w:r>
      <w:proofErr w:type="gramEnd"/>
      <w:r w:rsidRPr="006E5BB2">
        <w:rPr>
          <w:rFonts w:ascii="Helvetica" w:eastAsia="宋体" w:hAnsi="Helvetica" w:cs="Helvetica"/>
          <w:color w:val="323232"/>
          <w:kern w:val="0"/>
          <w:sz w:val="18"/>
          <w:szCs w:val="18"/>
        </w:rPr>
        <w:t>停止旋转，</w:t>
      </w:r>
      <w:r w:rsidRPr="006E5BB2">
        <w:rPr>
          <w:rFonts w:ascii="Helvetica" w:eastAsia="宋体" w:hAnsi="Helvetica" w:cs="Helvetica"/>
          <w:color w:val="323232"/>
          <w:kern w:val="0"/>
          <w:sz w:val="18"/>
          <w:szCs w:val="18"/>
        </w:rPr>
        <w:t>“.right.spining”</w:t>
      </w:r>
      <w:r w:rsidRPr="006E5BB2">
        <w:rPr>
          <w:rFonts w:ascii="Helvetica" w:eastAsia="宋体" w:hAnsi="Helvetica" w:cs="Helvetica"/>
          <w:color w:val="323232"/>
          <w:kern w:val="0"/>
          <w:sz w:val="18"/>
          <w:szCs w:val="18"/>
        </w:rPr>
        <w:t>开始旋转至</w:t>
      </w:r>
      <w:r w:rsidRPr="006E5BB2">
        <w:rPr>
          <w:rFonts w:ascii="Helvetica" w:eastAsia="宋体" w:hAnsi="Helvetica" w:cs="Helvetica"/>
          <w:color w:val="323232"/>
          <w:kern w:val="0"/>
          <w:sz w:val="18"/>
          <w:szCs w:val="18"/>
        </w:rPr>
        <w:t>-180deg</w:t>
      </w:r>
      <w:r w:rsidRPr="006E5BB2">
        <w:rPr>
          <w:rFonts w:ascii="Helvetica" w:eastAsia="宋体" w:hAnsi="Helvetica" w:cs="Helvetica"/>
          <w:color w:val="323232"/>
          <w:kern w:val="0"/>
          <w:sz w:val="18"/>
          <w:szCs w:val="18"/>
        </w:rPr>
        <w:t>，此时两个</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都显示出来了，形成浅紫色圆饼：</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6" name="图片 16" descr="http://smallstarz.com/img/baidutask2017/post-nuomitask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allstarz.com/img/baidutask2017/post-nuomitask2-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proofErr w:type="gramStart"/>
      <w:r w:rsidRPr="006E5BB2">
        <w:rPr>
          <w:rFonts w:ascii="Helvetica" w:eastAsia="宋体" w:hAnsi="Helvetica" w:cs="Helvetica"/>
          <w:color w:val="323232"/>
          <w:kern w:val="0"/>
          <w:sz w:val="18"/>
          <w:szCs w:val="18"/>
        </w:rPr>
        <w:t>d</w:t>
      </w:r>
      <w:proofErr w:type="gramEnd"/>
      <w:r w:rsidRPr="006E5BB2">
        <w:rPr>
          <w:rFonts w:ascii="Helvetica" w:eastAsia="宋体" w:hAnsi="Helvetica" w:cs="Helvetica"/>
          <w:color w:val="323232"/>
          <w:kern w:val="0"/>
          <w:sz w:val="18"/>
          <w:szCs w:val="18"/>
        </w:rPr>
        <w:t>.“.right.spining</w:t>
      </w:r>
      <w:proofErr w:type="gramStart"/>
      <w:r w:rsidRPr="006E5BB2">
        <w:rPr>
          <w:rFonts w:ascii="Helvetica" w:eastAsia="宋体" w:hAnsi="Helvetica" w:cs="Helvetica"/>
          <w:color w:val="323232"/>
          <w:kern w:val="0"/>
          <w:sz w:val="18"/>
          <w:szCs w:val="18"/>
        </w:rPr>
        <w:t>”</w:t>
      </w:r>
      <w:proofErr w:type="gramEnd"/>
      <w:r w:rsidRPr="006E5BB2">
        <w:rPr>
          <w:rFonts w:ascii="Helvetica" w:eastAsia="宋体" w:hAnsi="Helvetica" w:cs="Helvetica"/>
          <w:color w:val="323232"/>
          <w:kern w:val="0"/>
          <w:sz w:val="18"/>
          <w:szCs w:val="18"/>
        </w:rPr>
        <w:t>停止旋转，</w:t>
      </w:r>
      <w:r w:rsidRPr="006E5BB2">
        <w:rPr>
          <w:rFonts w:ascii="Helvetica" w:eastAsia="宋体" w:hAnsi="Helvetica" w:cs="Helvetica"/>
          <w:color w:val="323232"/>
          <w:kern w:val="0"/>
          <w:sz w:val="18"/>
          <w:szCs w:val="18"/>
        </w:rPr>
        <w:t>“.left.spining”</w:t>
      </w:r>
      <w:r w:rsidRPr="006E5BB2">
        <w:rPr>
          <w:rFonts w:ascii="Helvetica" w:eastAsia="宋体" w:hAnsi="Helvetica" w:cs="Helvetica"/>
          <w:color w:val="323232"/>
          <w:kern w:val="0"/>
          <w:sz w:val="18"/>
          <w:szCs w:val="18"/>
        </w:rPr>
        <w:t>又开始旋转，从</w:t>
      </w:r>
      <w:r w:rsidRPr="006E5BB2">
        <w:rPr>
          <w:rFonts w:ascii="Helvetica" w:eastAsia="宋体" w:hAnsi="Helvetica" w:cs="Helvetica"/>
          <w:color w:val="323232"/>
          <w:kern w:val="0"/>
          <w:sz w:val="18"/>
          <w:szCs w:val="18"/>
        </w:rPr>
        <w:t>-180deg</w:t>
      </w:r>
      <w:r w:rsidRPr="006E5BB2">
        <w:rPr>
          <w:rFonts w:ascii="Helvetica" w:eastAsia="宋体" w:hAnsi="Helvetica" w:cs="Helvetica"/>
          <w:color w:val="323232"/>
          <w:kern w:val="0"/>
          <w:sz w:val="18"/>
          <w:szCs w:val="18"/>
        </w:rPr>
        <w:t>旋转至</w:t>
      </w:r>
      <w:r w:rsidRPr="006E5BB2">
        <w:rPr>
          <w:rFonts w:ascii="Helvetica" w:eastAsia="宋体" w:hAnsi="Helvetica" w:cs="Helvetica"/>
          <w:color w:val="323232"/>
          <w:kern w:val="0"/>
          <w:sz w:val="18"/>
          <w:szCs w:val="18"/>
        </w:rPr>
        <w:t>-360deg</w:t>
      </w:r>
      <w:r w:rsidRPr="006E5BB2">
        <w:rPr>
          <w:rFonts w:ascii="Helvetica" w:eastAsia="宋体" w:hAnsi="Helvetica" w:cs="Helvetica"/>
          <w:color w:val="323232"/>
          <w:kern w:val="0"/>
          <w:sz w:val="18"/>
          <w:szCs w:val="18"/>
        </w:rPr>
        <w:t>，此时只剩下</w:t>
      </w:r>
      <w:r w:rsidRPr="006E5BB2">
        <w:rPr>
          <w:rFonts w:ascii="Helvetica" w:eastAsia="宋体" w:hAnsi="Helvetica" w:cs="Helvetica"/>
          <w:color w:val="323232"/>
          <w:kern w:val="0"/>
          <w:sz w:val="18"/>
          <w:szCs w:val="18"/>
        </w:rPr>
        <w:t>“.right.spining”</w:t>
      </w:r>
      <w:r w:rsidRPr="006E5BB2">
        <w:rPr>
          <w:rFonts w:ascii="Helvetica" w:eastAsia="宋体" w:hAnsi="Helvetica" w:cs="Helvetica"/>
          <w:color w:val="323232"/>
          <w:kern w:val="0"/>
          <w:sz w:val="18"/>
          <w:szCs w:val="18"/>
        </w:rPr>
        <w:t>形成的</w:t>
      </w:r>
      <w:proofErr w:type="gramStart"/>
      <w:r w:rsidRPr="006E5BB2">
        <w:rPr>
          <w:rFonts w:ascii="Helvetica" w:eastAsia="宋体" w:hAnsi="Helvetica" w:cs="Helvetica"/>
          <w:color w:val="323232"/>
          <w:kern w:val="0"/>
          <w:sz w:val="18"/>
          <w:szCs w:val="18"/>
        </w:rPr>
        <w:t>浅紫色右半圆</w:t>
      </w:r>
      <w:proofErr w:type="gramEnd"/>
      <w:r w:rsidRPr="006E5BB2">
        <w:rPr>
          <w:rFonts w:ascii="Helvetica" w:eastAsia="宋体" w:hAnsi="Helvetica" w:cs="Helvetica"/>
          <w:color w:val="323232"/>
          <w:kern w:val="0"/>
          <w:sz w:val="18"/>
          <w:szCs w:val="18"/>
        </w:rPr>
        <w:t>：</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5" name="图片 15" descr="http://smallstarz.com/img/baidutask2017/post-nuomitask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allstarz.com/img/baidutask2017/post-nuomitask2-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proofErr w:type="gramStart"/>
      <w:r w:rsidRPr="006E5BB2">
        <w:rPr>
          <w:rFonts w:ascii="Helvetica" w:eastAsia="宋体" w:hAnsi="Helvetica" w:cs="Helvetica"/>
          <w:color w:val="323232"/>
          <w:kern w:val="0"/>
          <w:sz w:val="18"/>
          <w:szCs w:val="18"/>
        </w:rPr>
        <w:t>e</w:t>
      </w:r>
      <w:proofErr w:type="gramEnd"/>
      <w:r w:rsidRPr="006E5BB2">
        <w:rPr>
          <w:rFonts w:ascii="Helvetica" w:eastAsia="宋体" w:hAnsi="Helvetica" w:cs="Helvetica"/>
          <w:color w:val="323232"/>
          <w:kern w:val="0"/>
          <w:sz w:val="18"/>
          <w:szCs w:val="18"/>
        </w:rPr>
        <w:t>.“.left.spining</w:t>
      </w:r>
      <w:proofErr w:type="gramStart"/>
      <w:r w:rsidRPr="006E5BB2">
        <w:rPr>
          <w:rFonts w:ascii="Helvetica" w:eastAsia="宋体" w:hAnsi="Helvetica" w:cs="Helvetica"/>
          <w:color w:val="323232"/>
          <w:kern w:val="0"/>
          <w:sz w:val="18"/>
          <w:szCs w:val="18"/>
        </w:rPr>
        <w:t>”</w:t>
      </w:r>
      <w:proofErr w:type="gramEnd"/>
      <w:r w:rsidRPr="006E5BB2">
        <w:rPr>
          <w:rFonts w:ascii="Helvetica" w:eastAsia="宋体" w:hAnsi="Helvetica" w:cs="Helvetica"/>
          <w:color w:val="323232"/>
          <w:kern w:val="0"/>
          <w:sz w:val="18"/>
          <w:szCs w:val="18"/>
        </w:rPr>
        <w:t>一周的旋转动画结束，停止旋转；</w:t>
      </w:r>
      <w:r w:rsidRPr="006E5BB2">
        <w:rPr>
          <w:rFonts w:ascii="Helvetica" w:eastAsia="宋体" w:hAnsi="Helvetica" w:cs="Helvetica"/>
          <w:color w:val="323232"/>
          <w:kern w:val="0"/>
          <w:sz w:val="18"/>
          <w:szCs w:val="18"/>
        </w:rPr>
        <w:t>“.right.spining”</w:t>
      </w:r>
      <w:r w:rsidRPr="006E5BB2">
        <w:rPr>
          <w:rFonts w:ascii="Helvetica" w:eastAsia="宋体" w:hAnsi="Helvetica" w:cs="Helvetica"/>
          <w:color w:val="323232"/>
          <w:kern w:val="0"/>
          <w:sz w:val="18"/>
          <w:szCs w:val="18"/>
        </w:rPr>
        <w:t>开始最后半周的旋转，至</w:t>
      </w:r>
      <w:r w:rsidRPr="006E5BB2">
        <w:rPr>
          <w:rFonts w:ascii="Helvetica" w:eastAsia="宋体" w:hAnsi="Helvetica" w:cs="Helvetica"/>
          <w:color w:val="323232"/>
          <w:kern w:val="0"/>
          <w:sz w:val="18"/>
          <w:szCs w:val="18"/>
        </w:rPr>
        <w:t>-360deg</w:t>
      </w:r>
      <w:r w:rsidRPr="006E5BB2">
        <w:rPr>
          <w:rFonts w:ascii="Helvetica" w:eastAsia="宋体" w:hAnsi="Helvetica" w:cs="Helvetica"/>
          <w:color w:val="323232"/>
          <w:kern w:val="0"/>
          <w:sz w:val="18"/>
          <w:szCs w:val="18"/>
        </w:rPr>
        <w:t>停止。整个一周的动画结束。</w:t>
      </w:r>
      <w:r w:rsidRPr="006E5BB2">
        <w:rPr>
          <w:rFonts w:ascii="Helvetica" w:eastAsia="宋体" w:hAnsi="Helvetica" w:cs="Helvetica"/>
          <w:color w:val="323232"/>
          <w:kern w:val="0"/>
          <w:sz w:val="18"/>
          <w:szCs w:val="18"/>
        </w:rPr>
        <w:br/>
      </w:r>
      <w:r w:rsidRPr="006E5BB2">
        <w:rPr>
          <w:rFonts w:ascii="Helvetica" w:eastAsia="宋体" w:hAnsi="Helvetica" w:cs="Helvetica"/>
          <w:color w:val="323232"/>
          <w:kern w:val="0"/>
          <w:sz w:val="18"/>
          <w:szCs w:val="18"/>
        </w:rPr>
        <w:t>对此动画设置无限循环次数，即可达到最终效果。</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4" name="图片 14" descr="http://smallstarz.com/img/baidutask2017/post-nuomitask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allstarz.com/img/baidutask2017/post-nuomitask2-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2</w:t>
      </w:r>
      <w:r w:rsidRPr="006E5BB2">
        <w:rPr>
          <w:rFonts w:ascii="Helvetica" w:eastAsia="宋体" w:hAnsi="Helvetica" w:cs="Helvetica"/>
          <w:color w:val="323232"/>
          <w:kern w:val="0"/>
          <w:sz w:val="18"/>
          <w:szCs w:val="18"/>
        </w:rPr>
        <w:t>）方法二：参考</w:t>
      </w:r>
      <w:hyperlink r:id="rId72" w:tgtFrame="_blank" w:history="1">
        <w:proofErr w:type="gramStart"/>
        <w:r w:rsidRPr="006E5BB2">
          <w:rPr>
            <w:rFonts w:ascii="Helvetica" w:eastAsia="宋体" w:hAnsi="Helvetica" w:cs="Helvetica"/>
            <w:color w:val="38BA72"/>
            <w:kern w:val="0"/>
            <w:sz w:val="18"/>
            <w:szCs w:val="18"/>
          </w:rPr>
          <w:t>张鑫旭博客</w:t>
        </w:r>
        <w:proofErr w:type="gramEnd"/>
      </w:hyperlink>
      <w:r w:rsidRPr="006E5BB2">
        <w:rPr>
          <w:rFonts w:ascii="Helvetica" w:eastAsia="宋体" w:hAnsi="Helvetica" w:cs="Helvetica"/>
          <w:color w:val="323232"/>
          <w:kern w:val="0"/>
          <w:sz w:val="18"/>
          <w:szCs w:val="18"/>
        </w:rPr>
        <w:t>的文章</w:t>
      </w:r>
      <w:hyperlink r:id="rId73" w:tgtFrame="_blank" w:history="1">
        <w:r w:rsidRPr="006E5BB2">
          <w:rPr>
            <w:rFonts w:ascii="Helvetica" w:eastAsia="宋体" w:hAnsi="Helvetica" w:cs="Helvetica"/>
            <w:color w:val="38BA72"/>
            <w:kern w:val="0"/>
            <w:sz w:val="18"/>
            <w:szCs w:val="18"/>
          </w:rPr>
          <w:t>CSS3</w:t>
        </w:r>
        <w:r w:rsidRPr="006E5BB2">
          <w:rPr>
            <w:rFonts w:ascii="Helvetica" w:eastAsia="宋体" w:hAnsi="Helvetica" w:cs="Helvetica"/>
            <w:color w:val="38BA72"/>
            <w:kern w:val="0"/>
            <w:sz w:val="18"/>
            <w:szCs w:val="18"/>
          </w:rPr>
          <w:t>实现鸡蛋</w:t>
        </w:r>
        <w:proofErr w:type="gramStart"/>
        <w:r w:rsidRPr="006E5BB2">
          <w:rPr>
            <w:rFonts w:ascii="Helvetica" w:eastAsia="宋体" w:hAnsi="Helvetica" w:cs="Helvetica"/>
            <w:color w:val="38BA72"/>
            <w:kern w:val="0"/>
            <w:sz w:val="18"/>
            <w:szCs w:val="18"/>
          </w:rPr>
          <w:t>饼</w:t>
        </w:r>
        <w:proofErr w:type="gramEnd"/>
        <w:r w:rsidRPr="006E5BB2">
          <w:rPr>
            <w:rFonts w:ascii="Helvetica" w:eastAsia="宋体" w:hAnsi="Helvetica" w:cs="Helvetica"/>
            <w:color w:val="38BA72"/>
            <w:kern w:val="0"/>
            <w:sz w:val="18"/>
            <w:szCs w:val="18"/>
          </w:rPr>
          <w:t>饼状图</w:t>
        </w:r>
        <w:r w:rsidRPr="006E5BB2">
          <w:rPr>
            <w:rFonts w:ascii="Helvetica" w:eastAsia="宋体" w:hAnsi="Helvetica" w:cs="Helvetica"/>
            <w:color w:val="38BA72"/>
            <w:kern w:val="0"/>
            <w:sz w:val="18"/>
            <w:szCs w:val="18"/>
          </w:rPr>
          <w:t>loading</w:t>
        </w:r>
        <w:r w:rsidRPr="006E5BB2">
          <w:rPr>
            <w:rFonts w:ascii="Helvetica" w:eastAsia="宋体" w:hAnsi="Helvetica" w:cs="Helvetica"/>
            <w:color w:val="38BA72"/>
            <w:kern w:val="0"/>
            <w:sz w:val="18"/>
            <w:szCs w:val="18"/>
          </w:rPr>
          <w:t>等待转转转</w:t>
        </w:r>
      </w:hyperlink>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br/>
      </w:r>
      <w:r w:rsidRPr="006E5BB2">
        <w:rPr>
          <w:rFonts w:ascii="Helvetica" w:eastAsia="宋体" w:hAnsi="Helvetica" w:cs="Helvetica"/>
          <w:color w:val="323232"/>
          <w:kern w:val="0"/>
          <w:sz w:val="18"/>
          <w:szCs w:val="18"/>
        </w:rPr>
        <w:t>在张鑫旭前辈的这篇文章里，利用比喻把他的方法原理表述的很清楚，简单来说：他将动画分成了两半，如果以本文前面页面图中右边的圆饼作为例子的话，前半动画是深蓝色由</w:t>
      </w:r>
      <w:r w:rsidRPr="006E5BB2">
        <w:rPr>
          <w:rFonts w:ascii="Helvetica" w:eastAsia="宋体" w:hAnsi="Helvetica" w:cs="Helvetica"/>
          <w:color w:val="323232"/>
          <w:kern w:val="0"/>
          <w:sz w:val="18"/>
          <w:szCs w:val="18"/>
        </w:rPr>
        <w:t>12</w:t>
      </w:r>
      <w:r w:rsidRPr="006E5BB2">
        <w:rPr>
          <w:rFonts w:ascii="Helvetica" w:eastAsia="宋体" w:hAnsi="Helvetica" w:cs="Helvetica"/>
          <w:color w:val="323232"/>
          <w:kern w:val="0"/>
          <w:sz w:val="18"/>
          <w:szCs w:val="18"/>
        </w:rPr>
        <w:t>点钟位置开始逆时针旋转至</w:t>
      </w:r>
      <w:r w:rsidRPr="006E5BB2">
        <w:rPr>
          <w:rFonts w:ascii="Helvetica" w:eastAsia="宋体" w:hAnsi="Helvetica" w:cs="Helvetica"/>
          <w:color w:val="323232"/>
          <w:kern w:val="0"/>
          <w:sz w:val="18"/>
          <w:szCs w:val="18"/>
        </w:rPr>
        <w:t>-360deg</w:t>
      </w:r>
      <w:r w:rsidRPr="006E5BB2">
        <w:rPr>
          <w:rFonts w:ascii="Helvetica" w:eastAsia="宋体" w:hAnsi="Helvetica" w:cs="Helvetica"/>
          <w:color w:val="323232"/>
          <w:kern w:val="0"/>
          <w:sz w:val="18"/>
          <w:szCs w:val="18"/>
        </w:rPr>
        <w:t>，最后将橙色覆盖；后半动画刚好相反，橙色由</w:t>
      </w:r>
      <w:r w:rsidRPr="006E5BB2">
        <w:rPr>
          <w:rFonts w:ascii="Helvetica" w:eastAsia="宋体" w:hAnsi="Helvetica" w:cs="Helvetica"/>
          <w:color w:val="323232"/>
          <w:kern w:val="0"/>
          <w:sz w:val="18"/>
          <w:szCs w:val="18"/>
        </w:rPr>
        <w:t>12</w:t>
      </w:r>
      <w:r w:rsidRPr="006E5BB2">
        <w:rPr>
          <w:rFonts w:ascii="Helvetica" w:eastAsia="宋体" w:hAnsi="Helvetica" w:cs="Helvetica"/>
          <w:color w:val="323232"/>
          <w:kern w:val="0"/>
          <w:sz w:val="18"/>
          <w:szCs w:val="18"/>
        </w:rPr>
        <w:t>点钟位置开始逆时针旋转至</w:t>
      </w:r>
      <w:r w:rsidRPr="006E5BB2">
        <w:rPr>
          <w:rFonts w:ascii="Helvetica" w:eastAsia="宋体" w:hAnsi="Helvetica" w:cs="Helvetica"/>
          <w:color w:val="323232"/>
          <w:kern w:val="0"/>
          <w:sz w:val="18"/>
          <w:szCs w:val="18"/>
        </w:rPr>
        <w:t>-360deg</w:t>
      </w:r>
      <w:r w:rsidRPr="006E5BB2">
        <w:rPr>
          <w:rFonts w:ascii="Helvetica" w:eastAsia="宋体" w:hAnsi="Helvetica" w:cs="Helvetica"/>
          <w:color w:val="323232"/>
          <w:kern w:val="0"/>
          <w:sz w:val="18"/>
          <w:szCs w:val="18"/>
        </w:rPr>
        <w:t>，最后将深蓝色覆盖。由于两半部分动画的过程是相同的，所以将前半部分动画制作完成后，将该动画过程复制一份，将颜色对调，重新套入相同结构的新元素中，再将新的一套重叠在旧一套元素所占区域，设置前半段时间第一套元素显示、第二套元素透明，后半段时间第二套元素显示、第一套元素透明。这样就完成了圆</w:t>
      </w:r>
      <w:r w:rsidRPr="006E5BB2">
        <w:rPr>
          <w:rFonts w:ascii="Helvetica" w:eastAsia="宋体" w:hAnsi="Helvetica" w:cs="Helvetica"/>
          <w:color w:val="323232"/>
          <w:kern w:val="0"/>
          <w:sz w:val="18"/>
          <w:szCs w:val="18"/>
        </w:rPr>
        <w:lastRenderedPageBreak/>
        <w:t>饼</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效果。</w:t>
      </w:r>
      <w:r w:rsidRPr="006E5BB2">
        <w:rPr>
          <w:rFonts w:ascii="Helvetica" w:eastAsia="宋体" w:hAnsi="Helvetica" w:cs="Helvetica"/>
          <w:color w:val="323232"/>
          <w:kern w:val="0"/>
          <w:sz w:val="18"/>
          <w:szCs w:val="18"/>
        </w:rPr>
        <w:br/>
      </w:r>
      <w:r w:rsidRPr="006E5BB2">
        <w:rPr>
          <w:rFonts w:ascii="Helvetica" w:eastAsia="宋体" w:hAnsi="Helvetica" w:cs="Helvetica"/>
          <w:color w:val="323232"/>
          <w:kern w:val="0"/>
          <w:sz w:val="18"/>
          <w:szCs w:val="18"/>
        </w:rPr>
        <w:t>下面以前半部分动画为例表述下动画过程：</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首先需要了解</w:t>
      </w:r>
      <w:r w:rsidRPr="006E5BB2">
        <w:rPr>
          <w:rFonts w:ascii="Helvetica" w:eastAsia="宋体" w:hAnsi="Helvetica" w:cs="Helvetica"/>
          <w:color w:val="323232"/>
          <w:kern w:val="0"/>
          <w:sz w:val="18"/>
          <w:szCs w:val="18"/>
        </w:rPr>
        <w:t>html</w:t>
      </w:r>
      <w:r w:rsidRPr="006E5BB2">
        <w:rPr>
          <w:rFonts w:ascii="Helvetica" w:eastAsia="宋体" w:hAnsi="Helvetica" w:cs="Helvetica"/>
          <w:color w:val="323232"/>
          <w:kern w:val="0"/>
          <w:sz w:val="18"/>
          <w:szCs w:val="18"/>
        </w:rPr>
        <w:t>结构（以本文开始所列</w:t>
      </w:r>
      <w:r w:rsidRPr="006E5BB2">
        <w:rPr>
          <w:rFonts w:ascii="Helvetica" w:eastAsia="宋体" w:hAnsi="Helvetica" w:cs="Helvetica"/>
          <w:color w:val="323232"/>
          <w:kern w:val="0"/>
          <w:sz w:val="18"/>
          <w:szCs w:val="18"/>
        </w:rPr>
        <w:t>html</w:t>
      </w:r>
      <w:r w:rsidRPr="006E5BB2">
        <w:rPr>
          <w:rFonts w:ascii="Helvetica" w:eastAsia="宋体" w:hAnsi="Helvetica" w:cs="Helvetica"/>
          <w:color w:val="323232"/>
          <w:kern w:val="0"/>
          <w:sz w:val="18"/>
          <w:szCs w:val="18"/>
        </w:rPr>
        <w:t>结构为例），设置类名为</w:t>
      </w:r>
      <w:r w:rsidRPr="006E5BB2">
        <w:rPr>
          <w:rFonts w:ascii="Helvetica" w:eastAsia="宋体" w:hAnsi="Helvetica" w:cs="Helvetica"/>
          <w:color w:val="323232"/>
          <w:kern w:val="0"/>
          <w:sz w:val="18"/>
          <w:szCs w:val="18"/>
        </w:rPr>
        <w:t>inner</w:t>
      </w:r>
      <w:r w:rsidRPr="006E5BB2">
        <w:rPr>
          <w:rFonts w:ascii="Helvetica" w:eastAsia="宋体" w:hAnsi="Helvetica" w:cs="Helvetica"/>
          <w:color w:val="323232"/>
          <w:kern w:val="0"/>
          <w:sz w:val="18"/>
          <w:szCs w:val="18"/>
        </w:rPr>
        <w:t>的</w:t>
      </w:r>
      <w:r w:rsidRPr="006E5BB2">
        <w:rPr>
          <w:rFonts w:ascii="Helvetica" w:eastAsia="宋体" w:hAnsi="Helvetica" w:cs="Helvetica"/>
          <w:color w:val="323232"/>
          <w:kern w:val="0"/>
          <w:sz w:val="18"/>
          <w:szCs w:val="18"/>
        </w:rPr>
        <w:t>span</w:t>
      </w:r>
      <w:r w:rsidRPr="006E5BB2">
        <w:rPr>
          <w:rFonts w:ascii="Helvetica" w:eastAsia="宋体" w:hAnsi="Helvetica" w:cs="Helvetica"/>
          <w:color w:val="323232"/>
          <w:kern w:val="0"/>
          <w:sz w:val="18"/>
          <w:szCs w:val="18"/>
        </w:rPr>
        <w:t>作为父元素，该元素背景为深蓝色，其下同列三个</w:t>
      </w:r>
      <w:r w:rsidRPr="006E5BB2">
        <w:rPr>
          <w:rFonts w:ascii="Helvetica" w:eastAsia="宋体" w:hAnsi="Helvetica" w:cs="Helvetica"/>
          <w:color w:val="323232"/>
          <w:kern w:val="0"/>
          <w:sz w:val="18"/>
          <w:szCs w:val="18"/>
        </w:rPr>
        <w:t>span</w:t>
      </w:r>
      <w:r w:rsidRPr="006E5BB2">
        <w:rPr>
          <w:rFonts w:ascii="Helvetica" w:eastAsia="宋体" w:hAnsi="Helvetica" w:cs="Helvetica"/>
          <w:color w:val="323232"/>
          <w:kern w:val="0"/>
          <w:sz w:val="18"/>
          <w:szCs w:val="18"/>
        </w:rPr>
        <w:t>作为子元素，类名分别为：</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t>filler</w:t>
      </w: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。以上四者中，按照原理，</w:t>
      </w:r>
      <w:r w:rsidRPr="006E5BB2">
        <w:rPr>
          <w:rFonts w:ascii="Helvetica" w:eastAsia="宋体" w:hAnsi="Helvetica" w:cs="Helvetica"/>
          <w:color w:val="323232"/>
          <w:kern w:val="0"/>
          <w:sz w:val="18"/>
          <w:szCs w:val="18"/>
        </w:rPr>
        <w:t>.filler</w:t>
      </w:r>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的</w:t>
      </w:r>
      <w:r w:rsidRPr="006E5BB2">
        <w:rPr>
          <w:rFonts w:ascii="Helvetica" w:eastAsia="宋体" w:hAnsi="Helvetica" w:cs="Helvetica"/>
          <w:color w:val="323232"/>
          <w:kern w:val="0"/>
          <w:sz w:val="18"/>
          <w:szCs w:val="18"/>
        </w:rPr>
        <w:t>z-index</w:t>
      </w:r>
      <w:r w:rsidRPr="006E5BB2">
        <w:rPr>
          <w:rFonts w:ascii="Helvetica" w:eastAsia="宋体" w:hAnsi="Helvetica" w:cs="Helvetica"/>
          <w:color w:val="323232"/>
          <w:kern w:val="0"/>
          <w:sz w:val="18"/>
          <w:szCs w:val="18"/>
        </w:rPr>
        <w:t>应该设置得高于</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，但在实际设置中，张鑫旭前辈没有设置</w:t>
      </w:r>
      <w:r w:rsidRPr="006E5BB2">
        <w:rPr>
          <w:rFonts w:ascii="Helvetica" w:eastAsia="宋体" w:hAnsi="Helvetica" w:cs="Helvetica"/>
          <w:color w:val="323232"/>
          <w:kern w:val="0"/>
          <w:sz w:val="18"/>
          <w:szCs w:val="18"/>
        </w:rPr>
        <w:t>z-index</w:t>
      </w:r>
      <w:r w:rsidRPr="006E5BB2">
        <w:rPr>
          <w:rFonts w:ascii="Helvetica" w:eastAsia="宋体" w:hAnsi="Helvetica" w:cs="Helvetica"/>
          <w:color w:val="323232"/>
          <w:kern w:val="0"/>
          <w:sz w:val="18"/>
          <w:szCs w:val="18"/>
        </w:rPr>
        <w:t>值，而是利用在</w:t>
      </w:r>
      <w:r w:rsidRPr="006E5BB2">
        <w:rPr>
          <w:rFonts w:ascii="Helvetica" w:eastAsia="宋体" w:hAnsi="Helvetica" w:cs="Helvetica"/>
          <w:color w:val="323232"/>
          <w:kern w:val="0"/>
          <w:sz w:val="18"/>
          <w:szCs w:val="18"/>
        </w:rPr>
        <w:t>html</w:t>
      </w:r>
      <w:r w:rsidRPr="006E5BB2">
        <w:rPr>
          <w:rFonts w:ascii="Helvetica" w:eastAsia="宋体" w:hAnsi="Helvetica" w:cs="Helvetica"/>
          <w:color w:val="323232"/>
          <w:kern w:val="0"/>
          <w:sz w:val="18"/>
          <w:szCs w:val="18"/>
        </w:rPr>
        <w:t>结构中将需要优先显示的元素并列在后面的方式（如果在</w:t>
      </w:r>
      <w:r w:rsidRPr="006E5BB2">
        <w:rPr>
          <w:rFonts w:ascii="Helvetica" w:eastAsia="宋体" w:hAnsi="Helvetica" w:cs="Helvetica"/>
          <w:color w:val="323232"/>
          <w:kern w:val="0"/>
          <w:sz w:val="18"/>
          <w:szCs w:val="18"/>
        </w:rPr>
        <w:t>html</w:t>
      </w:r>
      <w:r w:rsidRPr="006E5BB2">
        <w:rPr>
          <w:rFonts w:ascii="Helvetica" w:eastAsia="宋体" w:hAnsi="Helvetica" w:cs="Helvetica"/>
          <w:color w:val="323232"/>
          <w:kern w:val="0"/>
          <w:sz w:val="18"/>
          <w:szCs w:val="18"/>
        </w:rPr>
        <w:t>结构中将</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与</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对调，就会出现错误），规避了这点。</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为左半圆，深蓝色；</w:t>
      </w:r>
      <w:r w:rsidRPr="006E5BB2">
        <w:rPr>
          <w:rFonts w:ascii="Helvetica" w:eastAsia="宋体" w:hAnsi="Helvetica" w:cs="Helvetica"/>
          <w:color w:val="323232"/>
          <w:kern w:val="0"/>
          <w:sz w:val="18"/>
          <w:szCs w:val="18"/>
        </w:rPr>
        <w:t>.filler</w:t>
      </w:r>
      <w:r w:rsidRPr="006E5BB2">
        <w:rPr>
          <w:rFonts w:ascii="Helvetica" w:eastAsia="宋体" w:hAnsi="Helvetica" w:cs="Helvetica"/>
          <w:color w:val="323232"/>
          <w:kern w:val="0"/>
          <w:sz w:val="18"/>
          <w:szCs w:val="18"/>
        </w:rPr>
        <w:t>为右半圆，橙色；</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为旋转半圆，橙色，初始位置位于左半部分。</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a.</w:t>
      </w:r>
      <w:r w:rsidRPr="006E5BB2">
        <w:rPr>
          <w:rFonts w:ascii="Helvetica" w:eastAsia="宋体" w:hAnsi="Helvetica" w:cs="Helvetica"/>
          <w:color w:val="323232"/>
          <w:kern w:val="0"/>
          <w:sz w:val="18"/>
          <w:szCs w:val="18"/>
        </w:rPr>
        <w:t>初始状态：</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透明，此时由</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和</w:t>
      </w:r>
      <w:r w:rsidRPr="006E5BB2">
        <w:rPr>
          <w:rFonts w:ascii="Helvetica" w:eastAsia="宋体" w:hAnsi="Helvetica" w:cs="Helvetica"/>
          <w:color w:val="323232"/>
          <w:kern w:val="0"/>
          <w:sz w:val="18"/>
          <w:szCs w:val="18"/>
        </w:rPr>
        <w:t>.filler</w:t>
      </w:r>
      <w:r w:rsidRPr="006E5BB2">
        <w:rPr>
          <w:rFonts w:ascii="Helvetica" w:eastAsia="宋体" w:hAnsi="Helvetica" w:cs="Helvetica"/>
          <w:color w:val="323232"/>
          <w:kern w:val="0"/>
          <w:sz w:val="18"/>
          <w:szCs w:val="18"/>
        </w:rPr>
        <w:t>分别位于左右方拼接成橙色圆饼：</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3" name="图片 13" descr="http://smallstarz.com/img/baidutask2017/post-nuomitask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allstarz.com/img/baidutask2017/post-nuomitask2-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b.</w:t>
      </w:r>
      <w:r w:rsidRPr="006E5BB2">
        <w:rPr>
          <w:rFonts w:ascii="Helvetica" w:eastAsia="宋体" w:hAnsi="Helvetica" w:cs="Helvetica"/>
          <w:color w:val="323232"/>
          <w:kern w:val="0"/>
          <w:sz w:val="18"/>
          <w:szCs w:val="18"/>
        </w:rPr>
        <w:t>此时，</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开始围绕圆心逆时针旋转，则作为父元素的</w:t>
      </w:r>
      <w:r w:rsidRPr="006E5BB2">
        <w:rPr>
          <w:rFonts w:ascii="Helvetica" w:eastAsia="宋体" w:hAnsi="Helvetica" w:cs="Helvetica"/>
          <w:color w:val="323232"/>
          <w:kern w:val="0"/>
          <w:sz w:val="18"/>
          <w:szCs w:val="18"/>
        </w:rPr>
        <w:t>.inner</w:t>
      </w:r>
      <w:r w:rsidRPr="006E5BB2">
        <w:rPr>
          <w:rFonts w:ascii="Helvetica" w:eastAsia="宋体" w:hAnsi="Helvetica" w:cs="Helvetica"/>
          <w:color w:val="323232"/>
          <w:kern w:val="0"/>
          <w:sz w:val="18"/>
          <w:szCs w:val="18"/>
        </w:rPr>
        <w:t>开始从</w:t>
      </w:r>
      <w:r w:rsidRPr="006E5BB2">
        <w:rPr>
          <w:rFonts w:ascii="Helvetica" w:eastAsia="宋体" w:hAnsi="Helvetica" w:cs="Helvetica"/>
          <w:color w:val="323232"/>
          <w:kern w:val="0"/>
          <w:sz w:val="18"/>
          <w:szCs w:val="18"/>
        </w:rPr>
        <w:t>12</w:t>
      </w:r>
      <w:r w:rsidRPr="006E5BB2">
        <w:rPr>
          <w:rFonts w:ascii="Helvetica" w:eastAsia="宋体" w:hAnsi="Helvetica" w:cs="Helvetica"/>
          <w:color w:val="323232"/>
          <w:kern w:val="0"/>
          <w:sz w:val="18"/>
          <w:szCs w:val="18"/>
        </w:rPr>
        <w:t>点钟方向逆时针显露（深蓝色），到</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旋转</w:t>
      </w:r>
      <w:r w:rsidRPr="006E5BB2">
        <w:rPr>
          <w:rFonts w:ascii="Helvetica" w:eastAsia="宋体" w:hAnsi="Helvetica" w:cs="Helvetica"/>
          <w:color w:val="323232"/>
          <w:kern w:val="0"/>
          <w:sz w:val="18"/>
          <w:szCs w:val="18"/>
        </w:rPr>
        <w:t>-180deg</w:t>
      </w:r>
      <w:r w:rsidRPr="006E5BB2">
        <w:rPr>
          <w:rFonts w:ascii="Helvetica" w:eastAsia="宋体" w:hAnsi="Helvetica" w:cs="Helvetica"/>
          <w:color w:val="323232"/>
          <w:kern w:val="0"/>
          <w:sz w:val="18"/>
          <w:szCs w:val="18"/>
        </w:rPr>
        <w:t>时，</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由透明变为显示，</w:t>
      </w:r>
      <w:r w:rsidRPr="006E5BB2">
        <w:rPr>
          <w:rFonts w:ascii="Helvetica" w:eastAsia="宋体" w:hAnsi="Helvetica" w:cs="Helvetica"/>
          <w:color w:val="323232"/>
          <w:kern w:val="0"/>
          <w:sz w:val="18"/>
          <w:szCs w:val="18"/>
        </w:rPr>
        <w:t>.filler</w:t>
      </w:r>
      <w:r w:rsidRPr="006E5BB2">
        <w:rPr>
          <w:rFonts w:ascii="Helvetica" w:eastAsia="宋体" w:hAnsi="Helvetica" w:cs="Helvetica"/>
          <w:color w:val="323232"/>
          <w:kern w:val="0"/>
          <w:sz w:val="18"/>
          <w:szCs w:val="18"/>
        </w:rPr>
        <w:t>由显示变为透明：</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2" name="图片 12" descr="http://smallstarz.com/img/baidutask2017/post-nuomitask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allstarz.com/img/baidutask2017/post-nuomitask2-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r w:rsidRPr="006E5BB2">
        <w:rPr>
          <w:rFonts w:ascii="Helvetica" w:eastAsia="宋体" w:hAnsi="Helvetica" w:cs="Helvetica"/>
          <w:color w:val="323232"/>
          <w:kern w:val="0"/>
          <w:sz w:val="18"/>
          <w:szCs w:val="18"/>
        </w:rPr>
        <w:t>c.</w:t>
      </w:r>
      <w:r w:rsidRPr="006E5BB2">
        <w:rPr>
          <w:rFonts w:ascii="Helvetica" w:eastAsia="宋体" w:hAnsi="Helvetica" w:cs="Helvetica"/>
          <w:color w:val="323232"/>
          <w:kern w:val="0"/>
          <w:sz w:val="18"/>
          <w:szCs w:val="18"/>
        </w:rPr>
        <w:t>之后，</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继续逆时针旋转，由于</w:t>
      </w:r>
      <w:r w:rsidRPr="006E5BB2">
        <w:rPr>
          <w:rFonts w:ascii="Helvetica" w:eastAsia="宋体" w:hAnsi="Helvetica" w:cs="Helvetica"/>
          <w:color w:val="323232"/>
          <w:kern w:val="0"/>
          <w:sz w:val="18"/>
          <w:szCs w:val="18"/>
        </w:rPr>
        <w:t>.filler</w:t>
      </w:r>
      <w:r w:rsidRPr="006E5BB2">
        <w:rPr>
          <w:rFonts w:ascii="Helvetica" w:eastAsia="宋体" w:hAnsi="Helvetica" w:cs="Helvetica"/>
          <w:color w:val="323232"/>
          <w:kern w:val="0"/>
          <w:sz w:val="18"/>
          <w:szCs w:val="18"/>
        </w:rPr>
        <w:t>已经透明，则</w:t>
      </w:r>
      <w:r w:rsidRPr="006E5BB2">
        <w:rPr>
          <w:rFonts w:ascii="Helvetica" w:eastAsia="宋体" w:hAnsi="Helvetica" w:cs="Helvetica"/>
          <w:color w:val="323232"/>
          <w:kern w:val="0"/>
          <w:sz w:val="18"/>
          <w:szCs w:val="18"/>
        </w:rPr>
        <w:t>.inner</w:t>
      </w:r>
      <w:r w:rsidRPr="006E5BB2">
        <w:rPr>
          <w:rFonts w:ascii="Helvetica" w:eastAsia="宋体" w:hAnsi="Helvetica" w:cs="Helvetica"/>
          <w:color w:val="323232"/>
          <w:kern w:val="0"/>
          <w:sz w:val="18"/>
          <w:szCs w:val="18"/>
        </w:rPr>
        <w:t>从</w:t>
      </w:r>
      <w:r w:rsidRPr="006E5BB2">
        <w:rPr>
          <w:rFonts w:ascii="Helvetica" w:eastAsia="宋体" w:hAnsi="Helvetica" w:cs="Helvetica"/>
          <w:color w:val="323232"/>
          <w:kern w:val="0"/>
          <w:sz w:val="18"/>
          <w:szCs w:val="18"/>
        </w:rPr>
        <w:t>6</w:t>
      </w:r>
      <w:r w:rsidRPr="006E5BB2">
        <w:rPr>
          <w:rFonts w:ascii="Helvetica" w:eastAsia="宋体" w:hAnsi="Helvetica" w:cs="Helvetica"/>
          <w:color w:val="323232"/>
          <w:kern w:val="0"/>
          <w:sz w:val="18"/>
          <w:szCs w:val="18"/>
        </w:rPr>
        <w:t>点钟方向逆时针显露，而左半圆区域由于</w:t>
      </w:r>
      <w:r w:rsidRPr="006E5BB2">
        <w:rPr>
          <w:rFonts w:ascii="Helvetica" w:eastAsia="宋体" w:hAnsi="Helvetica" w:cs="Helvetica"/>
          <w:color w:val="323232"/>
          <w:kern w:val="0"/>
          <w:sz w:val="18"/>
          <w:szCs w:val="18"/>
        </w:rPr>
        <w:t>.masker</w:t>
      </w:r>
      <w:r w:rsidRPr="006E5BB2">
        <w:rPr>
          <w:rFonts w:ascii="Helvetica" w:eastAsia="宋体" w:hAnsi="Helvetica" w:cs="Helvetica"/>
          <w:color w:val="323232"/>
          <w:kern w:val="0"/>
          <w:sz w:val="18"/>
          <w:szCs w:val="18"/>
        </w:rPr>
        <w:t>已经显示（</w:t>
      </w:r>
      <w:r w:rsidRPr="006E5BB2">
        <w:rPr>
          <w:rFonts w:ascii="Helvetica" w:eastAsia="宋体" w:hAnsi="Helvetica" w:cs="Helvetica"/>
          <w:color w:val="323232"/>
          <w:kern w:val="0"/>
          <w:sz w:val="18"/>
          <w:szCs w:val="18"/>
        </w:rPr>
        <w:t>z-index</w:t>
      </w:r>
      <w:r w:rsidRPr="006E5BB2">
        <w:rPr>
          <w:rFonts w:ascii="Helvetica" w:eastAsia="宋体" w:hAnsi="Helvetica" w:cs="Helvetica"/>
          <w:color w:val="323232"/>
          <w:kern w:val="0"/>
          <w:sz w:val="18"/>
          <w:szCs w:val="18"/>
        </w:rPr>
        <w:t>值比</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大），也为深蓝色，这样，当</w:t>
      </w:r>
      <w:r w:rsidRPr="006E5BB2">
        <w:rPr>
          <w:rFonts w:ascii="Helvetica" w:eastAsia="宋体" w:hAnsi="Helvetica" w:cs="Helvetica"/>
          <w:color w:val="323232"/>
          <w:kern w:val="0"/>
          <w:sz w:val="18"/>
          <w:szCs w:val="18"/>
        </w:rPr>
        <w:t>.spiner</w:t>
      </w:r>
      <w:r w:rsidRPr="006E5BB2">
        <w:rPr>
          <w:rFonts w:ascii="Helvetica" w:eastAsia="宋体" w:hAnsi="Helvetica" w:cs="Helvetica"/>
          <w:color w:val="323232"/>
          <w:kern w:val="0"/>
          <w:sz w:val="18"/>
          <w:szCs w:val="18"/>
        </w:rPr>
        <w:t>旋转一周之后，就由橙色全部变为蓝色：</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noProof/>
          <w:color w:val="323232"/>
          <w:kern w:val="0"/>
          <w:sz w:val="18"/>
          <w:szCs w:val="18"/>
        </w:rPr>
        <w:lastRenderedPageBreak/>
        <w:drawing>
          <wp:inline distT="0" distB="0" distL="0" distR="0">
            <wp:extent cx="16192500" cy="7248525"/>
            <wp:effectExtent l="0" t="0" r="0" b="9525"/>
            <wp:docPr id="11" name="图片 11" descr="http://smallstarz.com/img/baidutask2017/post-nuomitask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allstarz.com/img/baidutask2017/post-nuomitask2-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192500" cy="7248525"/>
                    </a:xfrm>
                    <a:prstGeom prst="rect">
                      <a:avLst/>
                    </a:prstGeom>
                    <a:noFill/>
                    <a:ln>
                      <a:noFill/>
                    </a:ln>
                  </pic:spPr>
                </pic:pic>
              </a:graphicData>
            </a:graphic>
          </wp:inline>
        </w:drawing>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以上为动画原理，</w:t>
      </w:r>
      <w:r w:rsidRPr="006E5BB2">
        <w:rPr>
          <w:rFonts w:ascii="Helvetica" w:eastAsia="宋体" w:hAnsi="Helvetica" w:cs="Helvetica"/>
          <w:color w:val="323232"/>
          <w:kern w:val="0"/>
          <w:sz w:val="18"/>
          <w:szCs w:val="18"/>
        </w:rPr>
        <w:t>css</w:t>
      </w:r>
      <w:r w:rsidRPr="006E5BB2">
        <w:rPr>
          <w:rFonts w:ascii="Helvetica" w:eastAsia="宋体" w:hAnsi="Helvetica" w:cs="Helvetica"/>
          <w:color w:val="323232"/>
          <w:kern w:val="0"/>
          <w:sz w:val="18"/>
          <w:szCs w:val="18"/>
        </w:rPr>
        <w:t>代码过长，请见文末</w:t>
      </w:r>
      <w:r w:rsidRPr="006E5BB2">
        <w:rPr>
          <w:rFonts w:ascii="Helvetica" w:eastAsia="宋体" w:hAnsi="Helvetica" w:cs="Helvetica"/>
          <w:color w:val="323232"/>
          <w:kern w:val="0"/>
          <w:sz w:val="18"/>
          <w:szCs w:val="18"/>
        </w:rPr>
        <w:t>demo</w:t>
      </w:r>
      <w:r w:rsidRPr="006E5BB2">
        <w:rPr>
          <w:rFonts w:ascii="Helvetica" w:eastAsia="宋体" w:hAnsi="Helvetica" w:cs="Helvetica"/>
          <w:color w:val="323232"/>
          <w:kern w:val="0"/>
          <w:sz w:val="18"/>
          <w:szCs w:val="18"/>
        </w:rPr>
        <w:t>代码地址。在实现这个方法的过程中，还需要注意，要变化透明度的元素（</w:t>
      </w:r>
      <w:r w:rsidRPr="006E5BB2">
        <w:rPr>
          <w:rFonts w:ascii="Helvetica" w:eastAsia="宋体" w:hAnsi="Helvetica" w:cs="Helvetica"/>
          <w:color w:val="323232"/>
          <w:kern w:val="0"/>
          <w:sz w:val="18"/>
          <w:szCs w:val="18"/>
        </w:rPr>
        <w:t>.inner/.inner2/.masker/.filler</w:t>
      </w:r>
      <w:r w:rsidRPr="006E5BB2">
        <w:rPr>
          <w:rFonts w:ascii="Helvetica" w:eastAsia="宋体" w:hAnsi="Helvetica" w:cs="Helvetica"/>
          <w:color w:val="323232"/>
          <w:kern w:val="0"/>
          <w:sz w:val="18"/>
          <w:szCs w:val="18"/>
        </w:rPr>
        <w:t>），其透明度变化并不是渐变，而是突变，所以需要设置</w:t>
      </w:r>
      <w:r w:rsidRPr="006E5BB2">
        <w:rPr>
          <w:rFonts w:ascii="Helvetica" w:eastAsia="宋体" w:hAnsi="Helvetica" w:cs="Helvetica"/>
          <w:color w:val="323232"/>
          <w:kern w:val="0"/>
          <w:sz w:val="18"/>
          <w:szCs w:val="18"/>
        </w:rPr>
        <w:t>animation-timing-function</w:t>
      </w:r>
      <w:r w:rsidRPr="006E5BB2">
        <w:rPr>
          <w:rFonts w:ascii="Helvetica" w:eastAsia="宋体" w:hAnsi="Helvetica" w:cs="Helvetica"/>
          <w:color w:val="323232"/>
          <w:kern w:val="0"/>
          <w:sz w:val="18"/>
          <w:szCs w:val="18"/>
        </w:rPr>
        <w:t>为</w:t>
      </w:r>
      <w:r w:rsidRPr="006E5BB2">
        <w:rPr>
          <w:rFonts w:ascii="Helvetica" w:eastAsia="宋体" w:hAnsi="Helvetica" w:cs="Helvetica"/>
          <w:color w:val="323232"/>
          <w:kern w:val="0"/>
          <w:sz w:val="18"/>
          <w:szCs w:val="18"/>
        </w:rPr>
        <w:t>steps()</w:t>
      </w:r>
      <w:r w:rsidRPr="006E5BB2">
        <w:rPr>
          <w:rFonts w:ascii="Helvetica" w:eastAsia="宋体" w:hAnsi="Helvetica" w:cs="Helvetica"/>
          <w:color w:val="323232"/>
          <w:kern w:val="0"/>
          <w:sz w:val="18"/>
          <w:szCs w:val="18"/>
        </w:rPr>
        <w:t>突变曲线，</w:t>
      </w:r>
      <w:r w:rsidRPr="006E5BB2">
        <w:rPr>
          <w:rFonts w:ascii="Helvetica" w:eastAsia="宋体" w:hAnsi="Helvetica" w:cs="Helvetica"/>
          <w:color w:val="323232"/>
          <w:kern w:val="0"/>
          <w:sz w:val="18"/>
          <w:szCs w:val="18"/>
        </w:rPr>
        <w:t>steps(n,start/end)</w:t>
      </w:r>
      <w:r w:rsidRPr="006E5BB2">
        <w:rPr>
          <w:rFonts w:ascii="Helvetica" w:eastAsia="宋体" w:hAnsi="Helvetica" w:cs="Helvetica"/>
          <w:color w:val="323232"/>
          <w:kern w:val="0"/>
          <w:sz w:val="18"/>
          <w:szCs w:val="18"/>
        </w:rPr>
        <w:t>主要有两个值，简单来说，</w:t>
      </w:r>
      <w:r w:rsidRPr="006E5BB2">
        <w:rPr>
          <w:rFonts w:ascii="Helvetica" w:eastAsia="宋体" w:hAnsi="Helvetica" w:cs="Helvetica"/>
          <w:color w:val="323232"/>
          <w:kern w:val="0"/>
          <w:sz w:val="18"/>
          <w:szCs w:val="18"/>
        </w:rPr>
        <w:t>n</w:t>
      </w:r>
      <w:r w:rsidRPr="006E5BB2">
        <w:rPr>
          <w:rFonts w:ascii="Helvetica" w:eastAsia="宋体" w:hAnsi="Helvetica" w:cs="Helvetica"/>
          <w:color w:val="323232"/>
          <w:kern w:val="0"/>
          <w:sz w:val="18"/>
          <w:szCs w:val="18"/>
        </w:rPr>
        <w:t>设置突变次数（整数），</w:t>
      </w:r>
      <w:r w:rsidRPr="006E5BB2">
        <w:rPr>
          <w:rFonts w:ascii="Helvetica" w:eastAsia="宋体" w:hAnsi="Helvetica" w:cs="Helvetica"/>
          <w:color w:val="323232"/>
          <w:kern w:val="0"/>
          <w:sz w:val="18"/>
          <w:szCs w:val="18"/>
        </w:rPr>
        <w:t>start/end</w:t>
      </w:r>
      <w:r w:rsidRPr="006E5BB2">
        <w:rPr>
          <w:rFonts w:ascii="Helvetica" w:eastAsia="宋体" w:hAnsi="Helvetica" w:cs="Helvetica"/>
          <w:color w:val="323232"/>
          <w:kern w:val="0"/>
          <w:sz w:val="18"/>
          <w:szCs w:val="18"/>
        </w:rPr>
        <w:t>设置在动画开始还是结束突变。</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思考：</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lastRenderedPageBreak/>
        <w:t>1.</w:t>
      </w:r>
      <w:r w:rsidRPr="006E5BB2">
        <w:rPr>
          <w:rFonts w:ascii="Helvetica" w:eastAsia="宋体" w:hAnsi="Helvetica" w:cs="Helvetica"/>
          <w:color w:val="323232"/>
          <w:kern w:val="0"/>
          <w:sz w:val="18"/>
          <w:szCs w:val="18"/>
        </w:rPr>
        <w:t>利用</w:t>
      </w:r>
      <w:r w:rsidRPr="006E5BB2">
        <w:rPr>
          <w:rFonts w:ascii="Helvetica" w:eastAsia="宋体" w:hAnsi="Helvetica" w:cs="Helvetica"/>
          <w:color w:val="323232"/>
          <w:kern w:val="0"/>
          <w:sz w:val="18"/>
          <w:szCs w:val="18"/>
        </w:rPr>
        <w:t>steps()</w:t>
      </w:r>
      <w:r w:rsidRPr="006E5BB2">
        <w:rPr>
          <w:rFonts w:ascii="Helvetica" w:eastAsia="宋体" w:hAnsi="Helvetica" w:cs="Helvetica"/>
          <w:color w:val="323232"/>
          <w:kern w:val="0"/>
          <w:sz w:val="18"/>
          <w:szCs w:val="18"/>
        </w:rPr>
        <w:t>曲线，可以制作一些更</w:t>
      </w:r>
      <w:proofErr w:type="gramStart"/>
      <w:r w:rsidRPr="006E5BB2">
        <w:rPr>
          <w:rFonts w:ascii="Helvetica" w:eastAsia="宋体" w:hAnsi="Helvetica" w:cs="Helvetica"/>
          <w:color w:val="323232"/>
          <w:kern w:val="0"/>
          <w:sz w:val="18"/>
          <w:szCs w:val="18"/>
        </w:rPr>
        <w:t>炫</w:t>
      </w:r>
      <w:proofErr w:type="gramEnd"/>
      <w:r w:rsidRPr="006E5BB2">
        <w:rPr>
          <w:rFonts w:ascii="Helvetica" w:eastAsia="宋体" w:hAnsi="Helvetica" w:cs="Helvetica"/>
          <w:color w:val="323232"/>
          <w:kern w:val="0"/>
          <w:sz w:val="18"/>
          <w:szCs w:val="18"/>
        </w:rPr>
        <w:t>酷的</w:t>
      </w:r>
      <w:r w:rsidRPr="006E5BB2">
        <w:rPr>
          <w:rFonts w:ascii="Helvetica" w:eastAsia="宋体" w:hAnsi="Helvetica" w:cs="Helvetica"/>
          <w:color w:val="323232"/>
          <w:kern w:val="0"/>
          <w:sz w:val="18"/>
          <w:szCs w:val="18"/>
        </w:rPr>
        <w:t>css3</w:t>
      </w:r>
      <w:r w:rsidRPr="006E5BB2">
        <w:rPr>
          <w:rFonts w:ascii="Helvetica" w:eastAsia="宋体" w:hAnsi="Helvetica" w:cs="Helvetica"/>
          <w:color w:val="323232"/>
          <w:kern w:val="0"/>
          <w:sz w:val="18"/>
          <w:szCs w:val="18"/>
        </w:rPr>
        <w:t>动画。并且，在同一个方向上连续渐变的动画，由于渐变位置不同，通常需要两个以上元素实现，但利用</w:t>
      </w:r>
      <w:r w:rsidRPr="006E5BB2">
        <w:rPr>
          <w:rFonts w:ascii="Helvetica" w:eastAsia="宋体" w:hAnsi="Helvetica" w:cs="Helvetica"/>
          <w:color w:val="323232"/>
          <w:kern w:val="0"/>
          <w:sz w:val="18"/>
          <w:szCs w:val="18"/>
        </w:rPr>
        <w:t>steps()</w:t>
      </w:r>
      <w:r w:rsidRPr="006E5BB2">
        <w:rPr>
          <w:rFonts w:ascii="Helvetica" w:eastAsia="宋体" w:hAnsi="Helvetica" w:cs="Helvetica"/>
          <w:color w:val="323232"/>
          <w:kern w:val="0"/>
          <w:sz w:val="18"/>
          <w:szCs w:val="18"/>
        </w:rPr>
        <w:t>曲线突变位置，就能通过一个元素实现了；</w:t>
      </w:r>
      <w:r w:rsidRPr="006E5BB2">
        <w:rPr>
          <w:rFonts w:ascii="Helvetica" w:eastAsia="宋体" w:hAnsi="Helvetica" w:cs="Helvetica"/>
          <w:color w:val="323232"/>
          <w:kern w:val="0"/>
          <w:sz w:val="18"/>
          <w:szCs w:val="18"/>
        </w:rPr>
        <w:br/>
        <w:t>2.</w:t>
      </w:r>
      <w:r w:rsidRPr="006E5BB2">
        <w:rPr>
          <w:rFonts w:ascii="Helvetica" w:eastAsia="宋体" w:hAnsi="Helvetica" w:cs="Helvetica"/>
          <w:color w:val="323232"/>
          <w:kern w:val="0"/>
          <w:sz w:val="18"/>
          <w:szCs w:val="18"/>
        </w:rPr>
        <w:t>完成以上任务之后，可以优化的地方：第一个方法中的</w:t>
      </w:r>
      <w:r w:rsidRPr="006E5BB2">
        <w:rPr>
          <w:rFonts w:ascii="Helvetica" w:eastAsia="宋体" w:hAnsi="Helvetica" w:cs="Helvetica"/>
          <w:color w:val="323232"/>
          <w:kern w:val="0"/>
          <w:sz w:val="18"/>
          <w:szCs w:val="18"/>
        </w:rPr>
        <w:t>.spining</w:t>
      </w:r>
      <w:r w:rsidRPr="006E5BB2">
        <w:rPr>
          <w:rFonts w:ascii="Helvetica" w:eastAsia="宋体" w:hAnsi="Helvetica" w:cs="Helvetica"/>
          <w:color w:val="323232"/>
          <w:kern w:val="0"/>
          <w:sz w:val="18"/>
          <w:szCs w:val="18"/>
        </w:rPr>
        <w:t>子元素，可以使用伪元素替代；同理，第二个方法中的子元素，也可用伪元素替代；</w:t>
      </w:r>
      <w:r w:rsidRPr="006E5BB2">
        <w:rPr>
          <w:rFonts w:ascii="Helvetica" w:eastAsia="宋体" w:hAnsi="Helvetica" w:cs="Helvetica"/>
          <w:color w:val="323232"/>
          <w:kern w:val="0"/>
          <w:sz w:val="18"/>
          <w:szCs w:val="18"/>
        </w:rPr>
        <w:br/>
        <w:t>3.</w:t>
      </w:r>
      <w:r w:rsidRPr="006E5BB2">
        <w:rPr>
          <w:rFonts w:ascii="Helvetica" w:eastAsia="宋体" w:hAnsi="Helvetica" w:cs="Helvetica"/>
          <w:color w:val="323232"/>
          <w:kern w:val="0"/>
          <w:sz w:val="18"/>
          <w:szCs w:val="18"/>
        </w:rPr>
        <w:t>圆环除了定长旋转，也可根据圆饼</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旋转的方法，实现变长旋转</w:t>
      </w:r>
      <w:r w:rsidRPr="006E5BB2">
        <w:rPr>
          <w:rFonts w:ascii="Helvetica" w:eastAsia="宋体" w:hAnsi="Helvetica" w:cs="Helvetica"/>
          <w:color w:val="323232"/>
          <w:kern w:val="0"/>
          <w:sz w:val="18"/>
          <w:szCs w:val="18"/>
        </w:rPr>
        <w:t>loading</w:t>
      </w:r>
      <w:r w:rsidRPr="006E5BB2">
        <w:rPr>
          <w:rFonts w:ascii="Helvetica" w:eastAsia="宋体" w:hAnsi="Helvetica" w:cs="Helvetica"/>
          <w:color w:val="323232"/>
          <w:kern w:val="0"/>
          <w:sz w:val="18"/>
          <w:szCs w:val="18"/>
        </w:rPr>
        <w:t>效果。</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具体参考已在文中引出，不再单列，以下为我的</w:t>
      </w:r>
      <w:r w:rsidRPr="006E5BB2">
        <w:rPr>
          <w:rFonts w:ascii="Helvetica" w:eastAsia="宋体" w:hAnsi="Helvetica" w:cs="Helvetica"/>
          <w:color w:val="323232"/>
          <w:kern w:val="0"/>
          <w:sz w:val="18"/>
          <w:szCs w:val="18"/>
        </w:rPr>
        <w:t>demo</w:t>
      </w:r>
      <w:r w:rsidRPr="006E5BB2">
        <w:rPr>
          <w:rFonts w:ascii="Helvetica" w:eastAsia="宋体" w:hAnsi="Helvetica" w:cs="Helvetica"/>
          <w:color w:val="323232"/>
          <w:kern w:val="0"/>
          <w:sz w:val="18"/>
          <w:szCs w:val="18"/>
        </w:rPr>
        <w:t>及</w:t>
      </w:r>
      <w:r w:rsidRPr="006E5BB2">
        <w:rPr>
          <w:rFonts w:ascii="Helvetica" w:eastAsia="宋体" w:hAnsi="Helvetica" w:cs="Helvetica"/>
          <w:color w:val="323232"/>
          <w:kern w:val="0"/>
          <w:sz w:val="18"/>
          <w:szCs w:val="18"/>
        </w:rPr>
        <w:t>demo</w:t>
      </w:r>
      <w:r w:rsidRPr="006E5BB2">
        <w:rPr>
          <w:rFonts w:ascii="Helvetica" w:eastAsia="宋体" w:hAnsi="Helvetica" w:cs="Helvetica"/>
          <w:color w:val="323232"/>
          <w:kern w:val="0"/>
          <w:sz w:val="18"/>
          <w:szCs w:val="18"/>
        </w:rPr>
        <w:t>代码：</w:t>
      </w:r>
    </w:p>
    <w:p w:rsidR="006E5BB2" w:rsidRPr="006E5BB2" w:rsidRDefault="006E5BB2" w:rsidP="006E5BB2">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6E5BB2">
        <w:rPr>
          <w:rFonts w:ascii="Helvetica" w:eastAsia="宋体" w:hAnsi="Helvetica" w:cs="Helvetica"/>
          <w:color w:val="323232"/>
          <w:kern w:val="0"/>
          <w:sz w:val="18"/>
          <w:szCs w:val="18"/>
        </w:rPr>
        <w:t xml:space="preserve">　　</w:t>
      </w:r>
      <w:hyperlink r:id="rId77" w:tgtFrame="_blank" w:history="1">
        <w:r w:rsidRPr="006E5BB2">
          <w:rPr>
            <w:rFonts w:ascii="Helvetica" w:eastAsia="宋体" w:hAnsi="Helvetica" w:cs="Helvetica"/>
            <w:color w:val="38BA72"/>
            <w:kern w:val="0"/>
            <w:sz w:val="18"/>
            <w:szCs w:val="18"/>
          </w:rPr>
          <w:t>我的</w:t>
        </w:r>
        <w:r w:rsidRPr="006E5BB2">
          <w:rPr>
            <w:rFonts w:ascii="Helvetica" w:eastAsia="宋体" w:hAnsi="Helvetica" w:cs="Helvetica"/>
            <w:color w:val="38BA72"/>
            <w:kern w:val="0"/>
            <w:sz w:val="18"/>
            <w:szCs w:val="18"/>
          </w:rPr>
          <w:t>demo</w:t>
        </w:r>
      </w:hyperlink>
      <w:r w:rsidRPr="006E5BB2">
        <w:rPr>
          <w:rFonts w:ascii="Helvetica" w:eastAsia="宋体" w:hAnsi="Helvetica" w:cs="Helvetica"/>
          <w:color w:val="323232"/>
          <w:kern w:val="0"/>
          <w:sz w:val="18"/>
          <w:szCs w:val="18"/>
        </w:rPr>
        <w:t>;</w:t>
      </w:r>
      <w:r w:rsidRPr="006E5BB2">
        <w:rPr>
          <w:rFonts w:ascii="Helvetica" w:eastAsia="宋体" w:hAnsi="Helvetica" w:cs="Helvetica"/>
          <w:color w:val="323232"/>
          <w:kern w:val="0"/>
          <w:sz w:val="18"/>
          <w:szCs w:val="18"/>
        </w:rPr>
        <w:br/>
      </w:r>
      <w:r w:rsidRPr="006E5BB2">
        <w:rPr>
          <w:rFonts w:ascii="Helvetica" w:eastAsia="宋体" w:hAnsi="Helvetica" w:cs="Helvetica"/>
          <w:color w:val="323232"/>
          <w:kern w:val="0"/>
          <w:sz w:val="18"/>
          <w:szCs w:val="18"/>
        </w:rPr>
        <w:t xml:space="preserve">　　</w:t>
      </w:r>
      <w:hyperlink r:id="rId78" w:tgtFrame="_blank" w:history="1">
        <w:r w:rsidRPr="006E5BB2">
          <w:rPr>
            <w:rFonts w:ascii="Helvetica" w:eastAsia="宋体" w:hAnsi="Helvetica" w:cs="Helvetica"/>
            <w:color w:val="38BA72"/>
            <w:kern w:val="0"/>
            <w:sz w:val="18"/>
            <w:szCs w:val="18"/>
          </w:rPr>
          <w:t>demo</w:t>
        </w:r>
        <w:r w:rsidRPr="006E5BB2">
          <w:rPr>
            <w:rFonts w:ascii="Helvetica" w:eastAsia="宋体" w:hAnsi="Helvetica" w:cs="Helvetica"/>
            <w:color w:val="38BA72"/>
            <w:kern w:val="0"/>
            <w:sz w:val="18"/>
            <w:szCs w:val="18"/>
          </w:rPr>
          <w:t>代码</w:t>
        </w:r>
      </w:hyperlink>
      <w:r w:rsidRPr="006E5BB2">
        <w:rPr>
          <w:rFonts w:ascii="Helvetica" w:eastAsia="宋体" w:hAnsi="Helvetica" w:cs="Helvetica"/>
          <w:color w:val="323232"/>
          <w:kern w:val="0"/>
          <w:sz w:val="18"/>
          <w:szCs w:val="18"/>
        </w:rPr>
        <w:t>;</w:t>
      </w:r>
    </w:p>
    <w:p w:rsidR="00E43AB8" w:rsidRPr="00E43AB8" w:rsidRDefault="00E43AB8" w:rsidP="00E43AB8">
      <w:pPr>
        <w:pStyle w:val="2"/>
        <w:shd w:val="clear" w:color="auto" w:fill="FFFFFF"/>
        <w:spacing w:before="300" w:beforeAutospacing="0" w:after="0" w:afterAutospacing="0"/>
        <w:rPr>
          <w:rFonts w:ascii="Helvetica" w:hAnsi="Helvetica" w:cs="Helvetica"/>
          <w:bCs w:val="0"/>
          <w:color w:val="262626"/>
        </w:rPr>
      </w:pPr>
      <w:r w:rsidRPr="00E43AB8">
        <w:rPr>
          <w:rFonts w:ascii="Helvetica" w:hAnsi="Helvetica" w:cs="Helvetica"/>
          <w:bCs w:val="0"/>
          <w:color w:val="262626"/>
          <w:highlight w:val="yellow"/>
        </w:rPr>
        <w:t>封装</w:t>
      </w:r>
      <w:r w:rsidRPr="00E43AB8">
        <w:rPr>
          <w:rFonts w:ascii="Helvetica" w:hAnsi="Helvetica" w:cs="Helvetica"/>
          <w:bCs w:val="0"/>
          <w:color w:val="262626"/>
          <w:highlight w:val="yellow"/>
        </w:rPr>
        <w:t>DOM</w:t>
      </w:r>
      <w:r w:rsidRPr="00E43AB8">
        <w:rPr>
          <w:rFonts w:ascii="Helvetica" w:hAnsi="Helvetica" w:cs="Helvetica"/>
          <w:bCs w:val="0"/>
          <w:color w:val="262626"/>
          <w:highlight w:val="yellow"/>
        </w:rPr>
        <w:t>动画类库（一）</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以前做动画的时候，常常</w:t>
      </w:r>
      <w:proofErr w:type="gramStart"/>
      <w:r>
        <w:rPr>
          <w:rFonts w:ascii="Helvetica" w:hAnsi="Helvetica" w:cs="Helvetica"/>
          <w:color w:val="323232"/>
          <w:sz w:val="18"/>
          <w:szCs w:val="18"/>
        </w:rPr>
        <w:t>会卡顿</w:t>
      </w:r>
      <w:proofErr w:type="gramEnd"/>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猜，大致的原因可能是，</w:t>
      </w:r>
      <w:r>
        <w:rPr>
          <w:rFonts w:ascii="Helvetica" w:hAnsi="Helvetica" w:cs="Helvetica"/>
          <w:color w:val="323232"/>
          <w:sz w:val="18"/>
          <w:szCs w:val="18"/>
        </w:rPr>
        <w:t xml:space="preserve"> </w:t>
      </w:r>
      <w:r>
        <w:rPr>
          <w:rFonts w:ascii="Helvetica" w:hAnsi="Helvetica" w:cs="Helvetica"/>
          <w:color w:val="323232"/>
          <w:sz w:val="18"/>
          <w:szCs w:val="18"/>
        </w:rPr>
        <w:t>浏览器绘制页面的时候，</w:t>
      </w:r>
      <w:r>
        <w:rPr>
          <w:rFonts w:ascii="Helvetica" w:hAnsi="Helvetica" w:cs="Helvetica"/>
          <w:color w:val="323232"/>
          <w:sz w:val="18"/>
          <w:szCs w:val="18"/>
        </w:rPr>
        <w:t xml:space="preserve"> </w:t>
      </w:r>
      <w:r>
        <w:rPr>
          <w:rFonts w:ascii="Helvetica" w:hAnsi="Helvetica" w:cs="Helvetica"/>
          <w:color w:val="323232"/>
          <w:sz w:val="18"/>
          <w:szCs w:val="18"/>
        </w:rPr>
        <w:t>反应不过来，所以会出现卡顿。汗！！，然后，今天通过这个任务，</w:t>
      </w:r>
      <w:r>
        <w:rPr>
          <w:rFonts w:ascii="Helvetica" w:hAnsi="Helvetica" w:cs="Helvetica"/>
          <w:color w:val="323232"/>
          <w:sz w:val="18"/>
          <w:szCs w:val="18"/>
        </w:rPr>
        <w:t xml:space="preserve"> </w:t>
      </w:r>
      <w:r>
        <w:rPr>
          <w:rFonts w:ascii="Helvetica" w:hAnsi="Helvetica" w:cs="Helvetica"/>
          <w:color w:val="323232"/>
          <w:sz w:val="18"/>
          <w:szCs w:val="18"/>
        </w:rPr>
        <w:t>了解到了</w:t>
      </w:r>
      <w:r>
        <w:rPr>
          <w:rFonts w:ascii="Helvetica" w:hAnsi="Helvetica" w:cs="Helvetica"/>
          <w:color w:val="323232"/>
          <w:sz w:val="18"/>
          <w:szCs w:val="18"/>
        </w:rPr>
        <w:t xml:space="preserve">requestAnimationFrame </w:t>
      </w:r>
      <w:r>
        <w:rPr>
          <w:rFonts w:ascii="Helvetica" w:hAnsi="Helvetica" w:cs="Helvetica"/>
          <w:color w:val="323232"/>
          <w:sz w:val="18"/>
          <w:szCs w:val="18"/>
        </w:rPr>
        <w:t>，通过百度才知道具体的原因。下面是我自己的理解，如果有不对的地方，大家即时指出来，方便我即时的修改。</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浏览器绘制页面的时候，</w:t>
      </w:r>
      <w:r>
        <w:rPr>
          <w:rFonts w:ascii="Helvetica" w:hAnsi="Helvetica" w:cs="Helvetica"/>
          <w:color w:val="323232"/>
          <w:sz w:val="18"/>
          <w:szCs w:val="18"/>
        </w:rPr>
        <w:t xml:space="preserve"> </w:t>
      </w:r>
      <w:r>
        <w:rPr>
          <w:rFonts w:ascii="Helvetica" w:hAnsi="Helvetica" w:cs="Helvetica"/>
          <w:color w:val="323232"/>
          <w:sz w:val="18"/>
          <w:szCs w:val="18"/>
        </w:rPr>
        <w:t>主要是通过两个线程去绘制页面的。</w:t>
      </w:r>
      <w:r>
        <w:rPr>
          <w:rFonts w:ascii="Helvetica" w:hAnsi="Helvetica" w:cs="Helvetica"/>
          <w:color w:val="323232"/>
          <w:sz w:val="18"/>
          <w:szCs w:val="18"/>
        </w:rPr>
        <w:t xml:space="preserve"> </w:t>
      </w:r>
      <w:r>
        <w:rPr>
          <w:rFonts w:ascii="Helvetica" w:hAnsi="Helvetica" w:cs="Helvetica"/>
          <w:color w:val="323232"/>
          <w:sz w:val="18"/>
          <w:szCs w:val="18"/>
        </w:rPr>
        <w:t>一个是主线程，</w:t>
      </w:r>
      <w:r>
        <w:rPr>
          <w:rFonts w:ascii="Helvetica" w:hAnsi="Helvetica" w:cs="Helvetica"/>
          <w:color w:val="323232"/>
          <w:sz w:val="18"/>
          <w:szCs w:val="18"/>
        </w:rPr>
        <w:t xml:space="preserve"> </w:t>
      </w:r>
      <w:r>
        <w:rPr>
          <w:rFonts w:ascii="Helvetica" w:hAnsi="Helvetica" w:cs="Helvetica"/>
          <w:color w:val="323232"/>
          <w:sz w:val="18"/>
          <w:szCs w:val="18"/>
        </w:rPr>
        <w:t>一个排版线程。</w:t>
      </w:r>
    </w:p>
    <w:p w:rsidR="00E43AB8" w:rsidRDefault="00E43AB8" w:rsidP="00E43AB8">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主线程</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通常情况下，</w:t>
      </w:r>
      <w:r>
        <w:rPr>
          <w:rFonts w:ascii="Helvetica" w:hAnsi="Helvetica" w:cs="Helvetica"/>
          <w:color w:val="323232"/>
          <w:sz w:val="18"/>
          <w:szCs w:val="18"/>
        </w:rPr>
        <w:t xml:space="preserve"> </w:t>
      </w:r>
      <w:r>
        <w:rPr>
          <w:rFonts w:ascii="Helvetica" w:hAnsi="Helvetica" w:cs="Helvetica"/>
          <w:color w:val="323232"/>
          <w:sz w:val="18"/>
          <w:szCs w:val="18"/>
        </w:rPr>
        <w:t>主线线程的负责工作是：</w:t>
      </w:r>
      <w:r>
        <w:rPr>
          <w:rFonts w:ascii="Helvetica" w:hAnsi="Helvetica" w:cs="Helvetica"/>
          <w:color w:val="323232"/>
          <w:sz w:val="18"/>
          <w:szCs w:val="18"/>
        </w:rPr>
        <w:t xml:space="preserve"> </w:t>
      </w:r>
      <w:r>
        <w:rPr>
          <w:rFonts w:ascii="Helvetica" w:hAnsi="Helvetica" w:cs="Helvetica"/>
          <w:color w:val="323232"/>
          <w:sz w:val="18"/>
          <w:szCs w:val="18"/>
        </w:rPr>
        <w:t>运行</w:t>
      </w:r>
      <w:r>
        <w:rPr>
          <w:rFonts w:ascii="Helvetica" w:hAnsi="Helvetica" w:cs="Helvetica"/>
          <w:color w:val="323232"/>
          <w:sz w:val="18"/>
          <w:szCs w:val="18"/>
        </w:rPr>
        <w:t xml:space="preserve">javascript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计算</w:t>
      </w:r>
      <w:r>
        <w:rPr>
          <w:rFonts w:ascii="Helvetica" w:hAnsi="Helvetica" w:cs="Helvetica"/>
          <w:color w:val="323232"/>
          <w:sz w:val="18"/>
          <w:szCs w:val="18"/>
        </w:rPr>
        <w:t>HTML</w:t>
      </w:r>
      <w:r>
        <w:rPr>
          <w:rFonts w:ascii="Helvetica" w:hAnsi="Helvetica" w:cs="Helvetica"/>
          <w:color w:val="323232"/>
          <w:sz w:val="18"/>
          <w:szCs w:val="18"/>
        </w:rPr>
        <w:t>元素的</w:t>
      </w:r>
      <w:r>
        <w:rPr>
          <w:rFonts w:ascii="Helvetica" w:hAnsi="Helvetica" w:cs="Helvetica"/>
          <w:color w:val="323232"/>
          <w:sz w:val="18"/>
          <w:szCs w:val="18"/>
        </w:rPr>
        <w:t>css</w:t>
      </w:r>
      <w:r>
        <w:rPr>
          <w:rFonts w:ascii="Helvetica" w:hAnsi="Helvetica" w:cs="Helvetica"/>
          <w:color w:val="323232"/>
          <w:sz w:val="18"/>
          <w:szCs w:val="18"/>
        </w:rPr>
        <w:t>样式</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把页面的元素绘制成一个</w:t>
      </w:r>
      <w:r>
        <w:rPr>
          <w:rFonts w:ascii="Helvetica" w:hAnsi="Helvetica" w:cs="Helvetica"/>
          <w:color w:val="323232"/>
          <w:sz w:val="18"/>
          <w:szCs w:val="18"/>
        </w:rPr>
        <w:t xml:space="preserve"> </w:t>
      </w:r>
      <w:r>
        <w:rPr>
          <w:rFonts w:ascii="Helvetica" w:hAnsi="Helvetica" w:cs="Helvetica"/>
          <w:color w:val="323232"/>
          <w:sz w:val="18"/>
          <w:szCs w:val="18"/>
        </w:rPr>
        <w:t>或者</w:t>
      </w:r>
      <w:r>
        <w:rPr>
          <w:rFonts w:ascii="Helvetica" w:hAnsi="Helvetica" w:cs="Helvetica"/>
          <w:color w:val="323232"/>
          <w:sz w:val="18"/>
          <w:szCs w:val="18"/>
        </w:rPr>
        <w:t xml:space="preserve"> </w:t>
      </w:r>
      <w:r>
        <w:rPr>
          <w:rFonts w:ascii="Helvetica" w:hAnsi="Helvetica" w:cs="Helvetica"/>
          <w:color w:val="323232"/>
          <w:sz w:val="18"/>
          <w:szCs w:val="18"/>
        </w:rPr>
        <w:t>多个位图。然后，</w:t>
      </w:r>
      <w:r>
        <w:rPr>
          <w:rFonts w:ascii="Helvetica" w:hAnsi="Helvetica" w:cs="Helvetica"/>
          <w:color w:val="323232"/>
          <w:sz w:val="18"/>
          <w:szCs w:val="18"/>
        </w:rPr>
        <w:t xml:space="preserve"> </w:t>
      </w:r>
      <w:r>
        <w:rPr>
          <w:rFonts w:ascii="Helvetica" w:hAnsi="Helvetica" w:cs="Helvetica"/>
          <w:color w:val="323232"/>
          <w:sz w:val="18"/>
          <w:szCs w:val="18"/>
        </w:rPr>
        <w:t>把这些位图</w:t>
      </w:r>
      <w:r>
        <w:rPr>
          <w:rFonts w:ascii="Helvetica" w:hAnsi="Helvetica" w:cs="Helvetica"/>
          <w:color w:val="323232"/>
          <w:sz w:val="18"/>
          <w:szCs w:val="18"/>
        </w:rPr>
        <w:t xml:space="preserve"> </w:t>
      </w:r>
      <w:r>
        <w:rPr>
          <w:rFonts w:ascii="Helvetica" w:hAnsi="Helvetica" w:cs="Helvetica"/>
          <w:color w:val="323232"/>
          <w:sz w:val="18"/>
          <w:szCs w:val="18"/>
        </w:rPr>
        <w:t>移交给</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排版线程</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（百度了下位图，我把它理解成了用像素点组成的图片，</w:t>
      </w:r>
      <w:r>
        <w:rPr>
          <w:rStyle w:val="HTML"/>
          <w:rFonts w:ascii="Consolas" w:hAnsi="Consolas" w:cs="Consolas"/>
          <w:color w:val="C7254E"/>
          <w:sz w:val="18"/>
          <w:szCs w:val="18"/>
          <w:shd w:val="clear" w:color="auto" w:fill="F9F2F4"/>
        </w:rPr>
        <w:t xml:space="preserve"> </w:t>
      </w:r>
      <w:r>
        <w:rPr>
          <w:rStyle w:val="HTML"/>
          <w:rFonts w:ascii="Consolas" w:hAnsi="Consolas" w:cs="Consolas"/>
          <w:color w:val="C7254E"/>
          <w:sz w:val="18"/>
          <w:szCs w:val="18"/>
          <w:shd w:val="clear" w:color="auto" w:fill="F9F2F4"/>
        </w:rPr>
        <w:t>反正我理解的就是图像。）</w:t>
      </w:r>
    </w:p>
    <w:p w:rsidR="00E43AB8" w:rsidRDefault="00E43AB8" w:rsidP="00E43AB8">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排版线程</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通常情况下，</w:t>
      </w:r>
      <w:r>
        <w:rPr>
          <w:rFonts w:ascii="Helvetica" w:hAnsi="Helvetica" w:cs="Helvetica"/>
          <w:color w:val="323232"/>
          <w:sz w:val="18"/>
          <w:szCs w:val="18"/>
        </w:rPr>
        <w:t xml:space="preserve"> </w:t>
      </w:r>
      <w:r>
        <w:rPr>
          <w:rFonts w:ascii="Helvetica" w:hAnsi="Helvetica" w:cs="Helvetica"/>
          <w:color w:val="323232"/>
          <w:sz w:val="18"/>
          <w:szCs w:val="18"/>
        </w:rPr>
        <w:t>拿到主线程</w:t>
      </w:r>
      <w:r>
        <w:rPr>
          <w:rFonts w:ascii="Helvetica" w:hAnsi="Helvetica" w:cs="Helvetica"/>
          <w:color w:val="323232"/>
          <w:sz w:val="18"/>
          <w:szCs w:val="18"/>
        </w:rPr>
        <w:t xml:space="preserve"> </w:t>
      </w:r>
      <w:r>
        <w:rPr>
          <w:rFonts w:ascii="Helvetica" w:hAnsi="Helvetica" w:cs="Helvetica"/>
          <w:color w:val="323232"/>
          <w:sz w:val="18"/>
          <w:szCs w:val="18"/>
        </w:rPr>
        <w:t>传过来的</w:t>
      </w:r>
      <w:r>
        <w:rPr>
          <w:rFonts w:ascii="Helvetica" w:hAnsi="Helvetica" w:cs="Helvetica"/>
          <w:color w:val="323232"/>
          <w:sz w:val="18"/>
          <w:szCs w:val="18"/>
        </w:rPr>
        <w:t xml:space="preserve"> </w:t>
      </w:r>
      <w:r>
        <w:rPr>
          <w:rFonts w:ascii="Helvetica" w:hAnsi="Helvetica" w:cs="Helvetica"/>
          <w:color w:val="323232"/>
          <w:sz w:val="18"/>
          <w:szCs w:val="18"/>
        </w:rPr>
        <w:t>位图以后，</w:t>
      </w:r>
      <w:r>
        <w:rPr>
          <w:rFonts w:ascii="Helvetica" w:hAnsi="Helvetica" w:cs="Helvetica"/>
          <w:color w:val="323232"/>
          <w:sz w:val="18"/>
          <w:szCs w:val="18"/>
        </w:rPr>
        <w:t xml:space="preserve"> </w:t>
      </w:r>
      <w:r>
        <w:rPr>
          <w:rFonts w:ascii="Helvetica" w:hAnsi="Helvetica" w:cs="Helvetica"/>
          <w:color w:val="323232"/>
          <w:sz w:val="18"/>
          <w:szCs w:val="18"/>
        </w:rPr>
        <w:t>排版线程主要做一下这么几个工作：</w:t>
      </w:r>
    </w:p>
    <w:p w:rsidR="00E43AB8" w:rsidRDefault="00E43AB8" w:rsidP="00E43AB8">
      <w:pPr>
        <w:widowControl/>
        <w:numPr>
          <w:ilvl w:val="0"/>
          <w:numId w:val="4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通过</w:t>
      </w:r>
      <w:r>
        <w:rPr>
          <w:rFonts w:ascii="Helvetica" w:hAnsi="Helvetica" w:cs="Helvetica"/>
          <w:color w:val="323232"/>
          <w:sz w:val="18"/>
          <w:szCs w:val="18"/>
        </w:rPr>
        <w:t>CPU</w:t>
      </w:r>
      <w:r>
        <w:rPr>
          <w:rFonts w:ascii="Helvetica" w:hAnsi="Helvetica" w:cs="Helvetica"/>
          <w:color w:val="323232"/>
          <w:sz w:val="18"/>
          <w:szCs w:val="18"/>
        </w:rPr>
        <w:t>渲染位图，</w:t>
      </w:r>
      <w:r>
        <w:rPr>
          <w:rFonts w:ascii="Helvetica" w:hAnsi="Helvetica" w:cs="Helvetica"/>
          <w:color w:val="323232"/>
          <w:sz w:val="18"/>
          <w:szCs w:val="18"/>
        </w:rPr>
        <w:t xml:space="preserve"> </w:t>
      </w:r>
      <w:r>
        <w:rPr>
          <w:rFonts w:ascii="Helvetica" w:hAnsi="Helvetica" w:cs="Helvetica"/>
          <w:color w:val="323232"/>
          <w:sz w:val="18"/>
          <w:szCs w:val="18"/>
        </w:rPr>
        <w:t>在屏幕上面显示。</w:t>
      </w:r>
    </w:p>
    <w:p w:rsidR="00E43AB8" w:rsidRDefault="00E43AB8" w:rsidP="00E43AB8">
      <w:pPr>
        <w:widowControl/>
        <w:numPr>
          <w:ilvl w:val="0"/>
          <w:numId w:val="4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向</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主线程</w:t>
      </w:r>
      <w:r>
        <w:rPr>
          <w:rStyle w:val="apple-converted-space"/>
          <w:rFonts w:ascii="Helvetica" w:hAnsi="Helvetica" w:cs="Helvetica"/>
          <w:color w:val="323232"/>
          <w:sz w:val="18"/>
          <w:szCs w:val="18"/>
        </w:rPr>
        <w:t> </w:t>
      </w:r>
      <w:r>
        <w:rPr>
          <w:rFonts w:ascii="Helvetica" w:hAnsi="Helvetica" w:cs="Helvetica"/>
          <w:color w:val="323232"/>
          <w:sz w:val="18"/>
          <w:szCs w:val="18"/>
        </w:rPr>
        <w:t>请求更新位图的可见部分</w:t>
      </w:r>
      <w:r>
        <w:rPr>
          <w:rFonts w:ascii="Helvetica" w:hAnsi="Helvetica" w:cs="Helvetica"/>
          <w:color w:val="323232"/>
          <w:sz w:val="18"/>
          <w:szCs w:val="18"/>
        </w:rPr>
        <w:t xml:space="preserve"> </w:t>
      </w:r>
      <w:r>
        <w:rPr>
          <w:rFonts w:ascii="Helvetica" w:hAnsi="Helvetica" w:cs="Helvetica"/>
          <w:color w:val="323232"/>
          <w:sz w:val="18"/>
          <w:szCs w:val="18"/>
        </w:rPr>
        <w:t>或者</w:t>
      </w:r>
      <w:r>
        <w:rPr>
          <w:rFonts w:ascii="Helvetica" w:hAnsi="Helvetica" w:cs="Helvetica"/>
          <w:color w:val="323232"/>
          <w:sz w:val="18"/>
          <w:szCs w:val="18"/>
        </w:rPr>
        <w:t xml:space="preserve"> </w:t>
      </w:r>
      <w:r>
        <w:rPr>
          <w:rFonts w:ascii="Helvetica" w:hAnsi="Helvetica" w:cs="Helvetica"/>
          <w:color w:val="323232"/>
          <w:sz w:val="18"/>
          <w:szCs w:val="18"/>
        </w:rPr>
        <w:t>即将可见的部分。</w:t>
      </w:r>
    </w:p>
    <w:p w:rsidR="00E43AB8" w:rsidRDefault="00E43AB8" w:rsidP="00E43AB8">
      <w:pPr>
        <w:widowControl/>
        <w:numPr>
          <w:ilvl w:val="0"/>
          <w:numId w:val="4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判断出当前页面</w:t>
      </w:r>
      <w:r>
        <w:rPr>
          <w:rFonts w:ascii="Helvetica" w:hAnsi="Helvetica" w:cs="Helvetica"/>
          <w:color w:val="323232"/>
          <w:sz w:val="18"/>
          <w:szCs w:val="18"/>
        </w:rPr>
        <w:t xml:space="preserve"> </w:t>
      </w:r>
      <w:r>
        <w:rPr>
          <w:rFonts w:ascii="Helvetica" w:hAnsi="Helvetica" w:cs="Helvetica"/>
          <w:color w:val="323232"/>
          <w:sz w:val="18"/>
          <w:szCs w:val="18"/>
        </w:rPr>
        <w:t>出于可见的部分，</w:t>
      </w:r>
      <w:r>
        <w:rPr>
          <w:rFonts w:ascii="Helvetica" w:hAnsi="Helvetica" w:cs="Helvetica"/>
          <w:color w:val="323232"/>
          <w:sz w:val="18"/>
          <w:szCs w:val="18"/>
        </w:rPr>
        <w:t xml:space="preserve"> </w:t>
      </w:r>
      <w:r>
        <w:rPr>
          <w:rFonts w:ascii="Helvetica" w:hAnsi="Helvetica" w:cs="Helvetica"/>
          <w:color w:val="323232"/>
          <w:sz w:val="18"/>
          <w:szCs w:val="18"/>
        </w:rPr>
        <w:t>判断出即将通过页面滚动而可见的部分</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随着用户滚动页面来移动这些部分。</w:t>
      </w:r>
    </w:p>
    <w:p w:rsidR="00E43AB8" w:rsidRDefault="00E43AB8" w:rsidP="00E43AB8">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CPU</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排版线程通过</w:t>
      </w:r>
      <w:r>
        <w:rPr>
          <w:rFonts w:ascii="Helvetica" w:hAnsi="Helvetica" w:cs="Helvetica"/>
          <w:color w:val="323232"/>
          <w:sz w:val="18"/>
          <w:szCs w:val="18"/>
        </w:rPr>
        <w:t>CPU</w:t>
      </w:r>
      <w:r>
        <w:rPr>
          <w:rFonts w:ascii="Helvetica" w:hAnsi="Helvetica" w:cs="Helvetica"/>
          <w:color w:val="323232"/>
          <w:sz w:val="18"/>
          <w:szCs w:val="18"/>
        </w:rPr>
        <w:t>把位图绘制在页面当中。</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CPU</w:t>
      </w:r>
      <w:r>
        <w:rPr>
          <w:rFonts w:ascii="Helvetica" w:hAnsi="Helvetica" w:cs="Helvetica"/>
          <w:color w:val="323232"/>
          <w:sz w:val="18"/>
          <w:szCs w:val="18"/>
        </w:rPr>
        <w:t>比较擅长的工作：</w:t>
      </w:r>
      <w:r>
        <w:rPr>
          <w:rFonts w:ascii="Helvetica" w:hAnsi="Helvetica" w:cs="Helvetica"/>
          <w:color w:val="323232"/>
          <w:sz w:val="18"/>
          <w:szCs w:val="18"/>
        </w:rPr>
        <w:t xml:space="preserve"> </w:t>
      </w:r>
      <w:r>
        <w:rPr>
          <w:rFonts w:ascii="Helvetica" w:hAnsi="Helvetica" w:cs="Helvetica"/>
          <w:color w:val="323232"/>
          <w:sz w:val="18"/>
          <w:szCs w:val="18"/>
        </w:rPr>
        <w:t>绘制位图到屏幕上。</w:t>
      </w:r>
      <w:r>
        <w:rPr>
          <w:rFonts w:ascii="Helvetica" w:hAnsi="Helvetica" w:cs="Helvetica"/>
          <w:color w:val="323232"/>
          <w:sz w:val="18"/>
          <w:szCs w:val="18"/>
        </w:rPr>
        <w:t xml:space="preserve"> </w:t>
      </w:r>
      <w:r>
        <w:rPr>
          <w:rFonts w:ascii="Helvetica" w:hAnsi="Helvetica" w:cs="Helvetica"/>
          <w:color w:val="323232"/>
          <w:sz w:val="18"/>
          <w:szCs w:val="18"/>
        </w:rPr>
        <w:t>在不同位置，</w:t>
      </w:r>
      <w:r>
        <w:rPr>
          <w:rFonts w:ascii="Helvetica" w:hAnsi="Helvetica" w:cs="Helvetica"/>
          <w:color w:val="323232"/>
          <w:sz w:val="18"/>
          <w:szCs w:val="18"/>
        </w:rPr>
        <w:t xml:space="preserve"> </w:t>
      </w:r>
      <w:r>
        <w:rPr>
          <w:rFonts w:ascii="Helvetica" w:hAnsi="Helvetica" w:cs="Helvetica"/>
          <w:color w:val="323232"/>
          <w:sz w:val="18"/>
          <w:szCs w:val="18"/>
        </w:rPr>
        <w:t>以不同角度，不同大小，（我感觉可以理解为同一张图，变形之类的）。</w:t>
      </w:r>
      <w:r>
        <w:rPr>
          <w:rFonts w:ascii="Helvetica" w:hAnsi="Helvetica" w:cs="Helvetica"/>
          <w:color w:val="323232"/>
          <w:sz w:val="18"/>
          <w:szCs w:val="18"/>
        </w:rPr>
        <w:br/>
        <w:t>CPU</w:t>
      </w:r>
      <w:r>
        <w:rPr>
          <w:rFonts w:ascii="Helvetica" w:hAnsi="Helvetica" w:cs="Helvetica"/>
          <w:color w:val="323232"/>
          <w:sz w:val="18"/>
          <w:szCs w:val="18"/>
        </w:rPr>
        <w:t>相对慢的地方</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将位图加载到显存里面。</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讲完上面的现在浏览器就开始绘制页面了。</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浏览器下载完页面中所有的组件以后。</w:t>
      </w:r>
      <w:r>
        <w:rPr>
          <w:rStyle w:val="HTML"/>
          <w:rFonts w:ascii="Consolas" w:hAnsi="Consolas" w:cs="Consolas"/>
          <w:color w:val="C7254E"/>
          <w:sz w:val="18"/>
          <w:szCs w:val="18"/>
          <w:shd w:val="clear" w:color="auto" w:fill="F9F2F4"/>
        </w:rPr>
        <w:t>（组件包括：</w:t>
      </w:r>
      <w:r>
        <w:rPr>
          <w:rStyle w:val="HTML"/>
          <w:rFonts w:ascii="Consolas" w:hAnsi="Consolas" w:cs="Consolas"/>
          <w:color w:val="C7254E"/>
          <w:sz w:val="18"/>
          <w:szCs w:val="18"/>
          <w:shd w:val="clear" w:color="auto" w:fill="F9F2F4"/>
        </w:rPr>
        <w:t>HTML</w:t>
      </w:r>
      <w:r>
        <w:rPr>
          <w:rStyle w:val="HTML"/>
          <w:rFonts w:ascii="Consolas" w:hAnsi="Consolas" w:cs="Consolas"/>
          <w:color w:val="C7254E"/>
          <w:sz w:val="18"/>
          <w:szCs w:val="18"/>
          <w:shd w:val="clear" w:color="auto" w:fill="F9F2F4"/>
        </w:rPr>
        <w:t>标签，</w:t>
      </w:r>
      <w:r>
        <w:rPr>
          <w:rStyle w:val="HTML"/>
          <w:rFonts w:ascii="Consolas" w:hAnsi="Consolas" w:cs="Consolas"/>
          <w:color w:val="C7254E"/>
          <w:sz w:val="18"/>
          <w:szCs w:val="18"/>
          <w:shd w:val="clear" w:color="auto" w:fill="F9F2F4"/>
        </w:rPr>
        <w:t>javascript</w:t>
      </w:r>
      <w:r>
        <w:rPr>
          <w:rStyle w:val="HTML"/>
          <w:rFonts w:ascii="Consolas" w:hAnsi="Consolas" w:cs="Consolas"/>
          <w:color w:val="C7254E"/>
          <w:sz w:val="18"/>
          <w:szCs w:val="18"/>
          <w:shd w:val="clear" w:color="auto" w:fill="F9F2F4"/>
        </w:rPr>
        <w:t>，</w:t>
      </w:r>
      <w:r>
        <w:rPr>
          <w:rStyle w:val="HTML"/>
          <w:rFonts w:ascii="Consolas" w:hAnsi="Consolas" w:cs="Consolas"/>
          <w:color w:val="C7254E"/>
          <w:sz w:val="18"/>
          <w:szCs w:val="18"/>
          <w:shd w:val="clear" w:color="auto" w:fill="F9F2F4"/>
        </w:rPr>
        <w:t>css</w:t>
      </w:r>
      <w:r>
        <w:rPr>
          <w:rStyle w:val="HTML"/>
          <w:rFonts w:ascii="Consolas" w:hAnsi="Consolas" w:cs="Consolas"/>
          <w:color w:val="C7254E"/>
          <w:sz w:val="18"/>
          <w:szCs w:val="18"/>
          <w:shd w:val="clear" w:color="auto" w:fill="F9F2F4"/>
        </w:rPr>
        <w:t>，图片</w:t>
      </w:r>
      <w:r>
        <w:rPr>
          <w:rStyle w:val="HTML"/>
          <w:rFonts w:ascii="Consolas" w:hAnsi="Consolas" w:cs="Consolas"/>
          <w:color w:val="C7254E"/>
          <w:sz w:val="18"/>
          <w:szCs w:val="18"/>
          <w:shd w:val="clear" w:color="auto" w:fill="F9F2F4"/>
        </w:rPr>
        <w:t xml:space="preserve">.... </w:t>
      </w:r>
      <w:r>
        <w:rPr>
          <w:rStyle w:val="HTML"/>
          <w:rFonts w:ascii="Consolas" w:hAnsi="Consolas" w:cs="Consolas"/>
          <w:color w:val="C7254E"/>
          <w:sz w:val="18"/>
          <w:szCs w:val="18"/>
          <w:shd w:val="clear" w:color="auto" w:fill="F9F2F4"/>
        </w:rPr>
        <w:t>等）</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会</w:t>
      </w:r>
      <w:r>
        <w:rPr>
          <w:rFonts w:ascii="Helvetica" w:hAnsi="Helvetica" w:cs="Helvetica"/>
          <w:color w:val="323232"/>
          <w:sz w:val="18"/>
          <w:szCs w:val="18"/>
        </w:rPr>
        <w:t xml:space="preserve"> </w:t>
      </w:r>
      <w:r>
        <w:rPr>
          <w:rFonts w:ascii="Helvetica" w:hAnsi="Helvetica" w:cs="Helvetica"/>
          <w:color w:val="323232"/>
          <w:sz w:val="18"/>
          <w:szCs w:val="18"/>
        </w:rPr>
        <w:t>生成</w:t>
      </w:r>
      <w:r>
        <w:rPr>
          <w:rFonts w:ascii="Helvetica" w:hAnsi="Helvetica" w:cs="Helvetica"/>
          <w:color w:val="323232"/>
          <w:sz w:val="18"/>
          <w:szCs w:val="18"/>
        </w:rPr>
        <w:t>2</w:t>
      </w:r>
      <w:r>
        <w:rPr>
          <w:rFonts w:ascii="Helvetica" w:hAnsi="Helvetica" w:cs="Helvetica"/>
          <w:color w:val="323232"/>
          <w:sz w:val="18"/>
          <w:szCs w:val="18"/>
        </w:rPr>
        <w:t>个内部数据，也就是我们</w:t>
      </w:r>
      <w:r>
        <w:rPr>
          <w:rFonts w:ascii="Helvetica" w:hAnsi="Helvetica" w:cs="Helvetica"/>
          <w:color w:val="323232"/>
          <w:sz w:val="18"/>
          <w:szCs w:val="18"/>
        </w:rPr>
        <w:t xml:space="preserve"> </w:t>
      </w:r>
      <w:r>
        <w:rPr>
          <w:rFonts w:ascii="Helvetica" w:hAnsi="Helvetica" w:cs="Helvetica"/>
          <w:color w:val="323232"/>
          <w:sz w:val="18"/>
          <w:szCs w:val="18"/>
        </w:rPr>
        <w:t>通常说的树，</w:t>
      </w:r>
      <w:r>
        <w:rPr>
          <w:rFonts w:ascii="Helvetica" w:hAnsi="Helvetica" w:cs="Helvetica"/>
          <w:color w:val="323232"/>
          <w:sz w:val="18"/>
          <w:szCs w:val="18"/>
        </w:rPr>
        <w:t xml:space="preserve"> </w:t>
      </w:r>
      <w:r>
        <w:rPr>
          <w:rFonts w:ascii="Helvetica" w:hAnsi="Helvetica" w:cs="Helvetica"/>
          <w:color w:val="323232"/>
          <w:sz w:val="18"/>
          <w:szCs w:val="18"/>
        </w:rPr>
        <w:t>一个是</w:t>
      </w:r>
      <w:r>
        <w:rPr>
          <w:rFonts w:ascii="Helvetica" w:hAnsi="Helvetica" w:cs="Helvetica"/>
          <w:color w:val="323232"/>
          <w:sz w:val="18"/>
          <w:szCs w:val="18"/>
        </w:rPr>
        <w:t>DOM</w:t>
      </w:r>
      <w:r>
        <w:rPr>
          <w:rFonts w:ascii="Helvetica" w:hAnsi="Helvetica" w:cs="Helvetica"/>
          <w:color w:val="323232"/>
          <w:sz w:val="18"/>
          <w:szCs w:val="18"/>
        </w:rPr>
        <w:t>树，</w:t>
      </w:r>
      <w:r>
        <w:rPr>
          <w:rFonts w:ascii="Helvetica" w:hAnsi="Helvetica" w:cs="Helvetica"/>
          <w:color w:val="323232"/>
          <w:sz w:val="18"/>
          <w:szCs w:val="18"/>
        </w:rPr>
        <w:t xml:space="preserve"> </w:t>
      </w:r>
      <w:r>
        <w:rPr>
          <w:rFonts w:ascii="Helvetica" w:hAnsi="Helvetica" w:cs="Helvetica"/>
          <w:color w:val="323232"/>
          <w:sz w:val="18"/>
          <w:szCs w:val="18"/>
        </w:rPr>
        <w:t>一个是渲染树。</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DOM</w:t>
      </w:r>
      <w:r>
        <w:rPr>
          <w:rFonts w:ascii="Helvetica" w:hAnsi="Helvetica" w:cs="Helvetica"/>
          <w:color w:val="323232"/>
          <w:sz w:val="18"/>
          <w:szCs w:val="18"/>
        </w:rPr>
        <w:t>树</w:t>
      </w:r>
      <w:r>
        <w:rPr>
          <w:rFonts w:ascii="Helvetica" w:hAnsi="Helvetica" w:cs="Helvetica"/>
          <w:color w:val="323232"/>
          <w:sz w:val="18"/>
          <w:szCs w:val="18"/>
        </w:rPr>
        <w:t xml:space="preserve"> </w:t>
      </w:r>
      <w:r>
        <w:rPr>
          <w:rFonts w:ascii="Helvetica" w:hAnsi="Helvetica" w:cs="Helvetica"/>
          <w:color w:val="323232"/>
          <w:sz w:val="18"/>
          <w:szCs w:val="18"/>
        </w:rPr>
        <w:t>代表的是页面的结构</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渲染树</w:t>
      </w:r>
      <w:r>
        <w:rPr>
          <w:rFonts w:ascii="Helvetica" w:hAnsi="Helvetica" w:cs="Helvetica"/>
          <w:color w:val="323232"/>
          <w:sz w:val="18"/>
          <w:szCs w:val="18"/>
        </w:rPr>
        <w:t xml:space="preserve"> </w:t>
      </w:r>
      <w:r>
        <w:rPr>
          <w:rFonts w:ascii="Helvetica" w:hAnsi="Helvetica" w:cs="Helvetica"/>
          <w:color w:val="323232"/>
          <w:sz w:val="18"/>
          <w:szCs w:val="18"/>
        </w:rPr>
        <w:t>代表的是</w:t>
      </w:r>
      <w:r>
        <w:rPr>
          <w:rFonts w:ascii="Helvetica" w:hAnsi="Helvetica" w:cs="Helvetica"/>
          <w:color w:val="323232"/>
          <w:sz w:val="18"/>
          <w:szCs w:val="18"/>
        </w:rPr>
        <w:t xml:space="preserve"> DOM</w:t>
      </w:r>
      <w:r>
        <w:rPr>
          <w:rFonts w:ascii="Helvetica" w:hAnsi="Helvetica" w:cs="Helvetica"/>
          <w:color w:val="323232"/>
          <w:sz w:val="18"/>
          <w:szCs w:val="18"/>
        </w:rPr>
        <w:t>节点如何显示。</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
          <w:rFonts w:ascii="Consolas" w:hAnsi="Consolas" w:cs="Consolas"/>
          <w:color w:val="C7254E"/>
          <w:sz w:val="18"/>
          <w:szCs w:val="18"/>
          <w:shd w:val="clear" w:color="auto" w:fill="F9F2F4"/>
        </w:rPr>
        <w:t>DOM</w:t>
      </w:r>
      <w:r>
        <w:rPr>
          <w:rStyle w:val="HTML"/>
          <w:rFonts w:ascii="Consolas" w:hAnsi="Consolas" w:cs="Consolas"/>
          <w:color w:val="C7254E"/>
          <w:sz w:val="18"/>
          <w:szCs w:val="18"/>
          <w:shd w:val="clear" w:color="auto" w:fill="F9F2F4"/>
        </w:rPr>
        <w:t>树</w:t>
      </w:r>
      <w:r>
        <w:rPr>
          <w:rStyle w:val="apple-converted-space"/>
          <w:rFonts w:ascii="Helvetica" w:hAnsi="Helvetica" w:cs="Helvetica"/>
          <w:color w:val="323232"/>
          <w:sz w:val="18"/>
          <w:szCs w:val="18"/>
        </w:rPr>
        <w:t> </w:t>
      </w:r>
      <w:r>
        <w:rPr>
          <w:rFonts w:ascii="Helvetica" w:hAnsi="Helvetica" w:cs="Helvetica"/>
          <w:color w:val="323232"/>
          <w:sz w:val="18"/>
          <w:szCs w:val="18"/>
        </w:rPr>
        <w:t>中的每一个需要显示的</w:t>
      </w:r>
      <w:r>
        <w:rPr>
          <w:rStyle w:val="HTML"/>
          <w:rFonts w:ascii="Consolas" w:hAnsi="Consolas" w:cs="Consolas"/>
          <w:color w:val="C7254E"/>
          <w:sz w:val="18"/>
          <w:szCs w:val="18"/>
          <w:shd w:val="clear" w:color="auto" w:fill="F9F2F4"/>
        </w:rPr>
        <w:t>DOM</w:t>
      </w:r>
      <w:r>
        <w:rPr>
          <w:rStyle w:val="HTML"/>
          <w:rFonts w:ascii="Consolas" w:hAnsi="Consolas" w:cs="Consolas"/>
          <w:color w:val="C7254E"/>
          <w:sz w:val="18"/>
          <w:szCs w:val="18"/>
          <w:shd w:val="clear" w:color="auto" w:fill="F9F2F4"/>
        </w:rPr>
        <w:t>节点</w:t>
      </w:r>
      <w:r>
        <w:rPr>
          <w:rStyle w:val="apple-converted-space"/>
          <w:rFonts w:ascii="Helvetica" w:hAnsi="Helvetica" w:cs="Helvetica"/>
          <w:color w:val="323232"/>
          <w:sz w:val="18"/>
          <w:szCs w:val="18"/>
        </w:rPr>
        <w:t> </w:t>
      </w:r>
      <w:r>
        <w:rPr>
          <w:rFonts w:ascii="Helvetica" w:hAnsi="Helvetica" w:cs="Helvetica"/>
          <w:color w:val="323232"/>
          <w:sz w:val="18"/>
          <w:szCs w:val="18"/>
        </w:rPr>
        <w:t>在</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渲染树</w:t>
      </w:r>
      <w:r>
        <w:rPr>
          <w:rFonts w:ascii="Helvetica" w:hAnsi="Helvetica" w:cs="Helvetica"/>
          <w:color w:val="323232"/>
          <w:sz w:val="18"/>
          <w:szCs w:val="18"/>
        </w:rPr>
        <w:t>中</w:t>
      </w:r>
      <w:r>
        <w:rPr>
          <w:rFonts w:ascii="Helvetica" w:hAnsi="Helvetica" w:cs="Helvetica"/>
          <w:color w:val="323232"/>
          <w:sz w:val="18"/>
          <w:szCs w:val="18"/>
        </w:rPr>
        <w:t xml:space="preserve"> </w:t>
      </w:r>
      <w:r>
        <w:rPr>
          <w:rFonts w:ascii="Helvetica" w:hAnsi="Helvetica" w:cs="Helvetica"/>
          <w:color w:val="323232"/>
          <w:sz w:val="18"/>
          <w:szCs w:val="18"/>
        </w:rPr>
        <w:t>至少都对应着一个节点。（</w:t>
      </w:r>
      <w:r>
        <w:rPr>
          <w:rStyle w:val="HTML"/>
          <w:rFonts w:ascii="Consolas" w:hAnsi="Consolas" w:cs="Consolas"/>
          <w:color w:val="C7254E"/>
          <w:sz w:val="18"/>
          <w:szCs w:val="18"/>
          <w:shd w:val="clear" w:color="auto" w:fill="F9F2F4"/>
        </w:rPr>
        <w:t>DOM</w:t>
      </w:r>
      <w:r>
        <w:rPr>
          <w:rStyle w:val="HTML"/>
          <w:rFonts w:ascii="Consolas" w:hAnsi="Consolas" w:cs="Consolas"/>
          <w:color w:val="C7254E"/>
          <w:sz w:val="18"/>
          <w:szCs w:val="18"/>
          <w:shd w:val="clear" w:color="auto" w:fill="F9F2F4"/>
        </w:rPr>
        <w:t>树中隐藏的节点（</w:t>
      </w:r>
      <w:r>
        <w:rPr>
          <w:rStyle w:val="HTML"/>
          <w:rFonts w:ascii="Consolas" w:hAnsi="Consolas" w:cs="Consolas"/>
          <w:color w:val="C7254E"/>
          <w:sz w:val="18"/>
          <w:szCs w:val="18"/>
          <w:shd w:val="clear" w:color="auto" w:fill="F9F2F4"/>
        </w:rPr>
        <w:t>display:none</w:t>
      </w:r>
      <w:r>
        <w:rPr>
          <w:rStyle w:val="HTML"/>
          <w:rFonts w:ascii="Consolas" w:hAnsi="Consolas" w:cs="Consolas"/>
          <w:color w:val="C7254E"/>
          <w:sz w:val="18"/>
          <w:szCs w:val="18"/>
          <w:shd w:val="clear" w:color="auto" w:fill="F9F2F4"/>
        </w:rPr>
        <w:t>）在渲染树中是没有对应节点的</w:t>
      </w:r>
      <w:r>
        <w:rPr>
          <w:rStyle w:val="apple-converted-space"/>
          <w:rFonts w:ascii="Helvetica" w:hAnsi="Helvetica" w:cs="Helvetica"/>
          <w:color w:val="323232"/>
          <w:sz w:val="18"/>
          <w:szCs w:val="18"/>
        </w:rPr>
        <w:t> </w:t>
      </w:r>
      <w:r>
        <w:rPr>
          <w:rFonts w:ascii="Helvetica" w:hAnsi="Helvetica" w:cs="Helvetica"/>
          <w:color w:val="323232"/>
          <w:sz w:val="18"/>
          <w:szCs w:val="18"/>
        </w:rPr>
        <w:t>）。然后，渲染树的节点，就会生成一个盒模型，没错，就是我们打开</w:t>
      </w:r>
      <w:r>
        <w:rPr>
          <w:rFonts w:ascii="Helvetica" w:hAnsi="Helvetica" w:cs="Helvetica"/>
          <w:color w:val="323232"/>
          <w:sz w:val="18"/>
          <w:szCs w:val="18"/>
        </w:rPr>
        <w:t xml:space="preserve"> f12 </w:t>
      </w:r>
      <w:r>
        <w:rPr>
          <w:rFonts w:ascii="Helvetica" w:hAnsi="Helvetica" w:cs="Helvetica"/>
          <w:color w:val="323232"/>
          <w:sz w:val="18"/>
          <w:szCs w:val="18"/>
        </w:rPr>
        <w:t>右边看到的</w:t>
      </w:r>
      <w:proofErr w:type="gramStart"/>
      <w:r>
        <w:rPr>
          <w:rFonts w:ascii="Helvetica" w:hAnsi="Helvetica" w:cs="Helvetica"/>
          <w:color w:val="323232"/>
          <w:sz w:val="18"/>
          <w:szCs w:val="18"/>
        </w:rPr>
        <w:t>那个盒</w:t>
      </w:r>
      <w:proofErr w:type="gramEnd"/>
      <w:r>
        <w:rPr>
          <w:rFonts w:ascii="Helvetica" w:hAnsi="Helvetica" w:cs="Helvetica"/>
          <w:color w:val="323232"/>
          <w:sz w:val="18"/>
          <w:szCs w:val="18"/>
        </w:rPr>
        <w:t>模型。</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当</w:t>
      </w:r>
      <w:r>
        <w:rPr>
          <w:rFonts w:ascii="Helvetica" w:hAnsi="Helvetica" w:cs="Helvetica"/>
          <w:color w:val="323232"/>
          <w:sz w:val="18"/>
          <w:szCs w:val="18"/>
        </w:rPr>
        <w:t>DOM</w:t>
      </w:r>
      <w:r>
        <w:rPr>
          <w:rFonts w:ascii="Helvetica" w:hAnsi="Helvetica" w:cs="Helvetica"/>
          <w:color w:val="323232"/>
          <w:sz w:val="18"/>
          <w:szCs w:val="18"/>
        </w:rPr>
        <w:t>树</w:t>
      </w:r>
      <w:r>
        <w:rPr>
          <w:rFonts w:ascii="Helvetica" w:hAnsi="Helvetica" w:cs="Helvetica"/>
          <w:color w:val="323232"/>
          <w:sz w:val="18"/>
          <w:szCs w:val="18"/>
        </w:rPr>
        <w:t xml:space="preserve"> </w:t>
      </w:r>
      <w:r>
        <w:rPr>
          <w:rFonts w:ascii="Helvetica" w:hAnsi="Helvetica" w:cs="Helvetica"/>
          <w:color w:val="323232"/>
          <w:sz w:val="18"/>
          <w:szCs w:val="18"/>
        </w:rPr>
        <w:t>和</w:t>
      </w:r>
      <w:r>
        <w:rPr>
          <w:rFonts w:ascii="Helvetica" w:hAnsi="Helvetica" w:cs="Helvetica"/>
          <w:color w:val="323232"/>
          <w:sz w:val="18"/>
          <w:szCs w:val="18"/>
        </w:rPr>
        <w:t xml:space="preserve"> </w:t>
      </w:r>
      <w:r>
        <w:rPr>
          <w:rFonts w:ascii="Helvetica" w:hAnsi="Helvetica" w:cs="Helvetica"/>
          <w:color w:val="323232"/>
          <w:sz w:val="18"/>
          <w:szCs w:val="18"/>
        </w:rPr>
        <w:t>渲染树构建完成以后，</w:t>
      </w:r>
      <w:r>
        <w:rPr>
          <w:rFonts w:ascii="Helvetica" w:hAnsi="Helvetica" w:cs="Helvetica"/>
          <w:color w:val="323232"/>
          <w:sz w:val="18"/>
          <w:szCs w:val="18"/>
        </w:rPr>
        <w:t xml:space="preserve"> </w:t>
      </w:r>
      <w:r>
        <w:rPr>
          <w:rFonts w:ascii="Helvetica" w:hAnsi="Helvetica" w:cs="Helvetica"/>
          <w:color w:val="323232"/>
          <w:sz w:val="18"/>
          <w:szCs w:val="18"/>
        </w:rPr>
        <w:t>浏览器就开始绘制页面了。（怎么绘制页面呢？就是我上面说的通过主线程和排版线程绘制页面）</w:t>
      </w:r>
    </w:p>
    <w:p w:rsidR="00E43AB8" w:rsidRDefault="00E43AB8" w:rsidP="00E43AB8">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现在重点来了</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当</w:t>
      </w:r>
      <w:r>
        <w:rPr>
          <w:rFonts w:ascii="Helvetica" w:hAnsi="Helvetica" w:cs="Helvetica"/>
          <w:color w:val="323232"/>
          <w:sz w:val="18"/>
          <w:szCs w:val="18"/>
        </w:rPr>
        <w:t>DOM</w:t>
      </w:r>
      <w:r>
        <w:rPr>
          <w:rFonts w:ascii="Helvetica" w:hAnsi="Helvetica" w:cs="Helvetica"/>
          <w:color w:val="323232"/>
          <w:sz w:val="18"/>
          <w:szCs w:val="18"/>
        </w:rPr>
        <w:t>发生变化，影响了元素的几何属性（宽和高），</w:t>
      </w:r>
      <w:r>
        <w:rPr>
          <w:rFonts w:ascii="Helvetica" w:hAnsi="Helvetica" w:cs="Helvetica"/>
          <w:color w:val="323232"/>
          <w:sz w:val="18"/>
          <w:szCs w:val="18"/>
        </w:rPr>
        <w:t xml:space="preserve"> </w:t>
      </w:r>
      <w:r>
        <w:rPr>
          <w:rFonts w:ascii="Helvetica" w:hAnsi="Helvetica" w:cs="Helvetica"/>
          <w:color w:val="323232"/>
          <w:sz w:val="18"/>
          <w:szCs w:val="18"/>
        </w:rPr>
        <w:t>那么浏览器会重新计算元素的几何属性，同样其他元素的几何属性和位置也会受到影响。这个时候，浏览器</w:t>
      </w:r>
      <w:r>
        <w:rPr>
          <w:rFonts w:ascii="Helvetica" w:hAnsi="Helvetica" w:cs="Helvetica"/>
          <w:color w:val="323232"/>
          <w:sz w:val="18"/>
          <w:szCs w:val="18"/>
        </w:rPr>
        <w:t xml:space="preserve"> </w:t>
      </w:r>
      <w:r>
        <w:rPr>
          <w:rFonts w:ascii="Helvetica" w:hAnsi="Helvetica" w:cs="Helvetica"/>
          <w:color w:val="323232"/>
          <w:sz w:val="18"/>
          <w:szCs w:val="18"/>
        </w:rPr>
        <w:t>原来的渲染树中受影响的部分就失效了，所以渲染树需要重新构造，</w:t>
      </w:r>
      <w:r>
        <w:rPr>
          <w:rFonts w:ascii="Helvetica" w:hAnsi="Helvetica" w:cs="Helvetica"/>
          <w:color w:val="323232"/>
          <w:sz w:val="18"/>
          <w:szCs w:val="18"/>
        </w:rPr>
        <w:t xml:space="preserve"> </w:t>
      </w:r>
      <w:r>
        <w:rPr>
          <w:rFonts w:ascii="Helvetica" w:hAnsi="Helvetica" w:cs="Helvetica"/>
          <w:color w:val="323232"/>
          <w:sz w:val="18"/>
          <w:szCs w:val="18"/>
        </w:rPr>
        <w:t>这个过程其实就重排。完成重排以后，浏览器会把受影响的部分重新绘制在屏幕上，这个过程就是重绘。</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到这里你肯定恍然大悟了，反正我就是这样。</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这些不断的重排重绘</w:t>
      </w:r>
      <w:r>
        <w:rPr>
          <w:rFonts w:ascii="Helvetica" w:hAnsi="Helvetica" w:cs="Helvetica"/>
          <w:color w:val="323232"/>
          <w:sz w:val="18"/>
          <w:szCs w:val="18"/>
        </w:rPr>
        <w:t xml:space="preserve"> </w:t>
      </w:r>
      <w:r>
        <w:rPr>
          <w:rFonts w:ascii="Helvetica" w:hAnsi="Helvetica" w:cs="Helvetica"/>
          <w:color w:val="323232"/>
          <w:sz w:val="18"/>
          <w:szCs w:val="18"/>
        </w:rPr>
        <w:t>，</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会导致</w:t>
      </w:r>
      <w:r>
        <w:rPr>
          <w:rStyle w:val="HTML"/>
          <w:rFonts w:ascii="Consolas" w:hAnsi="Consolas" w:cs="Consolas"/>
          <w:color w:val="C7254E"/>
          <w:sz w:val="18"/>
          <w:szCs w:val="18"/>
          <w:shd w:val="clear" w:color="auto" w:fill="F9F2F4"/>
        </w:rPr>
        <w:t xml:space="preserve"> </w:t>
      </w:r>
      <w:r>
        <w:rPr>
          <w:rStyle w:val="HTML"/>
          <w:rFonts w:ascii="Consolas" w:hAnsi="Consolas" w:cs="Consolas"/>
          <w:color w:val="C7254E"/>
          <w:sz w:val="18"/>
          <w:szCs w:val="18"/>
          <w:shd w:val="clear" w:color="auto" w:fill="F9F2F4"/>
        </w:rPr>
        <w:t>界面</w:t>
      </w:r>
      <w:r>
        <w:rPr>
          <w:rStyle w:val="HTML"/>
          <w:rFonts w:ascii="Consolas" w:hAnsi="Consolas" w:cs="Consolas"/>
          <w:color w:val="C7254E"/>
          <w:sz w:val="18"/>
          <w:szCs w:val="18"/>
          <w:shd w:val="clear" w:color="auto" w:fill="F9F2F4"/>
        </w:rPr>
        <w:t xml:space="preserve"> </w:t>
      </w:r>
      <w:r>
        <w:rPr>
          <w:rStyle w:val="HTML"/>
          <w:rFonts w:ascii="Consolas" w:hAnsi="Consolas" w:cs="Consolas"/>
          <w:color w:val="C7254E"/>
          <w:sz w:val="18"/>
          <w:szCs w:val="18"/>
          <w:shd w:val="clear" w:color="auto" w:fill="F9F2F4"/>
        </w:rPr>
        <w:t>卡顿</w:t>
      </w:r>
      <w:r>
        <w:rPr>
          <w:rFonts w:ascii="Helvetica" w:hAnsi="Helvetica" w:cs="Helvetica"/>
          <w:color w:val="323232"/>
          <w:sz w:val="18"/>
          <w:szCs w:val="18"/>
        </w:rPr>
        <w:t>。（不断重排重绘</w:t>
      </w:r>
      <w:r>
        <w:rPr>
          <w:rFonts w:ascii="Helvetica" w:hAnsi="Helvetica" w:cs="Helvetica"/>
          <w:color w:val="323232"/>
          <w:sz w:val="18"/>
          <w:szCs w:val="18"/>
        </w:rPr>
        <w:t xml:space="preserve"> </w:t>
      </w:r>
      <w:r>
        <w:rPr>
          <w:rFonts w:ascii="Helvetica" w:hAnsi="Helvetica" w:cs="Helvetica"/>
          <w:color w:val="323232"/>
          <w:sz w:val="18"/>
          <w:szCs w:val="18"/>
        </w:rPr>
        <w:t>，其实就是</w:t>
      </w:r>
      <w:r>
        <w:rPr>
          <w:rFonts w:ascii="Helvetica" w:hAnsi="Helvetica" w:cs="Helvetica"/>
          <w:color w:val="323232"/>
          <w:sz w:val="18"/>
          <w:szCs w:val="18"/>
        </w:rPr>
        <w:t xml:space="preserve"> </w:t>
      </w:r>
      <w:r>
        <w:rPr>
          <w:rFonts w:ascii="Helvetica" w:hAnsi="Helvetica" w:cs="Helvetica"/>
          <w:color w:val="323232"/>
          <w:sz w:val="18"/>
          <w:szCs w:val="18"/>
        </w:rPr>
        <w:t>主线程</w:t>
      </w:r>
      <w:r>
        <w:rPr>
          <w:rFonts w:ascii="Helvetica" w:hAnsi="Helvetica" w:cs="Helvetica"/>
          <w:color w:val="323232"/>
          <w:sz w:val="18"/>
          <w:szCs w:val="18"/>
        </w:rPr>
        <w:t xml:space="preserve"> </w:t>
      </w:r>
      <w:r>
        <w:rPr>
          <w:rFonts w:ascii="Helvetica" w:hAnsi="Helvetica" w:cs="Helvetica"/>
          <w:color w:val="323232"/>
          <w:sz w:val="18"/>
          <w:szCs w:val="18"/>
        </w:rPr>
        <w:t>和</w:t>
      </w:r>
      <w:r>
        <w:rPr>
          <w:rFonts w:ascii="Helvetica" w:hAnsi="Helvetica" w:cs="Helvetica"/>
          <w:color w:val="323232"/>
          <w:sz w:val="18"/>
          <w:szCs w:val="18"/>
        </w:rPr>
        <w:t xml:space="preserve"> </w:t>
      </w:r>
      <w:r>
        <w:rPr>
          <w:rFonts w:ascii="Helvetica" w:hAnsi="Helvetica" w:cs="Helvetica"/>
          <w:color w:val="323232"/>
          <w:sz w:val="18"/>
          <w:szCs w:val="18"/>
        </w:rPr>
        <w:t>排版线程之间不断的请求数据</w:t>
      </w:r>
      <w:r>
        <w:rPr>
          <w:rStyle w:val="HTML"/>
          <w:rFonts w:ascii="Consolas" w:hAnsi="Consolas" w:cs="Consolas"/>
          <w:color w:val="C7254E"/>
          <w:sz w:val="18"/>
          <w:szCs w:val="18"/>
          <w:shd w:val="clear" w:color="auto" w:fill="F9F2F4"/>
        </w:rPr>
        <w:t>（比如不断的请求宽度）</w:t>
      </w:r>
      <w:r>
        <w:rPr>
          <w:rFonts w:ascii="Helvetica" w:hAnsi="Helvetica" w:cs="Helvetica"/>
          <w:color w:val="323232"/>
          <w:sz w:val="18"/>
          <w:szCs w:val="18"/>
        </w:rPr>
        <w:t>，如果特别频繁的话（大部分浏览器的显示频率为</w:t>
      </w:r>
      <w:r>
        <w:rPr>
          <w:rFonts w:ascii="Helvetica" w:hAnsi="Helvetica" w:cs="Helvetica"/>
          <w:color w:val="323232"/>
          <w:sz w:val="18"/>
          <w:szCs w:val="18"/>
        </w:rPr>
        <w:t>16.667ms</w:t>
      </w:r>
      <w:r>
        <w:rPr>
          <w:rFonts w:ascii="Helvetica" w:hAnsi="Helvetica" w:cs="Helvetica"/>
          <w:color w:val="323232"/>
          <w:sz w:val="18"/>
          <w:szCs w:val="18"/>
        </w:rPr>
        <w:t>），超过</w:t>
      </w:r>
      <w:r>
        <w:rPr>
          <w:rFonts w:ascii="Helvetica" w:hAnsi="Helvetica" w:cs="Helvetica"/>
          <w:color w:val="323232"/>
          <w:sz w:val="18"/>
          <w:szCs w:val="18"/>
        </w:rPr>
        <w:t>16.667ms</w:t>
      </w:r>
      <w:r>
        <w:rPr>
          <w:rFonts w:ascii="Helvetica" w:hAnsi="Helvetica" w:cs="Helvetica"/>
          <w:color w:val="323232"/>
          <w:sz w:val="18"/>
          <w:szCs w:val="18"/>
        </w:rPr>
        <w:t>肯定会卡。就比如高速公路每秒最多能通过</w:t>
      </w:r>
      <w:r>
        <w:rPr>
          <w:rFonts w:ascii="Helvetica" w:hAnsi="Helvetica" w:cs="Helvetica"/>
          <w:color w:val="323232"/>
          <w:sz w:val="18"/>
          <w:szCs w:val="18"/>
        </w:rPr>
        <w:t>10</w:t>
      </w:r>
      <w:r>
        <w:rPr>
          <w:rFonts w:ascii="Helvetica" w:hAnsi="Helvetica" w:cs="Helvetica"/>
          <w:color w:val="323232"/>
          <w:sz w:val="18"/>
          <w:szCs w:val="18"/>
        </w:rPr>
        <w:t>辆车，突然来了一大批不明车辆，那不就堵车了么，大概是这个意思</w:t>
      </w:r>
      <w:r>
        <w:rPr>
          <w:rFonts w:ascii="Helvetica" w:hAnsi="Helvetica" w:cs="Helvetica"/>
          <w:color w:val="323232"/>
          <w:sz w:val="18"/>
          <w:szCs w:val="18"/>
        </w:rPr>
        <w:t xml:space="preserve"> </w:t>
      </w:r>
      <w:r>
        <w:rPr>
          <w:rFonts w:ascii="Helvetica" w:hAnsi="Helvetica" w:cs="Helvetica"/>
          <w:color w:val="323232"/>
          <w:sz w:val="18"/>
          <w:szCs w:val="18"/>
        </w:rPr>
        <w:t>）。</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很显然，每次都重排都会导致重绘，</w:t>
      </w:r>
      <w:r>
        <w:rPr>
          <w:rFonts w:ascii="Helvetica" w:hAnsi="Helvetica" w:cs="Helvetica"/>
          <w:color w:val="323232"/>
          <w:sz w:val="18"/>
          <w:szCs w:val="18"/>
        </w:rPr>
        <w:t xml:space="preserve"> </w:t>
      </w:r>
      <w:r>
        <w:rPr>
          <w:rFonts w:ascii="Helvetica" w:hAnsi="Helvetica" w:cs="Helvetica"/>
          <w:color w:val="323232"/>
          <w:sz w:val="18"/>
          <w:szCs w:val="18"/>
        </w:rPr>
        <w:t>那些情况会导致重排呢？（提升性能的关键）</w:t>
      </w:r>
    </w:p>
    <w:p w:rsidR="00E43AB8" w:rsidRDefault="00E43AB8" w:rsidP="00E43AB8">
      <w:pPr>
        <w:widowControl/>
        <w:numPr>
          <w:ilvl w:val="0"/>
          <w:numId w:val="4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增加或者删除</w:t>
      </w:r>
      <w:r>
        <w:rPr>
          <w:rFonts w:ascii="Helvetica" w:hAnsi="Helvetica" w:cs="Helvetica"/>
          <w:color w:val="323232"/>
          <w:sz w:val="18"/>
          <w:szCs w:val="18"/>
        </w:rPr>
        <w:t xml:space="preserve"> </w:t>
      </w:r>
      <w:r>
        <w:rPr>
          <w:rFonts w:ascii="Helvetica" w:hAnsi="Helvetica" w:cs="Helvetica"/>
          <w:color w:val="323232"/>
          <w:sz w:val="18"/>
          <w:szCs w:val="18"/>
        </w:rPr>
        <w:t>可见的</w:t>
      </w:r>
      <w:r>
        <w:rPr>
          <w:rFonts w:ascii="Helvetica" w:hAnsi="Helvetica" w:cs="Helvetica"/>
          <w:color w:val="323232"/>
          <w:sz w:val="18"/>
          <w:szCs w:val="18"/>
        </w:rPr>
        <w:t>DOM</w:t>
      </w:r>
      <w:r>
        <w:rPr>
          <w:rFonts w:ascii="Helvetica" w:hAnsi="Helvetica" w:cs="Helvetica"/>
          <w:color w:val="323232"/>
          <w:sz w:val="18"/>
          <w:szCs w:val="18"/>
        </w:rPr>
        <w:t>元素</w:t>
      </w:r>
    </w:p>
    <w:p w:rsidR="00E43AB8" w:rsidRDefault="00E43AB8" w:rsidP="00E43AB8">
      <w:pPr>
        <w:widowControl/>
        <w:numPr>
          <w:ilvl w:val="0"/>
          <w:numId w:val="4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元素的位置发生改变</w:t>
      </w:r>
    </w:p>
    <w:p w:rsidR="00E43AB8" w:rsidRDefault="00E43AB8" w:rsidP="00E43AB8">
      <w:pPr>
        <w:widowControl/>
        <w:numPr>
          <w:ilvl w:val="0"/>
          <w:numId w:val="4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元素的宽</w:t>
      </w:r>
      <w:proofErr w:type="gramStart"/>
      <w:r>
        <w:rPr>
          <w:rFonts w:ascii="Helvetica" w:hAnsi="Helvetica" w:cs="Helvetica"/>
          <w:color w:val="323232"/>
          <w:sz w:val="18"/>
          <w:szCs w:val="18"/>
        </w:rPr>
        <w:t>高发生</w:t>
      </w:r>
      <w:proofErr w:type="gramEnd"/>
      <w:r>
        <w:rPr>
          <w:rFonts w:ascii="Helvetica" w:hAnsi="Helvetica" w:cs="Helvetica"/>
          <w:color w:val="323232"/>
          <w:sz w:val="18"/>
          <w:szCs w:val="18"/>
        </w:rPr>
        <w:t>改变。</w:t>
      </w:r>
    </w:p>
    <w:p w:rsidR="00E43AB8" w:rsidRDefault="00E43AB8" w:rsidP="00E43AB8">
      <w:pPr>
        <w:widowControl/>
        <w:numPr>
          <w:ilvl w:val="0"/>
          <w:numId w:val="4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元素的内容发生改变（比如你</w:t>
      </w:r>
      <w:r>
        <w:rPr>
          <w:rFonts w:ascii="Helvetica" w:hAnsi="Helvetica" w:cs="Helvetica"/>
          <w:color w:val="323232"/>
          <w:sz w:val="18"/>
          <w:szCs w:val="18"/>
        </w:rPr>
        <w:t xml:space="preserve"> </w:t>
      </w:r>
      <w:r>
        <w:rPr>
          <w:rFonts w:ascii="Helvetica" w:hAnsi="Helvetica" w:cs="Helvetica"/>
          <w:color w:val="323232"/>
          <w:sz w:val="18"/>
          <w:szCs w:val="18"/>
        </w:rPr>
        <w:t>一个元素里面高度不固定，里面有一段问题，突然的你把文字替换成了一个张大图片，那不就把元素撑大了么）</w:t>
      </w:r>
    </w:p>
    <w:p w:rsidR="00E43AB8" w:rsidRDefault="00E43AB8" w:rsidP="00E43AB8">
      <w:pPr>
        <w:widowControl/>
        <w:numPr>
          <w:ilvl w:val="0"/>
          <w:numId w:val="4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页面初始化渲染（</w:t>
      </w:r>
      <w:r>
        <w:rPr>
          <w:rFonts w:ascii="Helvetica" w:hAnsi="Helvetica" w:cs="Helvetica"/>
          <w:color w:val="323232"/>
          <w:sz w:val="18"/>
          <w:szCs w:val="18"/>
        </w:rPr>
        <w:t xml:space="preserve"> </w:t>
      </w:r>
      <w:r>
        <w:rPr>
          <w:rFonts w:ascii="Helvetica" w:hAnsi="Helvetica" w:cs="Helvetica"/>
          <w:color w:val="323232"/>
          <w:sz w:val="18"/>
          <w:szCs w:val="18"/>
        </w:rPr>
        <w:t>这个避免不了</w:t>
      </w:r>
      <w:r>
        <w:rPr>
          <w:rFonts w:ascii="Helvetica" w:hAnsi="Helvetica" w:cs="Helvetica"/>
          <w:color w:val="323232"/>
          <w:sz w:val="18"/>
          <w:szCs w:val="18"/>
        </w:rPr>
        <w:t xml:space="preserve"> </w:t>
      </w:r>
      <w:r>
        <w:rPr>
          <w:rFonts w:ascii="Helvetica" w:hAnsi="Helvetica" w:cs="Helvetica"/>
          <w:color w:val="323232"/>
          <w:sz w:val="18"/>
          <w:szCs w:val="18"/>
        </w:rPr>
        <w:t>）</w:t>
      </w:r>
    </w:p>
    <w:p w:rsidR="00E43AB8" w:rsidRDefault="00E43AB8" w:rsidP="00E43AB8">
      <w:pPr>
        <w:widowControl/>
        <w:numPr>
          <w:ilvl w:val="0"/>
          <w:numId w:val="46"/>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浏览器窗口发生变化的时候。</w:t>
      </w:r>
    </w:p>
    <w:p w:rsidR="00E43AB8" w:rsidRDefault="00E43AB8" w:rsidP="00E43AB8">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下面就是关于</w:t>
      </w:r>
      <w:r>
        <w:rPr>
          <w:rFonts w:ascii="Helvetica" w:hAnsi="Helvetica" w:cs="Helvetica"/>
          <w:b w:val="0"/>
          <w:bCs w:val="0"/>
          <w:color w:val="323232"/>
          <w:sz w:val="54"/>
          <w:szCs w:val="54"/>
        </w:rPr>
        <w:t>requestAnimationFrame</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用法就不说了，网上面一大堆。说下原理。</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用</w:t>
      </w:r>
      <w:r>
        <w:rPr>
          <w:rFonts w:ascii="Helvetica" w:hAnsi="Helvetica" w:cs="Helvetica"/>
          <w:color w:val="323232"/>
          <w:sz w:val="18"/>
          <w:szCs w:val="18"/>
        </w:rPr>
        <w:t xml:space="preserve">js </w:t>
      </w:r>
      <w:r>
        <w:rPr>
          <w:rFonts w:ascii="Helvetica" w:hAnsi="Helvetica" w:cs="Helvetica"/>
          <w:color w:val="323232"/>
          <w:sz w:val="18"/>
          <w:szCs w:val="18"/>
        </w:rPr>
        <w:t>做动画，通常都是</w:t>
      </w:r>
      <w:r>
        <w:rPr>
          <w:rStyle w:val="HTML"/>
          <w:rFonts w:ascii="Consolas" w:hAnsi="Consolas" w:cs="Consolas"/>
          <w:color w:val="C7254E"/>
          <w:sz w:val="18"/>
          <w:szCs w:val="18"/>
          <w:shd w:val="clear" w:color="auto" w:fill="F9F2F4"/>
        </w:rPr>
        <w:t>setTimeout</w:t>
      </w:r>
      <w:r>
        <w:rPr>
          <w:rStyle w:val="apple-converted-space"/>
          <w:rFonts w:ascii="Helvetica" w:hAnsi="Helvetica" w:cs="Helvetica"/>
          <w:color w:val="323232"/>
          <w:sz w:val="18"/>
          <w:szCs w:val="18"/>
        </w:rPr>
        <w:t> </w:t>
      </w:r>
      <w:r>
        <w:rPr>
          <w:rFonts w:ascii="Helvetica" w:hAnsi="Helvetica" w:cs="Helvetica"/>
          <w:color w:val="323232"/>
          <w:sz w:val="18"/>
          <w:szCs w:val="18"/>
        </w:rPr>
        <w:t>和</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setInterval</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大部分浏览器的显示频率为</w:t>
      </w:r>
      <w:r>
        <w:rPr>
          <w:rFonts w:ascii="Helvetica" w:hAnsi="Helvetica" w:cs="Helvetica"/>
          <w:color w:val="323232"/>
          <w:sz w:val="18"/>
          <w:szCs w:val="18"/>
        </w:rPr>
        <w:t>16.667ms</w:t>
      </w:r>
      <w:r>
        <w:rPr>
          <w:rFonts w:ascii="Helvetica" w:hAnsi="Helvetica" w:cs="Helvetica"/>
          <w:color w:val="323232"/>
          <w:sz w:val="18"/>
          <w:szCs w:val="18"/>
        </w:rPr>
        <w:t>（</w:t>
      </w:r>
      <w:r>
        <w:rPr>
          <w:rFonts w:ascii="Helvetica" w:hAnsi="Helvetica" w:cs="Helvetica"/>
          <w:color w:val="323232"/>
          <w:sz w:val="18"/>
          <w:szCs w:val="18"/>
        </w:rPr>
        <w:t xml:space="preserve"> 1000/60 = 16.6666 </w:t>
      </w:r>
      <w:r>
        <w:rPr>
          <w:rFonts w:ascii="Helvetica" w:hAnsi="Helvetica" w:cs="Helvetica"/>
          <w:color w:val="323232"/>
          <w:sz w:val="18"/>
          <w:szCs w:val="18"/>
        </w:rPr>
        <w:t>）</w:t>
      </w:r>
      <w:r>
        <w:rPr>
          <w:rFonts w:ascii="Helvetica" w:hAnsi="Helvetica" w:cs="Helvetica"/>
          <w:color w:val="323232"/>
          <w:sz w:val="18"/>
          <w:szCs w:val="18"/>
        </w:rPr>
        <w:t>;</w:t>
      </w:r>
      <w:r>
        <w:rPr>
          <w:rFonts w:ascii="Helvetica" w:hAnsi="Helvetica" w:cs="Helvetica"/>
          <w:color w:val="323232"/>
          <w:sz w:val="18"/>
          <w:szCs w:val="18"/>
        </w:rPr>
        <w:t>意思就是</w:t>
      </w:r>
      <w:r>
        <w:rPr>
          <w:rFonts w:ascii="Helvetica" w:hAnsi="Helvetica" w:cs="Helvetica"/>
          <w:color w:val="323232"/>
          <w:sz w:val="18"/>
          <w:szCs w:val="18"/>
        </w:rPr>
        <w:t xml:space="preserve"> </w:t>
      </w:r>
      <w:r>
        <w:rPr>
          <w:rFonts w:ascii="Helvetica" w:hAnsi="Helvetica" w:cs="Helvetica"/>
          <w:color w:val="323232"/>
          <w:sz w:val="18"/>
          <w:szCs w:val="18"/>
        </w:rPr>
        <w:t>每秒</w:t>
      </w:r>
      <w:r>
        <w:rPr>
          <w:rFonts w:ascii="Helvetica" w:hAnsi="Helvetica" w:cs="Helvetica"/>
          <w:color w:val="323232"/>
          <w:sz w:val="18"/>
          <w:szCs w:val="18"/>
        </w:rPr>
        <w:t>60</w:t>
      </w:r>
      <w:r>
        <w:rPr>
          <w:rFonts w:ascii="Helvetica" w:hAnsi="Helvetica" w:cs="Helvetica"/>
          <w:color w:val="323232"/>
          <w:sz w:val="18"/>
          <w:szCs w:val="18"/>
        </w:rPr>
        <w:t>帧。</w:t>
      </w:r>
      <w:r>
        <w:rPr>
          <w:rFonts w:ascii="Helvetica" w:hAnsi="Helvetica" w:cs="Helvetica"/>
          <w:color w:val="323232"/>
          <w:sz w:val="18"/>
          <w:szCs w:val="18"/>
        </w:rPr>
        <w:t xml:space="preserve"> </w:t>
      </w:r>
      <w:r>
        <w:rPr>
          <w:rFonts w:ascii="Helvetica" w:hAnsi="Helvetica" w:cs="Helvetica"/>
          <w:color w:val="323232"/>
          <w:sz w:val="18"/>
          <w:szCs w:val="18"/>
        </w:rPr>
        <w:t>如果做动画的时候我们这样写</w:t>
      </w:r>
      <w:r>
        <w:rPr>
          <w:rFonts w:ascii="Helvetica" w:hAnsi="Helvetica" w:cs="Helvetica"/>
          <w:color w:val="323232"/>
          <w:sz w:val="18"/>
          <w:szCs w:val="18"/>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TML"/>
          <w:rFonts w:ascii="Consolas" w:hAnsi="Consolas" w:cs="Consolas"/>
          <w:color w:val="333333"/>
        </w:rPr>
        <w:t>setInterval(</w:t>
      </w:r>
      <w:proofErr w:type="gramEnd"/>
      <w:r>
        <w:rPr>
          <w:rStyle w:val="hljs-keyword"/>
          <w:rFonts w:ascii="Consolas" w:hAnsi="Consolas" w:cs="Consolas"/>
          <w:b/>
          <w:bCs/>
          <w:color w:val="333333"/>
        </w:rPr>
        <w:t>function</w:t>
      </w:r>
      <w:r>
        <w:rPr>
          <w:rStyle w:val="hljs-params"/>
          <w:rFonts w:ascii="Consolas" w:hAnsi="Consolas" w:cs="Consolas"/>
          <w:color w:val="333333"/>
        </w:rPr>
        <w:t>()</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roofErr w:type="gramStart"/>
      <w:r>
        <w:rPr>
          <w:rStyle w:val="HTML"/>
          <w:rFonts w:ascii="Consolas" w:hAnsi="Consolas" w:cs="Consolas"/>
          <w:color w:val="333333"/>
        </w:rPr>
        <w:t>,</w:t>
      </w:r>
      <w:r>
        <w:rPr>
          <w:rStyle w:val="hljs-number"/>
          <w:rFonts w:ascii="Consolas" w:hAnsi="Consolas" w:cs="Consolas"/>
          <w:color w:val="008080"/>
        </w:rPr>
        <w:t>10</w:t>
      </w:r>
      <w:proofErr w:type="gramEnd"/>
      <w:r>
        <w:rPr>
          <w:rStyle w:val="HTML"/>
          <w:rFonts w:ascii="Consolas" w:hAnsi="Consolas" w:cs="Consolas"/>
          <w:color w:val="333333"/>
        </w:rPr>
        <w:t>)</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明显要小于</w:t>
      </w:r>
      <w:r>
        <w:rPr>
          <w:rFonts w:ascii="Helvetica" w:hAnsi="Helvetica" w:cs="Helvetica"/>
          <w:color w:val="323232"/>
          <w:sz w:val="18"/>
          <w:szCs w:val="18"/>
        </w:rPr>
        <w:t>16.667</w:t>
      </w:r>
      <w:r>
        <w:rPr>
          <w:rFonts w:ascii="Helvetica" w:hAnsi="Helvetica" w:cs="Helvetica"/>
          <w:color w:val="323232"/>
          <w:sz w:val="18"/>
          <w:szCs w:val="18"/>
        </w:rPr>
        <w:t>，所以这个情况就和上面说的堵车一样，本来是</w:t>
      </w:r>
      <w:r>
        <w:rPr>
          <w:rFonts w:ascii="Helvetica" w:hAnsi="Helvetica" w:cs="Helvetica"/>
          <w:color w:val="323232"/>
          <w:sz w:val="18"/>
          <w:szCs w:val="18"/>
        </w:rPr>
        <w:t>16.667ms</w:t>
      </w:r>
      <w:r>
        <w:rPr>
          <w:rFonts w:ascii="Helvetica" w:hAnsi="Helvetica" w:cs="Helvetica"/>
          <w:color w:val="323232"/>
          <w:sz w:val="18"/>
          <w:szCs w:val="18"/>
        </w:rPr>
        <w:t>才能做的事情，非要</w:t>
      </w:r>
      <w:r>
        <w:rPr>
          <w:rFonts w:ascii="Helvetica" w:hAnsi="Helvetica" w:cs="Helvetica"/>
          <w:color w:val="323232"/>
          <w:sz w:val="18"/>
          <w:szCs w:val="18"/>
        </w:rPr>
        <w:t>10ms</w:t>
      </w:r>
      <w:r>
        <w:rPr>
          <w:rFonts w:ascii="Helvetica" w:hAnsi="Helvetica" w:cs="Helvetica"/>
          <w:color w:val="323232"/>
          <w:sz w:val="18"/>
          <w:szCs w:val="18"/>
        </w:rPr>
        <w:t>做完，这不就堵了么，所以说</w:t>
      </w:r>
      <w:r>
        <w:rPr>
          <w:rStyle w:val="HTML"/>
          <w:rFonts w:ascii="Consolas" w:hAnsi="Consolas" w:cs="Consolas"/>
          <w:color w:val="C7254E"/>
          <w:sz w:val="18"/>
          <w:szCs w:val="18"/>
          <w:shd w:val="clear" w:color="auto" w:fill="F9F2F4"/>
        </w:rPr>
        <w:t>强扭的瓜不甜</w:t>
      </w:r>
      <w:r>
        <w:rPr>
          <w:rFonts w:ascii="Helvetica" w:hAnsi="Helvetica" w:cs="Helvetica"/>
          <w:color w:val="323232"/>
          <w:sz w:val="18"/>
          <w:szCs w:val="18"/>
        </w:rPr>
        <w:t>。</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所以</w:t>
      </w:r>
      <w:r>
        <w:rPr>
          <w:rFonts w:ascii="Helvetica" w:hAnsi="Helvetica" w:cs="Helvetica"/>
          <w:color w:val="323232"/>
          <w:sz w:val="18"/>
          <w:szCs w:val="18"/>
        </w:rPr>
        <w:t>W3C</w:t>
      </w:r>
      <w:r>
        <w:rPr>
          <w:rFonts w:ascii="Helvetica" w:hAnsi="Helvetica" w:cs="Helvetica"/>
          <w:color w:val="323232"/>
          <w:sz w:val="18"/>
          <w:szCs w:val="18"/>
        </w:rPr>
        <w:t>就推出了</w:t>
      </w:r>
      <w:r>
        <w:rPr>
          <w:rFonts w:ascii="Helvetica" w:hAnsi="Helvetica" w:cs="Helvetica"/>
          <w:color w:val="323232"/>
          <w:sz w:val="18"/>
          <w:szCs w:val="18"/>
        </w:rPr>
        <w:t xml:space="preserve"> requestAnimationFrame </w:t>
      </w:r>
      <w:r>
        <w:rPr>
          <w:rFonts w:ascii="Helvetica" w:hAnsi="Helvetica" w:cs="Helvetica"/>
          <w:color w:val="323232"/>
          <w:sz w:val="18"/>
          <w:szCs w:val="18"/>
        </w:rPr>
        <w:t>这么个东西，它是怎么做的呢？</w:t>
      </w:r>
      <w:r>
        <w:rPr>
          <w:rFonts w:ascii="Helvetica" w:hAnsi="Helvetica" w:cs="Helvetica"/>
          <w:color w:val="323232"/>
          <w:sz w:val="18"/>
          <w:szCs w:val="18"/>
        </w:rPr>
        <w:br/>
      </w:r>
      <w:r>
        <w:rPr>
          <w:rStyle w:val="HTML"/>
          <w:rFonts w:ascii="Consolas" w:hAnsi="Consolas" w:cs="Consolas"/>
          <w:color w:val="C7254E"/>
          <w:sz w:val="18"/>
          <w:szCs w:val="18"/>
          <w:shd w:val="clear" w:color="auto" w:fill="F9F2F4"/>
        </w:rPr>
        <w:t>requestAnimationFrame</w:t>
      </w:r>
      <w:r>
        <w:rPr>
          <w:rStyle w:val="HTML"/>
          <w:rFonts w:ascii="Consolas" w:hAnsi="Consolas" w:cs="Consolas"/>
          <w:color w:val="C7254E"/>
          <w:sz w:val="18"/>
          <w:szCs w:val="18"/>
          <w:shd w:val="clear" w:color="auto" w:fill="F9F2F4"/>
        </w:rPr>
        <w:t>是不需要使用者指定循环间隔时间，它会自动的根据当前浏览器的性能</w:t>
      </w:r>
      <w:r>
        <w:rPr>
          <w:rStyle w:val="HTML"/>
          <w:rFonts w:ascii="Consolas" w:hAnsi="Consolas" w:cs="Consolas"/>
          <w:color w:val="C7254E"/>
          <w:sz w:val="18"/>
          <w:szCs w:val="18"/>
          <w:shd w:val="clear" w:color="auto" w:fill="F9F2F4"/>
        </w:rPr>
        <w:t xml:space="preserve"> </w:t>
      </w:r>
      <w:r>
        <w:rPr>
          <w:rStyle w:val="HTML"/>
          <w:rFonts w:ascii="Consolas" w:hAnsi="Consolas" w:cs="Consolas"/>
          <w:color w:val="C7254E"/>
          <w:sz w:val="18"/>
          <w:szCs w:val="18"/>
          <w:shd w:val="clear" w:color="auto" w:fill="F9F2F4"/>
        </w:rPr>
        <w:t>自行去决定最佳的帧速率。所以我才明白为啥任务要让用</w:t>
      </w:r>
      <w:r>
        <w:rPr>
          <w:rStyle w:val="HTML"/>
          <w:rFonts w:ascii="Consolas" w:hAnsi="Consolas" w:cs="Consolas"/>
          <w:color w:val="C7254E"/>
          <w:sz w:val="18"/>
          <w:szCs w:val="18"/>
          <w:shd w:val="clear" w:color="auto" w:fill="F9F2F4"/>
        </w:rPr>
        <w:t>requestAnimationFrame</w:t>
      </w:r>
      <w:r>
        <w:rPr>
          <w:rStyle w:val="HTML"/>
          <w:rFonts w:ascii="Consolas" w:hAnsi="Consolas" w:cs="Consolas"/>
          <w:color w:val="C7254E"/>
          <w:sz w:val="18"/>
          <w:szCs w:val="18"/>
          <w:shd w:val="clear" w:color="auto" w:fill="F9F2F4"/>
        </w:rPr>
        <w:t>了。</w:t>
      </w:r>
    </w:p>
    <w:p w:rsidR="00E43AB8" w:rsidRDefault="00E43AB8" w:rsidP="00E43AB8">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t>下面就说说我怎么去</w:t>
      </w:r>
      <w:proofErr w:type="gramStart"/>
      <w:r>
        <w:rPr>
          <w:rFonts w:ascii="Helvetica" w:hAnsi="Helvetica" w:cs="Helvetica"/>
          <w:b w:val="0"/>
          <w:bCs w:val="0"/>
          <w:color w:val="323232"/>
          <w:sz w:val="54"/>
          <w:szCs w:val="54"/>
        </w:rPr>
        <w:t>一</w:t>
      </w:r>
      <w:proofErr w:type="gramEnd"/>
      <w:r>
        <w:rPr>
          <w:rFonts w:ascii="Helvetica" w:hAnsi="Helvetica" w:cs="Helvetica"/>
          <w:b w:val="0"/>
          <w:bCs w:val="0"/>
          <w:color w:val="323232"/>
          <w:sz w:val="54"/>
          <w:szCs w:val="54"/>
        </w:rPr>
        <w:t>步步构建一个动画库。（</w:t>
      </w:r>
      <w:r>
        <w:rPr>
          <w:rFonts w:ascii="Helvetica" w:hAnsi="Helvetica" w:cs="Helvetica"/>
          <w:b w:val="0"/>
          <w:bCs w:val="0"/>
          <w:color w:val="323232"/>
          <w:sz w:val="54"/>
          <w:szCs w:val="54"/>
        </w:rPr>
        <w:t>ps:</w:t>
      </w:r>
      <w:r>
        <w:rPr>
          <w:rFonts w:ascii="Helvetica" w:hAnsi="Helvetica" w:cs="Helvetica"/>
          <w:b w:val="0"/>
          <w:bCs w:val="0"/>
          <w:color w:val="323232"/>
          <w:sz w:val="54"/>
          <w:szCs w:val="54"/>
        </w:rPr>
        <w:t>我基本算个菜鸟）</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我是</w:t>
      </w:r>
      <w:r>
        <w:rPr>
          <w:rFonts w:ascii="Helvetica" w:hAnsi="Helvetica" w:cs="Helvetica"/>
          <w:color w:val="323232"/>
          <w:sz w:val="18"/>
          <w:szCs w:val="18"/>
        </w:rPr>
        <w:t xml:space="preserve"> </w:t>
      </w:r>
      <w:r>
        <w:rPr>
          <w:rFonts w:ascii="Helvetica" w:hAnsi="Helvetica" w:cs="Helvetica"/>
          <w:color w:val="323232"/>
          <w:sz w:val="18"/>
          <w:szCs w:val="18"/>
        </w:rPr>
        <w:t>先百度了上面的内容才开始写动画库，虽然自己以前也写过类似</w:t>
      </w:r>
      <w:r>
        <w:rPr>
          <w:rFonts w:ascii="Helvetica" w:hAnsi="Helvetica" w:cs="Helvetica"/>
          <w:color w:val="323232"/>
          <w:sz w:val="18"/>
          <w:szCs w:val="18"/>
        </w:rPr>
        <w:t>jq</w:t>
      </w:r>
      <w:r>
        <w:rPr>
          <w:rFonts w:ascii="Helvetica" w:hAnsi="Helvetica" w:cs="Helvetica"/>
          <w:color w:val="323232"/>
          <w:sz w:val="18"/>
          <w:szCs w:val="18"/>
        </w:rPr>
        <w:t>的</w:t>
      </w:r>
      <w:r>
        <w:rPr>
          <w:rFonts w:ascii="Helvetica" w:hAnsi="Helvetica" w:cs="Helvetica"/>
          <w:color w:val="323232"/>
          <w:sz w:val="18"/>
          <w:szCs w:val="18"/>
        </w:rPr>
        <w:t>animate,</w:t>
      </w:r>
      <w:r>
        <w:rPr>
          <w:rFonts w:ascii="Helvetica" w:hAnsi="Helvetica" w:cs="Helvetica"/>
          <w:color w:val="323232"/>
          <w:sz w:val="18"/>
          <w:szCs w:val="18"/>
        </w:rPr>
        <w:t>但是那个有</w:t>
      </w:r>
      <w:r>
        <w:rPr>
          <w:rFonts w:ascii="Helvetica" w:hAnsi="Helvetica" w:cs="Helvetica"/>
          <w:color w:val="323232"/>
          <w:sz w:val="18"/>
          <w:szCs w:val="18"/>
        </w:rPr>
        <w:t>BUG</w:t>
      </w:r>
      <w:r>
        <w:rPr>
          <w:rFonts w:ascii="Helvetica" w:hAnsi="Helvetica" w:cs="Helvetica"/>
          <w:color w:val="323232"/>
          <w:sz w:val="18"/>
          <w:szCs w:val="18"/>
        </w:rPr>
        <w:t>，并且正如上面所说的，</w:t>
      </w:r>
      <w:r>
        <w:rPr>
          <w:rFonts w:ascii="Helvetica" w:hAnsi="Helvetica" w:cs="Helvetica"/>
          <w:color w:val="323232"/>
          <w:sz w:val="18"/>
          <w:szCs w:val="18"/>
        </w:rPr>
        <w:t>setInterval</w:t>
      </w:r>
      <w:r>
        <w:rPr>
          <w:rFonts w:ascii="Helvetica" w:hAnsi="Helvetica" w:cs="Helvetica"/>
          <w:color w:val="323232"/>
          <w:sz w:val="18"/>
          <w:szCs w:val="18"/>
        </w:rPr>
        <w:t>和</w:t>
      </w:r>
      <w:r>
        <w:rPr>
          <w:rFonts w:ascii="Helvetica" w:hAnsi="Helvetica" w:cs="Helvetica"/>
          <w:color w:val="323232"/>
          <w:sz w:val="18"/>
          <w:szCs w:val="18"/>
        </w:rPr>
        <w:t>setTimeout</w:t>
      </w:r>
      <w:r>
        <w:rPr>
          <w:rFonts w:ascii="Helvetica" w:hAnsi="Helvetica" w:cs="Helvetica"/>
          <w:color w:val="323232"/>
          <w:sz w:val="18"/>
          <w:szCs w:val="18"/>
        </w:rPr>
        <w:t>写出来的动画，始终会有卡顿的情况，所以我果断的</w:t>
      </w:r>
      <w:r>
        <w:rPr>
          <w:rFonts w:ascii="Helvetica" w:hAnsi="Helvetica" w:cs="Helvetica"/>
          <w:color w:val="323232"/>
          <w:sz w:val="18"/>
          <w:szCs w:val="18"/>
        </w:rPr>
        <w:t xml:space="preserve"> </w:t>
      </w:r>
      <w:r>
        <w:rPr>
          <w:rFonts w:ascii="Helvetica" w:hAnsi="Helvetica" w:cs="Helvetica"/>
          <w:color w:val="323232"/>
          <w:sz w:val="18"/>
          <w:szCs w:val="18"/>
        </w:rPr>
        <w:t>参考了</w:t>
      </w:r>
      <w:r>
        <w:rPr>
          <w:rFonts w:ascii="Helvetica" w:hAnsi="Helvetica" w:cs="Helvetica"/>
          <w:color w:val="323232"/>
          <w:sz w:val="18"/>
          <w:szCs w:val="18"/>
        </w:rPr>
        <w:t xml:space="preserve">Velocity.js </w:t>
      </w:r>
      <w:r>
        <w:rPr>
          <w:rFonts w:ascii="Helvetica" w:hAnsi="Helvetica" w:cs="Helvetica"/>
          <w:color w:val="323232"/>
          <w:sz w:val="18"/>
          <w:szCs w:val="18"/>
        </w:rPr>
        <w:t>的写法。</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其实是被这</w:t>
      </w:r>
      <w:proofErr w:type="gramStart"/>
      <w:r>
        <w:rPr>
          <w:rFonts w:ascii="Helvetica" w:hAnsi="Helvetica" w:cs="Helvetica"/>
          <w:color w:val="323232"/>
          <w:sz w:val="18"/>
          <w:szCs w:val="18"/>
        </w:rPr>
        <w:t>两句话骗过去</w:t>
      </w:r>
      <w:proofErr w:type="gramEnd"/>
      <w:r>
        <w:rPr>
          <w:rFonts w:ascii="Helvetica" w:hAnsi="Helvetica" w:cs="Helvetica"/>
          <w:color w:val="323232"/>
          <w:sz w:val="18"/>
          <w:szCs w:val="18"/>
        </w:rPr>
        <w:t>的。</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兼容性</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Velocity</w:t>
      </w:r>
      <w:r>
        <w:rPr>
          <w:rStyle w:val="HTML"/>
          <w:rFonts w:ascii="Consolas" w:hAnsi="Consolas" w:cs="Consolas"/>
          <w:color w:val="333333"/>
        </w:rPr>
        <w:t>可以随处可见</w:t>
      </w:r>
      <w:r>
        <w:rPr>
          <w:rStyle w:val="HTML"/>
          <w:rFonts w:ascii="Consolas" w:hAnsi="Consolas" w:cs="Consolas"/>
          <w:color w:val="333333"/>
        </w:rPr>
        <w:t xml:space="preserve"> - </w:t>
      </w:r>
      <w:r>
        <w:rPr>
          <w:rStyle w:val="HTML"/>
          <w:rFonts w:ascii="Consolas" w:hAnsi="Consolas" w:cs="Consolas"/>
          <w:color w:val="333333"/>
        </w:rPr>
        <w:t>回到</w:t>
      </w:r>
      <w:r>
        <w:rPr>
          <w:rStyle w:val="HTML"/>
          <w:rFonts w:ascii="Consolas" w:hAnsi="Consolas" w:cs="Consolas"/>
          <w:color w:val="333333"/>
        </w:rPr>
        <w:t>IE8</w:t>
      </w:r>
      <w:r>
        <w:rPr>
          <w:rStyle w:val="HTML"/>
          <w:rFonts w:ascii="Consolas" w:hAnsi="Consolas" w:cs="Consolas"/>
          <w:color w:val="333333"/>
        </w:rPr>
        <w:t>和</w:t>
      </w:r>
      <w:r>
        <w:rPr>
          <w:rStyle w:val="HTML"/>
          <w:rFonts w:ascii="Consolas" w:hAnsi="Consolas" w:cs="Consolas"/>
          <w:color w:val="333333"/>
        </w:rPr>
        <w:t xml:space="preserve">Android </w:t>
      </w:r>
      <w:r>
        <w:rPr>
          <w:rStyle w:val="hljs-number"/>
          <w:rFonts w:ascii="Consolas" w:hAnsi="Consolas" w:cs="Consolas"/>
          <w:color w:val="008080"/>
        </w:rPr>
        <w:t>2.3</w:t>
      </w:r>
      <w:r>
        <w:rPr>
          <w:rStyle w:val="HTML"/>
          <w:rFonts w:ascii="Consolas" w:hAnsi="Consolas" w:cs="Consolas"/>
          <w:color w:val="333333"/>
        </w:rPr>
        <w:t>。在引擎盖下，它模仿</w:t>
      </w:r>
      <w:r>
        <w:rPr>
          <w:rStyle w:val="HTML"/>
          <w:rFonts w:ascii="Consolas" w:hAnsi="Consolas" w:cs="Consolas"/>
          <w:color w:val="333333"/>
        </w:rPr>
        <w:t>jQuery</w:t>
      </w:r>
      <w:r>
        <w:rPr>
          <w:rStyle w:val="HTML"/>
          <w:rFonts w:ascii="Consolas" w:hAnsi="Consolas" w:cs="Consolas"/>
          <w:color w:val="333333"/>
        </w:rPr>
        <w:t>的</w:t>
      </w:r>
      <w:r>
        <w:rPr>
          <w:rStyle w:val="hljs-variable"/>
          <w:rFonts w:ascii="Consolas" w:hAnsi="Consolas" w:cs="Consolas"/>
          <w:color w:val="008080"/>
        </w:rPr>
        <w:t xml:space="preserve">$ </w:t>
      </w:r>
      <w:r>
        <w:rPr>
          <w:rStyle w:val="HTML"/>
          <w:rFonts w:ascii="Consolas" w:hAnsi="Consolas" w:cs="Consolas"/>
          <w:color w:val="333333"/>
        </w:rPr>
        <w:t>.queue</w:t>
      </w:r>
      <w:r>
        <w:rPr>
          <w:rStyle w:val="HTML"/>
          <w:rFonts w:ascii="Consolas" w:hAnsi="Consolas" w:cs="Consolas"/>
          <w:color w:val="333333"/>
        </w:rPr>
        <w:t>（），从而与</w:t>
      </w:r>
      <w:r>
        <w:rPr>
          <w:rStyle w:val="HTML"/>
          <w:rFonts w:ascii="Consolas" w:hAnsi="Consolas" w:cs="Consolas"/>
          <w:color w:val="333333"/>
        </w:rPr>
        <w:t>jQuery</w:t>
      </w:r>
      <w:r>
        <w:rPr>
          <w:rStyle w:val="HTML"/>
          <w:rFonts w:ascii="Consolas" w:hAnsi="Consolas" w:cs="Consolas"/>
          <w:color w:val="333333"/>
        </w:rPr>
        <w:t>的</w:t>
      </w:r>
      <w:r>
        <w:rPr>
          <w:rStyle w:val="hljs-variable"/>
          <w:rFonts w:ascii="Consolas" w:hAnsi="Consolas" w:cs="Consolas"/>
          <w:color w:val="008080"/>
        </w:rPr>
        <w:t xml:space="preserve">$ </w:t>
      </w:r>
      <w:r>
        <w:rPr>
          <w:rStyle w:val="HTML"/>
          <w:rFonts w:ascii="Consolas" w:hAnsi="Consolas" w:cs="Consolas"/>
          <w:color w:val="333333"/>
        </w:rPr>
        <w:t>.animate</w:t>
      </w:r>
      <w:r>
        <w:rPr>
          <w:rStyle w:val="HTML"/>
          <w:rFonts w:ascii="Consolas" w:hAnsi="Consolas" w:cs="Consolas"/>
          <w:color w:val="333333"/>
        </w:rPr>
        <w:t>（），</w:t>
      </w:r>
      <w:r>
        <w:rPr>
          <w:rStyle w:val="hljs-variable"/>
          <w:rFonts w:ascii="Consolas" w:hAnsi="Consolas" w:cs="Consolas"/>
          <w:color w:val="008080"/>
        </w:rPr>
        <w:t xml:space="preserve">$ </w:t>
      </w:r>
      <w:r>
        <w:rPr>
          <w:rStyle w:val="HTML"/>
          <w:rFonts w:ascii="Consolas" w:hAnsi="Consolas" w:cs="Consolas"/>
          <w:color w:val="333333"/>
        </w:rPr>
        <w:t>.fade</w:t>
      </w:r>
      <w:r>
        <w:rPr>
          <w:rStyle w:val="HTML"/>
          <w:rFonts w:ascii="Consolas" w:hAnsi="Consolas" w:cs="Consolas"/>
          <w:color w:val="333333"/>
        </w:rPr>
        <w:t>（）和</w:t>
      </w:r>
      <w:r>
        <w:rPr>
          <w:rStyle w:val="hljs-variable"/>
          <w:rFonts w:ascii="Consolas" w:hAnsi="Consolas" w:cs="Consolas"/>
          <w:color w:val="008080"/>
        </w:rPr>
        <w:t xml:space="preserve">$ </w:t>
      </w:r>
      <w:r>
        <w:rPr>
          <w:rStyle w:val="HTML"/>
          <w:rFonts w:ascii="Consolas" w:hAnsi="Consolas" w:cs="Consolas"/>
          <w:color w:val="333333"/>
        </w:rPr>
        <w:t>.delay</w:t>
      </w:r>
      <w:r>
        <w:rPr>
          <w:rStyle w:val="HTML"/>
          <w:rFonts w:ascii="Consolas" w:hAnsi="Consolas" w:cs="Consolas"/>
          <w:color w:val="333333"/>
        </w:rPr>
        <w:t>（）无缝地进行交互操作。由于</w:t>
      </w:r>
      <w:r>
        <w:rPr>
          <w:rStyle w:val="HTML"/>
          <w:rFonts w:ascii="Consolas" w:hAnsi="Consolas" w:cs="Consolas"/>
          <w:color w:val="333333"/>
        </w:rPr>
        <w:t>Velocity</w:t>
      </w:r>
      <w:r>
        <w:rPr>
          <w:rStyle w:val="HTML"/>
          <w:rFonts w:ascii="Consolas" w:hAnsi="Consolas" w:cs="Consolas"/>
          <w:color w:val="333333"/>
        </w:rPr>
        <w:t>的语法与</w:t>
      </w:r>
      <w:r>
        <w:rPr>
          <w:rStyle w:val="hljs-variable"/>
          <w:rFonts w:ascii="Consolas" w:hAnsi="Consolas" w:cs="Consolas"/>
          <w:color w:val="008080"/>
        </w:rPr>
        <w:t xml:space="preserve">$ </w:t>
      </w:r>
      <w:r>
        <w:rPr>
          <w:rStyle w:val="HTML"/>
          <w:rFonts w:ascii="Consolas" w:hAnsi="Consolas" w:cs="Consolas"/>
          <w:color w:val="333333"/>
        </w:rPr>
        <w:t>.animate</w:t>
      </w:r>
      <w:r>
        <w:rPr>
          <w:rStyle w:val="HTML"/>
          <w:rFonts w:ascii="Consolas" w:hAnsi="Consolas" w:cs="Consolas"/>
          <w:color w:val="333333"/>
        </w:rPr>
        <w:t>（）相同，您的代码不需要更改。</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加载</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builtin"/>
          <w:rFonts w:ascii="Consolas" w:hAnsi="Consolas" w:cs="Consolas"/>
          <w:color w:val="0086B3"/>
        </w:rPr>
        <w:t>Velocity</w:t>
      </w:r>
      <w:r>
        <w:rPr>
          <w:rStyle w:val="HTML"/>
          <w:rFonts w:ascii="Consolas" w:hAnsi="Consolas" w:cs="Consolas"/>
          <w:color w:val="333333"/>
        </w:rPr>
        <w:t>在所有级别的压力下都胜过</w:t>
      </w:r>
      <w:r>
        <w:rPr>
          <w:rStyle w:val="HTML"/>
          <w:rFonts w:ascii="Consolas" w:hAnsi="Consolas" w:cs="Consolas"/>
          <w:color w:val="333333"/>
        </w:rPr>
        <w:t>jQuery</w:t>
      </w:r>
      <w:r>
        <w:rPr>
          <w:rStyle w:val="HTML"/>
          <w:rFonts w:ascii="Consolas" w:hAnsi="Consolas" w:cs="Consolas"/>
          <w:color w:val="333333"/>
        </w:rPr>
        <w:t>，并且优于</w:t>
      </w:r>
      <w:r>
        <w:rPr>
          <w:rStyle w:val="HTML"/>
          <w:rFonts w:ascii="Consolas" w:hAnsi="Consolas" w:cs="Consolas"/>
          <w:color w:val="333333"/>
        </w:rPr>
        <w:t>Transit</w:t>
      </w:r>
      <w:r>
        <w:rPr>
          <w:rStyle w:val="HTML"/>
          <w:rFonts w:ascii="Consolas" w:hAnsi="Consolas" w:cs="Consolas"/>
          <w:color w:val="333333"/>
        </w:rPr>
        <w:t>（领先的</w:t>
      </w:r>
      <w:r>
        <w:rPr>
          <w:rStyle w:val="HTML"/>
          <w:rFonts w:ascii="Consolas" w:hAnsi="Consolas" w:cs="Consolas"/>
          <w:color w:val="333333"/>
        </w:rPr>
        <w:t>CSS</w:t>
      </w:r>
      <w:r>
        <w:rPr>
          <w:rStyle w:val="HTML"/>
          <w:rFonts w:ascii="Consolas" w:hAnsi="Consolas" w:cs="Consolas"/>
          <w:color w:val="333333"/>
        </w:rPr>
        <w:t>动画库），从中等压力水平开始。</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大体意思就是兼容</w:t>
      </w:r>
      <w:r>
        <w:rPr>
          <w:rFonts w:ascii="Helvetica" w:hAnsi="Helvetica" w:cs="Helvetica"/>
          <w:color w:val="323232"/>
          <w:sz w:val="18"/>
          <w:szCs w:val="18"/>
        </w:rPr>
        <w:t xml:space="preserve">IE8 </w:t>
      </w:r>
      <w:r>
        <w:rPr>
          <w:rFonts w:ascii="Helvetica" w:hAnsi="Helvetica" w:cs="Helvetica"/>
          <w:color w:val="323232"/>
          <w:sz w:val="18"/>
          <w:szCs w:val="18"/>
        </w:rPr>
        <w:t>比</w:t>
      </w:r>
      <w:r>
        <w:rPr>
          <w:rFonts w:ascii="Helvetica" w:hAnsi="Helvetica" w:cs="Helvetica"/>
          <w:color w:val="323232"/>
          <w:sz w:val="18"/>
          <w:szCs w:val="18"/>
        </w:rPr>
        <w:t>jquery</w:t>
      </w:r>
      <w:r>
        <w:rPr>
          <w:rFonts w:ascii="Helvetica" w:hAnsi="Helvetica" w:cs="Helvetica"/>
          <w:color w:val="323232"/>
          <w:sz w:val="18"/>
          <w:szCs w:val="18"/>
        </w:rPr>
        <w:t>动画快。</w:t>
      </w:r>
      <w:r>
        <w:rPr>
          <w:rFonts w:ascii="Helvetica" w:hAnsi="Helvetica" w:cs="Helvetica"/>
          <w:color w:val="323232"/>
          <w:sz w:val="18"/>
          <w:szCs w:val="18"/>
        </w:rPr>
        <w:t xml:space="preserve"> </w:t>
      </w:r>
      <w:r>
        <w:rPr>
          <w:rFonts w:ascii="Helvetica" w:hAnsi="Helvetica" w:cs="Helvetica"/>
          <w:color w:val="323232"/>
          <w:sz w:val="18"/>
          <w:szCs w:val="18"/>
        </w:rPr>
        <w:t>其实也很正常，</w:t>
      </w:r>
      <w:r>
        <w:rPr>
          <w:rFonts w:ascii="Helvetica" w:hAnsi="Helvetica" w:cs="Helvetica"/>
          <w:color w:val="323232"/>
          <w:sz w:val="18"/>
          <w:szCs w:val="18"/>
        </w:rPr>
        <w:t>jq</w:t>
      </w:r>
      <w:r>
        <w:rPr>
          <w:rFonts w:ascii="Helvetica" w:hAnsi="Helvetica" w:cs="Helvetica"/>
          <w:color w:val="323232"/>
          <w:sz w:val="18"/>
          <w:szCs w:val="18"/>
        </w:rPr>
        <w:t>本身就不适合做动画，大家都懂，在手机上面</w:t>
      </w:r>
      <w:proofErr w:type="gramStart"/>
      <w:r>
        <w:rPr>
          <w:rFonts w:ascii="Helvetica" w:hAnsi="Helvetica" w:cs="Helvetica"/>
          <w:color w:val="323232"/>
          <w:sz w:val="18"/>
          <w:szCs w:val="18"/>
        </w:rPr>
        <w:t>更是卡</w:t>
      </w:r>
      <w:proofErr w:type="gramEnd"/>
      <w:r>
        <w:rPr>
          <w:rFonts w:ascii="Helvetica" w:hAnsi="Helvetica" w:cs="Helvetica"/>
          <w:color w:val="323232"/>
          <w:sz w:val="18"/>
          <w:szCs w:val="18"/>
        </w:rPr>
        <w:t>的不行。</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然后我就吸取了上面任务的经验，（</w:t>
      </w:r>
      <w:r>
        <w:rPr>
          <w:rFonts w:ascii="Helvetica" w:hAnsi="Helvetica" w:cs="Helvetica"/>
          <w:color w:val="323232"/>
          <w:sz w:val="18"/>
          <w:szCs w:val="18"/>
        </w:rPr>
        <w:t xml:space="preserve"> </w:t>
      </w:r>
      <w:r>
        <w:rPr>
          <w:rFonts w:ascii="Helvetica" w:hAnsi="Helvetica" w:cs="Helvetica"/>
          <w:color w:val="323232"/>
          <w:sz w:val="18"/>
          <w:szCs w:val="18"/>
        </w:rPr>
        <w:t>大家还记得</w:t>
      </w:r>
      <w:r>
        <w:rPr>
          <w:rFonts w:ascii="Helvetica" w:hAnsi="Helvetica" w:cs="Helvetica"/>
          <w:color w:val="323232"/>
          <w:sz w:val="18"/>
          <w:szCs w:val="18"/>
        </w:rPr>
        <w:t>vue</w:t>
      </w:r>
      <w:r>
        <w:rPr>
          <w:rFonts w:ascii="Helvetica" w:hAnsi="Helvetica" w:cs="Helvetica"/>
          <w:color w:val="323232"/>
          <w:sz w:val="18"/>
          <w:szCs w:val="18"/>
        </w:rPr>
        <w:t>第一个任务吗？</w:t>
      </w:r>
      <w:r>
        <w:rPr>
          <w:rFonts w:ascii="Helvetica" w:hAnsi="Helvetica" w:cs="Helvetica"/>
          <w:color w:val="323232"/>
          <w:sz w:val="18"/>
          <w:szCs w:val="18"/>
        </w:rPr>
        <w:t xml:space="preserve"> </w:t>
      </w:r>
      <w:r>
        <w:rPr>
          <w:rFonts w:ascii="Helvetica" w:hAnsi="Helvetica" w:cs="Helvetica"/>
          <w:color w:val="323232"/>
          <w:sz w:val="18"/>
          <w:szCs w:val="18"/>
        </w:rPr>
        <w:t>布置任务的老师说他怎么解析</w:t>
      </w:r>
      <w:r>
        <w:rPr>
          <w:rFonts w:ascii="Helvetica" w:hAnsi="Helvetica" w:cs="Helvetica"/>
          <w:color w:val="323232"/>
          <w:sz w:val="18"/>
          <w:szCs w:val="18"/>
        </w:rPr>
        <w:t>vue</w:t>
      </w:r>
      <w:r>
        <w:rPr>
          <w:rFonts w:ascii="Helvetica" w:hAnsi="Helvetica" w:cs="Helvetica"/>
          <w:color w:val="323232"/>
          <w:sz w:val="18"/>
          <w:szCs w:val="18"/>
        </w:rPr>
        <w:t>源码。）然后就在</w:t>
      </w:r>
      <w:r>
        <w:rPr>
          <w:rFonts w:ascii="Helvetica" w:hAnsi="Helvetica" w:cs="Helvetica"/>
          <w:color w:val="323232"/>
          <w:sz w:val="18"/>
          <w:szCs w:val="18"/>
        </w:rPr>
        <w:t>github</w:t>
      </w:r>
      <w:r>
        <w:rPr>
          <w:rFonts w:ascii="Helvetica" w:hAnsi="Helvetica" w:cs="Helvetica"/>
          <w:color w:val="323232"/>
          <w:sz w:val="18"/>
          <w:szCs w:val="18"/>
        </w:rPr>
        <w:t>找到</w:t>
      </w:r>
      <w:r>
        <w:rPr>
          <w:rFonts w:ascii="Helvetica" w:hAnsi="Helvetica" w:cs="Helvetica"/>
          <w:color w:val="323232"/>
          <w:sz w:val="18"/>
          <w:szCs w:val="18"/>
        </w:rPr>
        <w:t>velocity.js</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然后从版本</w:t>
      </w:r>
      <w:r>
        <w:rPr>
          <w:rFonts w:ascii="Helvetica" w:hAnsi="Helvetica" w:cs="Helvetica"/>
          <w:color w:val="323232"/>
          <w:sz w:val="18"/>
          <w:szCs w:val="18"/>
        </w:rPr>
        <w:t>0.0</w:t>
      </w:r>
      <w:r>
        <w:rPr>
          <w:rFonts w:ascii="Helvetica" w:hAnsi="Helvetica" w:cs="Helvetica"/>
          <w:color w:val="323232"/>
          <w:sz w:val="18"/>
          <w:szCs w:val="18"/>
        </w:rPr>
        <w:t>开始解析。</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不得不吐</w:t>
      </w:r>
      <w:proofErr w:type="gramStart"/>
      <w:r>
        <w:rPr>
          <w:rFonts w:ascii="Helvetica" w:hAnsi="Helvetica" w:cs="Helvetica"/>
          <w:color w:val="323232"/>
          <w:sz w:val="18"/>
          <w:szCs w:val="18"/>
        </w:rPr>
        <w:t>槽一下</w:t>
      </w:r>
      <w:proofErr w:type="gramEnd"/>
      <w:r>
        <w:rPr>
          <w:rFonts w:ascii="Helvetica" w:hAnsi="Helvetica" w:cs="Helvetica"/>
          <w:color w:val="323232"/>
          <w:sz w:val="18"/>
          <w:szCs w:val="18"/>
        </w:rPr>
        <w:t>啊，</w:t>
      </w:r>
      <w:r>
        <w:rPr>
          <w:rFonts w:ascii="Helvetica" w:hAnsi="Helvetica" w:cs="Helvetica"/>
          <w:color w:val="323232"/>
          <w:sz w:val="18"/>
          <w:szCs w:val="18"/>
        </w:rPr>
        <w:t xml:space="preserve"> </w:t>
      </w:r>
      <w:r>
        <w:rPr>
          <w:rFonts w:ascii="Helvetica" w:hAnsi="Helvetica" w:cs="Helvetica"/>
          <w:color w:val="323232"/>
          <w:sz w:val="18"/>
          <w:szCs w:val="18"/>
        </w:rPr>
        <w:t>以前解析别人库源码，傻乎乎的从最新版本解析，整的一脸</w:t>
      </w:r>
      <w:proofErr w:type="gramStart"/>
      <w:r>
        <w:rPr>
          <w:rFonts w:ascii="Helvetica" w:hAnsi="Helvetica" w:cs="Helvetica"/>
          <w:color w:val="323232"/>
          <w:sz w:val="18"/>
          <w:szCs w:val="18"/>
        </w:rPr>
        <w:t>懵</w:t>
      </w:r>
      <w:proofErr w:type="gramEnd"/>
      <w:r>
        <w:rPr>
          <w:rFonts w:ascii="Helvetica" w:hAnsi="Helvetica" w:cs="Helvetica"/>
          <w:color w:val="323232"/>
          <w:sz w:val="18"/>
          <w:szCs w:val="18"/>
        </w:rPr>
        <w:t>比。这里贴个</w:t>
      </w:r>
      <w:r>
        <w:rPr>
          <w:rStyle w:val="apple-converted-space"/>
          <w:rFonts w:ascii="Helvetica" w:hAnsi="Helvetica" w:cs="Helvetica"/>
          <w:color w:val="323232"/>
          <w:sz w:val="18"/>
          <w:szCs w:val="18"/>
        </w:rPr>
        <w:t> </w:t>
      </w:r>
      <w:hyperlink r:id="rId79" w:tgtFrame="_blank" w:history="1">
        <w:r>
          <w:rPr>
            <w:rStyle w:val="a4"/>
            <w:rFonts w:ascii="Helvetica" w:hAnsi="Helvetica" w:cs="Helvetica"/>
            <w:color w:val="38BA72"/>
            <w:sz w:val="18"/>
            <w:szCs w:val="18"/>
          </w:rPr>
          <w:t>velocity.js 0.0</w:t>
        </w:r>
        <w:r>
          <w:rPr>
            <w:rStyle w:val="a4"/>
            <w:rFonts w:ascii="Helvetica" w:hAnsi="Helvetica" w:cs="Helvetica"/>
            <w:color w:val="38BA72"/>
            <w:sz w:val="18"/>
            <w:szCs w:val="18"/>
          </w:rPr>
          <w:t>版本的链接</w:t>
        </w:r>
      </w:hyperlink>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我没有去研究那些</w:t>
      </w:r>
      <w:r>
        <w:rPr>
          <w:rFonts w:ascii="Helvetica" w:hAnsi="Helvetica" w:cs="Helvetica"/>
          <w:color w:val="323232"/>
          <w:sz w:val="18"/>
          <w:szCs w:val="18"/>
        </w:rPr>
        <w:t xml:space="preserve"> </w:t>
      </w:r>
      <w:r>
        <w:rPr>
          <w:rFonts w:ascii="Helvetica" w:hAnsi="Helvetica" w:cs="Helvetica"/>
          <w:color w:val="323232"/>
          <w:sz w:val="18"/>
          <w:szCs w:val="18"/>
        </w:rPr>
        <w:t>需求分析啊，</w:t>
      </w:r>
      <w:r>
        <w:rPr>
          <w:rFonts w:ascii="Helvetica" w:hAnsi="Helvetica" w:cs="Helvetica"/>
          <w:color w:val="323232"/>
          <w:sz w:val="18"/>
          <w:szCs w:val="18"/>
        </w:rPr>
        <w:t xml:space="preserve"> </w:t>
      </w:r>
      <w:r>
        <w:rPr>
          <w:rFonts w:ascii="Helvetica" w:hAnsi="Helvetica" w:cs="Helvetica"/>
          <w:color w:val="323232"/>
          <w:sz w:val="18"/>
          <w:szCs w:val="18"/>
        </w:rPr>
        <w:t>接口文档设计啊，之类的东西，因为</w:t>
      </w:r>
      <w:r>
        <w:rPr>
          <w:rFonts w:ascii="Helvetica" w:hAnsi="Helvetica" w:cs="Helvetica"/>
          <w:color w:val="323232"/>
          <w:sz w:val="18"/>
          <w:szCs w:val="18"/>
        </w:rPr>
        <w:t>1</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我没有参考对象，不知道要设计个什么样子的。</w:t>
      </w:r>
      <w:r>
        <w:rPr>
          <w:rFonts w:ascii="Helvetica" w:hAnsi="Helvetica" w:cs="Helvetica"/>
          <w:color w:val="323232"/>
          <w:sz w:val="18"/>
          <w:szCs w:val="18"/>
        </w:rPr>
        <w:t xml:space="preserve">2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我感觉我就算研究了也不懂。</w:t>
      </w:r>
      <w:r>
        <w:rPr>
          <w:rFonts w:ascii="Helvetica" w:hAnsi="Helvetica" w:cs="Helvetica"/>
          <w:color w:val="323232"/>
          <w:sz w:val="18"/>
          <w:szCs w:val="18"/>
        </w:rPr>
        <w:t xml:space="preserve"> </w:t>
      </w:r>
      <w:r>
        <w:rPr>
          <w:rFonts w:ascii="Helvetica" w:hAnsi="Helvetica" w:cs="Helvetica"/>
          <w:color w:val="323232"/>
          <w:sz w:val="18"/>
          <w:szCs w:val="18"/>
        </w:rPr>
        <w:t>所以我写的时候，准备仿人家</w:t>
      </w:r>
      <w:r>
        <w:rPr>
          <w:rFonts w:ascii="Helvetica" w:hAnsi="Helvetica" w:cs="Helvetica"/>
          <w:color w:val="323232"/>
          <w:sz w:val="18"/>
          <w:szCs w:val="18"/>
        </w:rPr>
        <w:t>velocity.js</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可以说是盗版，嘿嘿！</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在写之前我测试了下</w:t>
      </w:r>
      <w:r>
        <w:rPr>
          <w:rStyle w:val="HTML"/>
          <w:rFonts w:ascii="Consolas" w:hAnsi="Consolas" w:cs="Consolas"/>
          <w:color w:val="C7254E"/>
          <w:sz w:val="18"/>
          <w:szCs w:val="18"/>
          <w:shd w:val="clear" w:color="auto" w:fill="F9F2F4"/>
        </w:rPr>
        <w:t>requestAnimationFrame</w:t>
      </w:r>
      <w:r>
        <w:rPr>
          <w:rFonts w:ascii="Helvetica" w:hAnsi="Helvetica" w:cs="Helvetica"/>
          <w:color w:val="323232"/>
          <w:sz w:val="18"/>
          <w:szCs w:val="18"/>
        </w:rPr>
        <w:t>和</w:t>
      </w:r>
      <w:r>
        <w:rPr>
          <w:rStyle w:val="apple-converted-space"/>
          <w:rFonts w:ascii="Helvetica" w:hAnsi="Helvetica" w:cs="Helvetica"/>
          <w:color w:val="323232"/>
          <w:sz w:val="18"/>
          <w:szCs w:val="18"/>
        </w:rPr>
        <w:t> </w:t>
      </w:r>
      <w:r>
        <w:rPr>
          <w:rStyle w:val="HTML"/>
          <w:rFonts w:ascii="Consolas" w:hAnsi="Consolas" w:cs="Consolas"/>
          <w:color w:val="C7254E"/>
          <w:sz w:val="18"/>
          <w:szCs w:val="18"/>
          <w:shd w:val="clear" w:color="auto" w:fill="F9F2F4"/>
        </w:rPr>
        <w:t>setTimeout</w:t>
      </w:r>
      <w:r>
        <w:rPr>
          <w:rFonts w:ascii="Helvetica" w:hAnsi="Helvetica" w:cs="Helvetica"/>
          <w:color w:val="323232"/>
          <w:sz w:val="18"/>
          <w:szCs w:val="18"/>
        </w:rPr>
        <w:t>的区别，</w:t>
      </w:r>
      <w:hyperlink r:id="rId80" w:tgtFrame="_blank" w:history="1">
        <w:r>
          <w:rPr>
            <w:rStyle w:val="apple-converted-space"/>
            <w:rFonts w:ascii="Helvetica" w:hAnsi="Helvetica" w:cs="Helvetica"/>
            <w:color w:val="38BA72"/>
            <w:sz w:val="18"/>
            <w:szCs w:val="18"/>
          </w:rPr>
          <w:t> </w:t>
        </w:r>
        <w:r>
          <w:rPr>
            <w:rStyle w:val="a4"/>
            <w:rFonts w:ascii="Helvetica" w:hAnsi="Helvetica" w:cs="Helvetica"/>
            <w:color w:val="38BA72"/>
            <w:sz w:val="18"/>
            <w:szCs w:val="18"/>
          </w:rPr>
          <w:t>点击</w:t>
        </w:r>
        <w:r>
          <w:rPr>
            <w:rStyle w:val="a4"/>
            <w:rFonts w:ascii="Helvetica" w:hAnsi="Helvetica" w:cs="Helvetica"/>
            <w:color w:val="38BA72"/>
            <w:sz w:val="18"/>
            <w:szCs w:val="18"/>
          </w:rPr>
          <w:t>document</w:t>
        </w:r>
        <w:r>
          <w:rPr>
            <w:rStyle w:val="a4"/>
            <w:rFonts w:ascii="Helvetica" w:hAnsi="Helvetica" w:cs="Helvetica"/>
            <w:color w:val="38BA72"/>
            <w:sz w:val="18"/>
            <w:szCs w:val="18"/>
          </w:rPr>
          <w:t>触发</w:t>
        </w:r>
      </w:hyperlink>
      <w:r>
        <w:rPr>
          <w:rFonts w:ascii="Helvetica" w:hAnsi="Helvetica" w:cs="Helvetica"/>
          <w:color w:val="323232"/>
          <w:sz w:val="18"/>
          <w:szCs w:val="18"/>
        </w:rPr>
        <w:br/>
      </w:r>
      <w:r>
        <w:rPr>
          <w:rFonts w:ascii="Helvetica" w:hAnsi="Helvetica" w:cs="Helvetica"/>
          <w:color w:val="323232"/>
          <w:sz w:val="18"/>
          <w:szCs w:val="18"/>
        </w:rPr>
        <w:t>很明显看出用</w:t>
      </w:r>
      <w:r>
        <w:rPr>
          <w:rFonts w:ascii="Helvetica" w:hAnsi="Helvetica" w:cs="Helvetica"/>
          <w:color w:val="323232"/>
          <w:sz w:val="18"/>
          <w:szCs w:val="18"/>
        </w:rPr>
        <w:t>requestAnimationFrame</w:t>
      </w:r>
      <w:r>
        <w:rPr>
          <w:rFonts w:ascii="Helvetica" w:hAnsi="Helvetica" w:cs="Helvetica"/>
          <w:color w:val="323232"/>
          <w:sz w:val="18"/>
          <w:szCs w:val="18"/>
        </w:rPr>
        <w:t>做出来的动画要明显平稳的多。</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因为</w:t>
      </w:r>
      <w:r>
        <w:rPr>
          <w:rFonts w:ascii="Helvetica" w:hAnsi="Helvetica" w:cs="Helvetica"/>
          <w:color w:val="323232"/>
          <w:sz w:val="18"/>
          <w:szCs w:val="18"/>
        </w:rPr>
        <w:t>requestAnimationFrame</w:t>
      </w:r>
      <w:r>
        <w:rPr>
          <w:rFonts w:ascii="Helvetica" w:hAnsi="Helvetica" w:cs="Helvetica"/>
          <w:color w:val="323232"/>
          <w:sz w:val="18"/>
          <w:szCs w:val="18"/>
        </w:rPr>
        <w:t>存在兼容性，然后我就直接把</w:t>
      </w:r>
      <w:r>
        <w:rPr>
          <w:rFonts w:ascii="Helvetica" w:hAnsi="Helvetica" w:cs="Helvetica"/>
          <w:color w:val="323232"/>
          <w:sz w:val="18"/>
          <w:szCs w:val="18"/>
        </w:rPr>
        <w:t>velocity.js</w:t>
      </w:r>
      <w:r>
        <w:rPr>
          <w:rFonts w:ascii="Helvetica" w:hAnsi="Helvetica" w:cs="Helvetica"/>
          <w:color w:val="323232"/>
          <w:sz w:val="18"/>
          <w:szCs w:val="18"/>
        </w:rPr>
        <w:t>的兼容处理直接拔下来了，大家别笑。</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因为</w:t>
      </w:r>
      <w:r>
        <w:rPr>
          <w:rStyle w:val="hljs-comment"/>
          <w:rFonts w:ascii="Consolas" w:hAnsi="Consolas" w:cs="Consolas"/>
          <w:i/>
          <w:iCs/>
          <w:color w:val="999988"/>
        </w:rPr>
        <w:t>requestAnimationFrame</w:t>
      </w:r>
      <w:r>
        <w:rPr>
          <w:rStyle w:val="hljs-comment"/>
          <w:rFonts w:ascii="Consolas" w:hAnsi="Consolas" w:cs="Consolas"/>
          <w:i/>
          <w:iCs/>
          <w:color w:val="999988"/>
        </w:rPr>
        <w:t>和</w:t>
      </w:r>
      <w:r>
        <w:rPr>
          <w:rStyle w:val="hljs-comment"/>
          <w:rFonts w:ascii="Consolas" w:hAnsi="Consolas" w:cs="Consolas"/>
          <w:i/>
          <w:iCs/>
          <w:color w:val="999988"/>
        </w:rPr>
        <w:t>setTimeout</w:t>
      </w:r>
      <w:r>
        <w:rPr>
          <w:rStyle w:val="hljs-comment"/>
          <w:rFonts w:ascii="Consolas" w:hAnsi="Consolas" w:cs="Consolas"/>
          <w:i/>
          <w:iCs/>
          <w:color w:val="999988"/>
        </w:rPr>
        <w:t>一样都是全局函数可以直接调用的。</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这段兼容的意思就是</w:t>
      </w:r>
      <w:r>
        <w:rPr>
          <w:rStyle w:val="hljs-comment"/>
          <w:rFonts w:ascii="Consolas" w:hAnsi="Consolas" w:cs="Consolas"/>
          <w:i/>
          <w:iCs/>
          <w:color w:val="999988"/>
        </w:rPr>
        <w:t xml:space="preserve"> </w:t>
      </w:r>
      <w:r>
        <w:rPr>
          <w:rStyle w:val="hljs-comment"/>
          <w:rFonts w:ascii="Consolas" w:hAnsi="Consolas" w:cs="Consolas"/>
          <w:i/>
          <w:iCs/>
          <w:color w:val="999988"/>
        </w:rPr>
        <w:t>如果浏览器兼容</w:t>
      </w:r>
      <w:r>
        <w:rPr>
          <w:rStyle w:val="hljs-comment"/>
          <w:rFonts w:ascii="Consolas" w:hAnsi="Consolas" w:cs="Consolas"/>
          <w:i/>
          <w:iCs/>
          <w:color w:val="999988"/>
        </w:rPr>
        <w:t>requestAnimationFrame</w:t>
      </w:r>
      <w:r>
        <w:rPr>
          <w:rStyle w:val="hljs-comment"/>
          <w:rFonts w:ascii="Consolas" w:hAnsi="Consolas" w:cs="Consolas"/>
          <w:i/>
          <w:iCs/>
          <w:color w:val="999988"/>
        </w:rPr>
        <w:t>，就使用</w:t>
      </w:r>
      <w:r>
        <w:rPr>
          <w:rStyle w:val="hljs-comment"/>
          <w:rFonts w:ascii="Consolas" w:hAnsi="Consolas" w:cs="Consolas"/>
          <w:i/>
          <w:iCs/>
          <w:color w:val="999988"/>
        </w:rPr>
        <w:t>requestAnimationFrame,</w:t>
      </w:r>
      <w:r>
        <w:rPr>
          <w:rStyle w:val="hljs-comment"/>
          <w:rFonts w:ascii="Consolas" w:hAnsi="Consolas" w:cs="Consolas"/>
          <w:i/>
          <w:iCs/>
          <w:color w:val="999988"/>
        </w:rPr>
        <w:t>否则就</w:t>
      </w:r>
      <w:r>
        <w:rPr>
          <w:rStyle w:val="hljs-comment"/>
          <w:rFonts w:ascii="Consolas" w:hAnsi="Consolas" w:cs="Consolas"/>
          <w:i/>
          <w:iCs/>
          <w:color w:val="999988"/>
        </w:rPr>
        <w:t xml:space="preserve"> </w:t>
      </w:r>
      <w:r>
        <w:rPr>
          <w:rStyle w:val="hljs-comment"/>
          <w:rFonts w:ascii="Consolas" w:hAnsi="Consolas" w:cs="Consolas"/>
          <w:i/>
          <w:iCs/>
          <w:color w:val="999988"/>
        </w:rPr>
        <w:t>用</w:t>
      </w:r>
      <w:r>
        <w:rPr>
          <w:rStyle w:val="hljs-comment"/>
          <w:rFonts w:ascii="Consolas" w:hAnsi="Consolas" w:cs="Consolas"/>
          <w:i/>
          <w:iCs/>
          <w:color w:val="999988"/>
        </w:rPr>
        <w:t>setTimeout</w:t>
      </w:r>
      <w:r>
        <w:rPr>
          <w:rStyle w:val="hljs-comment"/>
          <w:rFonts w:ascii="Consolas" w:hAnsi="Consolas" w:cs="Consolas"/>
          <w:i/>
          <w:iCs/>
          <w:color w:val="999988"/>
        </w:rPr>
        <w:t>来代替</w:t>
      </w:r>
      <w:r>
        <w:rPr>
          <w:rStyle w:val="hljs-comment"/>
          <w:rFonts w:ascii="Consolas" w:hAnsi="Consolas" w:cs="Consolas"/>
          <w:i/>
          <w:iCs/>
          <w:color w:val="999988"/>
        </w:rPr>
        <w:t>requestAnimationFrame</w:t>
      </w:r>
      <w:r>
        <w:rPr>
          <w:rStyle w:val="hljs-comment"/>
          <w:rFonts w:ascii="Consolas" w:hAnsi="Consolas" w:cs="Consolas"/>
          <w:i/>
          <w:iCs/>
          <w:color w:val="999988"/>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comment"/>
          <w:rFonts w:ascii="Consolas" w:hAnsi="Consolas" w:cs="Consolas"/>
          <w:i/>
          <w:iCs/>
          <w:color w:val="999988"/>
        </w:rPr>
        <w:t xml:space="preserve">// timeDelta </w:t>
      </w:r>
      <w:r>
        <w:rPr>
          <w:rStyle w:val="hljs-comment"/>
          <w:rFonts w:ascii="Consolas" w:hAnsi="Consolas" w:cs="Consolas"/>
          <w:i/>
          <w:iCs/>
          <w:color w:val="999988"/>
        </w:rPr>
        <w:t>这里时间的计算最终结果为</w:t>
      </w:r>
      <w:r>
        <w:rPr>
          <w:rStyle w:val="hljs-comment"/>
          <w:rFonts w:ascii="Consolas" w:hAnsi="Consolas" w:cs="Consolas"/>
          <w:i/>
          <w:iCs/>
          <w:color w:val="999988"/>
        </w:rPr>
        <w:t>0</w:t>
      </w:r>
      <w:r>
        <w:rPr>
          <w:rStyle w:val="hljs-comment"/>
          <w:rFonts w:ascii="Consolas" w:hAnsi="Consolas" w:cs="Consolas"/>
          <w:i/>
          <w:iCs/>
          <w:color w:val="999988"/>
        </w:rPr>
        <w:t>，</w:t>
      </w:r>
      <w:r>
        <w:rPr>
          <w:rStyle w:val="hljs-comment"/>
          <w:rFonts w:ascii="Consolas" w:hAnsi="Consolas" w:cs="Consolas"/>
          <w:i/>
          <w:iCs/>
          <w:color w:val="999988"/>
        </w:rPr>
        <w:t xml:space="preserve"> </w:t>
      </w:r>
      <w:r>
        <w:rPr>
          <w:rStyle w:val="hljs-comment"/>
          <w:rFonts w:ascii="Consolas" w:hAnsi="Consolas" w:cs="Consolas"/>
          <w:i/>
          <w:iCs/>
          <w:color w:val="999988"/>
        </w:rPr>
        <w:t>这是</w:t>
      </w:r>
      <w:r>
        <w:rPr>
          <w:rStyle w:val="hljs-comment"/>
          <w:rFonts w:ascii="Consolas" w:hAnsi="Consolas" w:cs="Consolas"/>
          <w:i/>
          <w:iCs/>
          <w:color w:val="999988"/>
        </w:rPr>
        <w:t xml:space="preserve">js setTimeout </w:t>
      </w:r>
      <w:r>
        <w:rPr>
          <w:rStyle w:val="hljs-comment"/>
          <w:rFonts w:ascii="Consolas" w:hAnsi="Consolas" w:cs="Consolas"/>
          <w:i/>
          <w:iCs/>
          <w:color w:val="999988"/>
        </w:rPr>
        <w:t>的一个小技巧。大致意思就是</w:t>
      </w:r>
      <w:r>
        <w:rPr>
          <w:rStyle w:val="hljs-comment"/>
          <w:rFonts w:ascii="Consolas" w:hAnsi="Consolas" w:cs="Consolas"/>
          <w:i/>
          <w:iCs/>
          <w:color w:val="999988"/>
        </w:rPr>
        <w:t xml:space="preserve"> </w:t>
      </w:r>
      <w:r>
        <w:rPr>
          <w:rStyle w:val="hljs-comment"/>
          <w:rFonts w:ascii="Consolas" w:hAnsi="Consolas" w:cs="Consolas"/>
          <w:i/>
          <w:iCs/>
          <w:color w:val="999988"/>
        </w:rPr>
        <w:t>普通队列执行完成以后，才顺序执行</w:t>
      </w:r>
      <w:r>
        <w:rPr>
          <w:rStyle w:val="hljs-comment"/>
          <w:rFonts w:ascii="Consolas" w:hAnsi="Consolas" w:cs="Consolas"/>
          <w:i/>
          <w:iCs/>
          <w:color w:val="999988"/>
        </w:rPr>
        <w:t>setTimeout</w:t>
      </w:r>
      <w:r>
        <w:rPr>
          <w:rStyle w:val="hljs-comment"/>
          <w:rFonts w:ascii="Consolas" w:hAnsi="Consolas" w:cs="Consolas"/>
          <w:i/>
          <w:iCs/>
          <w:color w:val="999988"/>
        </w:rPr>
        <w:t>队列</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requestAnimationFrame = </w:t>
      </w:r>
      <w:r>
        <w:rPr>
          <w:rStyle w:val="hljs-builtin"/>
          <w:rFonts w:ascii="Consolas" w:hAnsi="Consolas" w:cs="Consolas"/>
          <w:color w:val="0086B3"/>
        </w:rPr>
        <w:t>window</w:t>
      </w:r>
      <w:r>
        <w:rPr>
          <w:rStyle w:val="HTML"/>
          <w:rFonts w:ascii="Consolas" w:hAnsi="Consolas" w:cs="Consolas"/>
          <w:color w:val="333333"/>
        </w:rPr>
        <w:t>.requestAnimationFrame || (</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timeLast = </w:t>
      </w:r>
      <w:r>
        <w:rPr>
          <w:rStyle w:val="hljs-number"/>
          <w:rFonts w:ascii="Consolas" w:hAnsi="Consolas" w:cs="Consolas"/>
          <w:color w:val="008080"/>
        </w:rPr>
        <w:t>0</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builtin"/>
          <w:rFonts w:ascii="Consolas" w:hAnsi="Consolas" w:cs="Consolas"/>
          <w:color w:val="0086B3"/>
        </w:rPr>
        <w:t>window</w:t>
      </w:r>
      <w:r>
        <w:rPr>
          <w:rStyle w:val="HTML"/>
          <w:rFonts w:ascii="Consolas" w:hAnsi="Consolas" w:cs="Consolas"/>
          <w:color w:val="333333"/>
        </w:rPr>
        <w:t xml:space="preserve">.webkitRequestAnimationFrame || </w:t>
      </w:r>
      <w:r>
        <w:rPr>
          <w:rStyle w:val="hljs-builtin"/>
          <w:rFonts w:ascii="Consolas" w:hAnsi="Consolas" w:cs="Consolas"/>
          <w:color w:val="0086B3"/>
        </w:rPr>
        <w:t>window</w:t>
      </w:r>
      <w:r>
        <w:rPr>
          <w:rStyle w:val="HTML"/>
          <w:rFonts w:ascii="Consolas" w:hAnsi="Consolas" w:cs="Consolas"/>
          <w:color w:val="333333"/>
        </w:rPr>
        <w:t xml:space="preserve">.mozRequestAnimationFrame ||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callback</w:t>
      </w:r>
      <w:r>
        <w:rPr>
          <w:rStyle w:val="hljs-function"/>
          <w:rFonts w:ascii="Consolas" w:hAnsi="Consolas" w:cs="Consolas"/>
          <w:color w:val="333333"/>
        </w:rPr>
        <w:t xml:space="preserve">) </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timeCurrent = (</w:t>
      </w:r>
      <w:r>
        <w:rPr>
          <w:rStyle w:val="hljs-keyword"/>
          <w:rFonts w:ascii="Consolas" w:hAnsi="Consolas" w:cs="Consolas"/>
          <w:b/>
          <w:bCs/>
          <w:color w:val="333333"/>
        </w:rPr>
        <w:t>new</w:t>
      </w:r>
      <w:r>
        <w:rPr>
          <w:rStyle w:val="HTML"/>
          <w:rFonts w:ascii="Consolas" w:hAnsi="Consolas" w:cs="Consolas"/>
          <w:color w:val="333333"/>
        </w:rPr>
        <w:t xml:space="preserve"> </w:t>
      </w:r>
      <w:r>
        <w:rPr>
          <w:rStyle w:val="hljs-builtin"/>
          <w:rFonts w:ascii="Consolas" w:hAnsi="Consolas" w:cs="Consolas"/>
          <w:color w:val="0086B3"/>
        </w:rPr>
        <w:t>Date</w:t>
      </w:r>
      <w:r>
        <w:rPr>
          <w:rStyle w:val="HTML"/>
          <w:rFonts w:ascii="Consolas" w:hAnsi="Consolas" w:cs="Consolas"/>
          <w:color w:val="333333"/>
        </w:rPr>
        <w:t>()).getTime(),</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timeDelta</w:t>
      </w:r>
      <w:proofErr w:type="gramEnd"/>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 xml:space="preserve">/* </w:t>
      </w:r>
      <w:proofErr w:type="gramStart"/>
      <w:r>
        <w:rPr>
          <w:rStyle w:val="hljs-comment"/>
          <w:rFonts w:ascii="Consolas" w:hAnsi="Consolas" w:cs="Consolas"/>
          <w:i/>
          <w:iCs/>
          <w:color w:val="999988"/>
        </w:rPr>
        <w:t>Dynamically</w:t>
      </w:r>
      <w:proofErr w:type="gramEnd"/>
      <w:r>
        <w:rPr>
          <w:rStyle w:val="hljs-comment"/>
          <w:rFonts w:ascii="Consolas" w:hAnsi="Consolas" w:cs="Consolas"/>
          <w:i/>
          <w:iCs/>
          <w:color w:val="999988"/>
        </w:rPr>
        <w:t xml:space="preserve"> set delay on a per-tick basis to match 60fps.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 Technique by Erik Moller. MIT license: https://gist.github.com/paulirish/1579671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timeDelta</w:t>
      </w:r>
      <w:proofErr w:type="gramEnd"/>
      <w:r>
        <w:rPr>
          <w:rStyle w:val="HTML"/>
          <w:rFonts w:ascii="Consolas" w:hAnsi="Consolas" w:cs="Consolas"/>
          <w:color w:val="333333"/>
        </w:rPr>
        <w:t xml:space="preserve"> = </w:t>
      </w:r>
      <w:r>
        <w:rPr>
          <w:rStyle w:val="hljs-builtin"/>
          <w:rFonts w:ascii="Consolas" w:hAnsi="Consolas" w:cs="Consolas"/>
          <w:color w:val="0086B3"/>
        </w:rPr>
        <w:t>Math</w:t>
      </w:r>
      <w:r>
        <w:rPr>
          <w:rStyle w:val="HTML"/>
          <w:rFonts w:ascii="Consolas" w:hAnsi="Consolas" w:cs="Consolas"/>
          <w:color w:val="333333"/>
        </w:rPr>
        <w:t>.max(</w:t>
      </w:r>
      <w:r>
        <w:rPr>
          <w:rStyle w:val="hljs-number"/>
          <w:rFonts w:ascii="Consolas" w:hAnsi="Consolas" w:cs="Consolas"/>
          <w:color w:val="008080"/>
        </w:rPr>
        <w:t>0</w:t>
      </w:r>
      <w:r>
        <w:rPr>
          <w:rStyle w:val="HTML"/>
          <w:rFonts w:ascii="Consolas" w:hAnsi="Consolas" w:cs="Consolas"/>
          <w:color w:val="333333"/>
        </w:rPr>
        <w:t xml:space="preserve">, </w:t>
      </w:r>
      <w:r>
        <w:rPr>
          <w:rStyle w:val="hljs-number"/>
          <w:rFonts w:ascii="Consolas" w:hAnsi="Consolas" w:cs="Consolas"/>
          <w:color w:val="008080"/>
        </w:rPr>
        <w:t>16</w:t>
      </w:r>
      <w:r>
        <w:rPr>
          <w:rStyle w:val="HTML"/>
          <w:rFonts w:ascii="Consolas" w:hAnsi="Consolas" w:cs="Consolas"/>
          <w:color w:val="333333"/>
        </w:rPr>
        <w:t xml:space="preserve"> - (timeCurrent - timeLast)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timeLast</w:t>
      </w:r>
      <w:proofErr w:type="gramEnd"/>
      <w:r>
        <w:rPr>
          <w:rStyle w:val="HTML"/>
          <w:rFonts w:ascii="Consolas" w:hAnsi="Consolas" w:cs="Consolas"/>
          <w:color w:val="333333"/>
        </w:rPr>
        <w:t xml:space="preserve"> = timeCurrent + timeDelta;</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setTimeout(</w:t>
      </w:r>
      <w:r>
        <w:rPr>
          <w:rStyle w:val="hljs-keyword"/>
          <w:rFonts w:ascii="Consolas" w:hAnsi="Consolas" w:cs="Consolas"/>
          <w:b/>
          <w:bCs/>
          <w:color w:val="333333"/>
        </w:rPr>
        <w:t>function</w:t>
      </w:r>
      <w:r>
        <w:rPr>
          <w:rStyle w:val="hljs-function"/>
          <w:rFonts w:ascii="Consolas" w:hAnsi="Consolas" w:cs="Consolas"/>
          <w:color w:val="333333"/>
        </w:rPr>
        <w:t xml:space="preserve">() </w:t>
      </w:r>
      <w:r>
        <w:rPr>
          <w:rStyle w:val="HTML"/>
          <w:rFonts w:ascii="Consolas" w:hAnsi="Consolas" w:cs="Consolas"/>
          <w:color w:val="333333"/>
        </w:rPr>
        <w:t>{ callback(timeCurrent + timeDelta); }, timeDelta);</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因为我是准备这么调用的。</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r>
        <w:rPr>
          <w:rStyle w:val="hljs-string"/>
          <w:rFonts w:ascii="Consolas" w:hAnsi="Consolas" w:cs="Consolas"/>
          <w:color w:val="DD1144"/>
        </w:rPr>
        <w:t>"#div3"</w:t>
      </w:r>
      <w:r>
        <w:rPr>
          <w:rStyle w:val="HTML"/>
          <w:rFonts w:ascii="Consolas" w:hAnsi="Consolas" w:cs="Consolas"/>
          <w:color w:val="333333"/>
        </w:rPr>
        <w:t>).</w:t>
      </w:r>
      <w:proofErr w:type="gramStart"/>
      <w:r>
        <w:rPr>
          <w:rStyle w:val="HTML"/>
          <w:rFonts w:ascii="Consolas" w:hAnsi="Consolas" w:cs="Consolas"/>
          <w:color w:val="333333"/>
        </w:rPr>
        <w:t>velocity({</w:t>
      </w:r>
      <w:proofErr w:type="gramEnd"/>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opacity :</w:t>
      </w:r>
      <w:proofErr w:type="gramEnd"/>
      <w:r>
        <w:rPr>
          <w:rStyle w:val="HTML"/>
          <w:rFonts w:ascii="Consolas" w:hAnsi="Consolas" w:cs="Consolas"/>
          <w:color w:val="333333"/>
        </w:rPr>
        <w:t xml:space="preserve"> "30"</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date :</w:t>
      </w:r>
      <w:proofErr w:type="gramEnd"/>
      <w:r>
        <w:rPr>
          <w:rStyle w:val="HTML"/>
          <w:rFonts w:ascii="Consolas" w:hAnsi="Consolas" w:cs="Consolas"/>
          <w:color w:val="333333"/>
        </w:rPr>
        <w:t xml:space="preserve"> 1000,</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type</w:t>
      </w:r>
      <w:r>
        <w:rPr>
          <w:rStyle w:val="HTML"/>
          <w:rFonts w:ascii="Consolas" w:hAnsi="Consolas" w:cs="Consolas"/>
          <w:color w:val="333333"/>
        </w:rPr>
        <w:t xml:space="preserve"> </w:t>
      </w:r>
      <w:r>
        <w:rPr>
          <w:rStyle w:val="hljs-type"/>
          <w:rFonts w:ascii="Consolas" w:hAnsi="Consolas" w:cs="Consolas"/>
          <w:b/>
          <w:bCs/>
          <w:color w:val="445588"/>
        </w:rPr>
        <w:t>:</w:t>
      </w:r>
      <w:proofErr w:type="gramEnd"/>
      <w:r>
        <w:rPr>
          <w:rStyle w:val="hljs-type"/>
          <w:rFonts w:ascii="Consolas" w:hAnsi="Consolas" w:cs="Consolas"/>
          <w:b/>
          <w:bCs/>
          <w:color w:val="445588"/>
        </w:rPr>
        <w:t xml:space="preserve"> </w:t>
      </w:r>
      <w:r>
        <w:rPr>
          <w:rStyle w:val="hljs-string"/>
          <w:rFonts w:ascii="Consolas" w:hAnsi="Consolas" w:cs="Consolas"/>
          <w:color w:val="DD1144"/>
        </w:rPr>
        <w:t>"linear"</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callback :</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console.log( </w:t>
      </w:r>
      <w:r>
        <w:rPr>
          <w:rStyle w:val="hljs-string"/>
          <w:rFonts w:ascii="Consolas" w:hAnsi="Consolas" w:cs="Consolas"/>
          <w:color w:val="DD1144"/>
        </w:rPr>
        <w:t>"</w:t>
      </w:r>
      <w:r>
        <w:rPr>
          <w:rStyle w:val="hljs-string"/>
          <w:rFonts w:ascii="Consolas" w:hAnsi="Consolas" w:cs="Consolas"/>
          <w:color w:val="DD1144"/>
        </w:rPr>
        <w:t>回调</w:t>
      </w:r>
      <w:r>
        <w:rPr>
          <w:rStyle w:val="hljs-string"/>
          <w:rFonts w:ascii="Consolas" w:hAnsi="Consolas" w:cs="Consolas"/>
          <w:color w:val="DD1144"/>
        </w:rPr>
        <w:t>"</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所以开始的时候</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我是这么写的。</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roofErr w:type="gramStart"/>
      <w:r>
        <w:rPr>
          <w:rStyle w:val="hljs-keyword"/>
          <w:rFonts w:ascii="Consolas" w:hAnsi="Consolas" w:cs="Consolas"/>
          <w:b/>
          <w:bCs/>
          <w:color w:val="333333"/>
        </w:rPr>
        <w:t>function</w:t>
      </w:r>
      <w:r>
        <w:rPr>
          <w:rStyle w:val="hljs-function"/>
          <w:rFonts w:ascii="Consolas" w:hAnsi="Consolas" w:cs="Consolas"/>
          <w:color w:val="333333"/>
        </w:rPr>
        <w:t>(</w:t>
      </w:r>
      <w:proofErr w:type="gramEnd"/>
      <w:r>
        <w:rPr>
          <w:rStyle w:val="hljs-params"/>
          <w:rFonts w:ascii="Consolas" w:hAnsi="Consolas" w:cs="Consolas"/>
          <w:color w:val="333333"/>
        </w:rPr>
        <w:t>window</w:t>
      </w:r>
      <w:r>
        <w:rPr>
          <w:rStyle w:val="hljs-function"/>
          <w:rFonts w:ascii="Consolas" w:hAnsi="Consolas" w:cs="Consolas"/>
          <w:color w:val="333333"/>
        </w:rPr>
        <w:t>)</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模拟一个</w:t>
      </w:r>
      <w:r>
        <w:rPr>
          <w:rStyle w:val="hljs-comment"/>
          <w:rFonts w:ascii="Consolas" w:hAnsi="Consolas" w:cs="Consolas"/>
          <w:i/>
          <w:iCs/>
          <w:color w:val="999988"/>
        </w:rPr>
        <w:t>jquery $</w:t>
      </w:r>
      <w:r>
        <w:rPr>
          <w:rStyle w:val="hljs-comment"/>
          <w:rFonts w:ascii="Consolas" w:hAnsi="Consolas" w:cs="Consolas"/>
          <w:i/>
          <w:iCs/>
          <w:color w:val="999988"/>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window</w:t>
      </w:r>
      <w:proofErr w:type="gramStart"/>
      <w:r>
        <w:rPr>
          <w:rStyle w:val="HTML"/>
          <w:rFonts w:ascii="Consolas" w:hAnsi="Consolas" w:cs="Consolas"/>
          <w:color w:val="333333"/>
        </w:rPr>
        <w:t>.$</w:t>
      </w:r>
      <w:proofErr w:type="gramEnd"/>
      <w:r>
        <w:rPr>
          <w:rStyle w:val="HTML"/>
          <w:rFonts w:ascii="Consolas" w:hAnsi="Consolas" w:cs="Consolas"/>
          <w:color w:val="333333"/>
        </w:rPr>
        <w:t xml:space="preserve"> =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 xml:space="preserve"> obj </w:t>
      </w:r>
      <w:r>
        <w:rPr>
          <w:rStyle w:val="hljs-function"/>
          <w:rFonts w:ascii="Consolas" w:hAnsi="Consolas" w:cs="Consolas"/>
          <w:color w:val="333333"/>
        </w:rPr>
        <w:t>)</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objList = </w:t>
      </w:r>
      <w:r>
        <w:rPr>
          <w:rStyle w:val="hljs-builtin"/>
          <w:rFonts w:ascii="Consolas" w:hAnsi="Consolas" w:cs="Consolas"/>
          <w:color w:val="0086B3"/>
        </w:rPr>
        <w:t>document</w:t>
      </w:r>
      <w:r>
        <w:rPr>
          <w:rStyle w:val="HTML"/>
          <w:rFonts w:ascii="Consolas" w:hAnsi="Consolas" w:cs="Consolas"/>
          <w:color w:val="333333"/>
        </w:rPr>
        <w:t>.querySelectorAll( obj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
          <w:rFonts w:ascii="Consolas" w:hAnsi="Consolas" w:cs="Consolas"/>
          <w:color w:val="333333"/>
        </w:rPr>
        <w:t xml:space="preserve"> len = objList.length;</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 xml:space="preserve"> len &gt; </w:t>
      </w:r>
      <w:r>
        <w:rPr>
          <w:rStyle w:val="hljs-number"/>
          <w:rFonts w:ascii="Consolas" w:hAnsi="Consolas" w:cs="Consolas"/>
          <w:color w:val="008080"/>
        </w:rPr>
        <w:t>1</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ljs-keyword"/>
          <w:rFonts w:ascii="Consolas" w:hAnsi="Consolas" w:cs="Consolas"/>
          <w:b/>
          <w:bCs/>
          <w:color w:val="333333"/>
        </w:rPr>
        <w:t>var</w:t>
      </w:r>
      <w:r>
        <w:rPr>
          <w:rStyle w:val="HTML"/>
          <w:rFonts w:ascii="Consolas" w:hAnsi="Consolas" w:cs="Consolas"/>
          <w:color w:val="333333"/>
        </w:rPr>
        <w:t xml:space="preserve"> i=</w:t>
      </w:r>
      <w:r>
        <w:rPr>
          <w:rStyle w:val="hljs-number"/>
          <w:rFonts w:ascii="Consolas" w:hAnsi="Consolas" w:cs="Consolas"/>
          <w:color w:val="008080"/>
        </w:rPr>
        <w:t>0</w:t>
      </w:r>
      <w:r>
        <w:rPr>
          <w:rStyle w:val="HTML"/>
          <w:rFonts w:ascii="Consolas" w:hAnsi="Consolas" w:cs="Consolas"/>
          <w:color w:val="333333"/>
        </w:rPr>
        <w:t>; i&lt;len; i++){</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keyword"/>
          <w:rFonts w:ascii="Consolas" w:hAnsi="Consolas" w:cs="Consolas"/>
          <w:b/>
          <w:bCs/>
          <w:color w:val="333333"/>
        </w:rPr>
        <w:t>new</w:t>
      </w:r>
      <w:r>
        <w:rPr>
          <w:rStyle w:val="HTML"/>
          <w:rFonts w:ascii="Consolas" w:hAnsi="Consolas" w:cs="Consolas"/>
          <w:color w:val="333333"/>
        </w:rPr>
        <w:t xml:space="preserve"> Velocity( objList[i]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keyword"/>
          <w:rFonts w:ascii="Consolas" w:hAnsi="Consolas" w:cs="Consolas"/>
          <w:b/>
          <w:bCs/>
          <w:color w:val="333333"/>
        </w:rPr>
        <w:t>else</w:t>
      </w:r>
      <w:proofErr w:type="gramEnd"/>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 xml:space="preserve"> </w:t>
      </w:r>
      <w:r>
        <w:rPr>
          <w:rStyle w:val="hljs-keyword"/>
          <w:rFonts w:ascii="Consolas" w:hAnsi="Consolas" w:cs="Consolas"/>
          <w:b/>
          <w:bCs/>
          <w:color w:val="333333"/>
        </w:rPr>
        <w:t>new</w:t>
      </w:r>
      <w:r>
        <w:rPr>
          <w:rStyle w:val="HTML"/>
          <w:rFonts w:ascii="Consolas" w:hAnsi="Consolas" w:cs="Consolas"/>
          <w:color w:val="333333"/>
        </w:rPr>
        <w:t xml:space="preserve"> Velocity( objList[</w:t>
      </w:r>
      <w:r>
        <w:rPr>
          <w:rStyle w:val="hljs-number"/>
          <w:rFonts w:ascii="Consolas" w:hAnsi="Consolas" w:cs="Consolas"/>
          <w:color w:val="008080"/>
        </w:rPr>
        <w:t>0</w:t>
      </w:r>
      <w:r>
        <w:rPr>
          <w:rStyle w:val="HTML"/>
          <w:rFonts w:ascii="Consolas" w:hAnsi="Consolas" w:cs="Consolas"/>
          <w:color w:val="333333"/>
        </w:rPr>
        <w:t>]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创建</w:t>
      </w:r>
      <w:r>
        <w:rPr>
          <w:rStyle w:val="hljs-comment"/>
          <w:rFonts w:ascii="Consolas" w:hAnsi="Consolas" w:cs="Consolas"/>
          <w:i/>
          <w:iCs/>
          <w:color w:val="999988"/>
        </w:rPr>
        <w:t xml:space="preserve">Velocity </w:t>
      </w:r>
      <w:r>
        <w:rPr>
          <w:rStyle w:val="hljs-comment"/>
          <w:rFonts w:ascii="Consolas" w:hAnsi="Consolas" w:cs="Consolas"/>
          <w:i/>
          <w:iCs/>
          <w:color w:val="999988"/>
        </w:rPr>
        <w:t>构造函数</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Velocity</w:t>
      </w:r>
      <w:r>
        <w:rPr>
          <w:rStyle w:val="hljs-function"/>
          <w:rFonts w:ascii="Consolas" w:hAnsi="Consolas" w:cs="Consolas"/>
          <w:color w:val="333333"/>
        </w:rPr>
        <w:t>(</w:t>
      </w:r>
      <w:r>
        <w:rPr>
          <w:rStyle w:val="hljs-params"/>
          <w:rFonts w:ascii="Consolas" w:hAnsi="Consolas" w:cs="Consolas"/>
          <w:color w:val="333333"/>
        </w:rPr>
        <w:t xml:space="preserve"> obj </w:t>
      </w:r>
      <w:r>
        <w:rPr>
          <w:rStyle w:val="hljs-function"/>
          <w:rFonts w:ascii="Consolas" w:hAnsi="Consolas" w:cs="Consolas"/>
          <w:color w:val="333333"/>
        </w:rPr>
        <w:t>)</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this</w:t>
      </w:r>
      <w:r>
        <w:rPr>
          <w:rStyle w:val="HTML"/>
          <w:rFonts w:ascii="Consolas" w:hAnsi="Consolas" w:cs="Consolas"/>
          <w:color w:val="333333"/>
        </w:rPr>
        <w:t>.obj = obj;</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//Velocity</w:t>
      </w:r>
      <w:r>
        <w:rPr>
          <w:rStyle w:val="hljs-comment"/>
          <w:rFonts w:ascii="Consolas" w:hAnsi="Consolas" w:cs="Consolas"/>
          <w:i/>
          <w:iCs/>
          <w:color w:val="999988"/>
        </w:rPr>
        <w:t>添加方法及属性</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Velocity.prototype =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constructor</w:t>
      </w:r>
      <w:r>
        <w:rPr>
          <w:rStyle w:val="HTML"/>
          <w:rFonts w:ascii="Consolas" w:hAnsi="Consolas" w:cs="Consolas"/>
          <w:color w:val="333333"/>
        </w:rPr>
        <w:t xml:space="preserve"> :</w:t>
      </w:r>
      <w:proofErr w:type="gramEnd"/>
      <w:r>
        <w:rPr>
          <w:rStyle w:val="HTML"/>
          <w:rFonts w:ascii="Consolas" w:hAnsi="Consolas" w:cs="Consolas"/>
          <w:color w:val="333333"/>
        </w:rPr>
        <w:t xml:space="preserve"> Velocity,</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
          <w:rFonts w:ascii="Consolas" w:hAnsi="Consolas" w:cs="Consolas"/>
          <w:color w:val="333333"/>
        </w:rPr>
        <w:t>velocity</w:t>
      </w:r>
      <w:r>
        <w:rPr>
          <w:rStyle w:val="HTML"/>
          <w:rFonts w:ascii="Consolas" w:hAnsi="Consolas" w:cs="Consolas"/>
          <w:color w:val="333333"/>
        </w:rPr>
        <w:t xml:space="preserve"> :</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 xml:space="preserve"> options </w:t>
      </w:r>
      <w:r>
        <w:rPr>
          <w:rStyle w:val="hljs-function"/>
          <w:rFonts w:ascii="Consolas" w:hAnsi="Consolas" w:cs="Consolas"/>
          <w:color w:val="333333"/>
        </w:rPr>
        <w:t>)</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console</w:t>
      </w:r>
      <w:r>
        <w:rPr>
          <w:rStyle w:val="HTML"/>
          <w:rFonts w:ascii="Consolas" w:hAnsi="Consolas" w:cs="Consolas"/>
          <w:color w:val="333333"/>
        </w:rPr>
        <w:t>.log(</w:t>
      </w:r>
      <w:proofErr w:type="gramEnd"/>
      <w:r>
        <w:rPr>
          <w:rStyle w:val="HTML"/>
          <w:rFonts w:ascii="Consolas" w:hAnsi="Consolas" w:cs="Consolas"/>
          <w:color w:val="333333"/>
        </w:rPr>
        <w:t xml:space="preserve"> options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proofErr w:type="gramEnd"/>
      <w:r>
        <w:rPr>
          <w:rStyle w:val="hljs-builtin"/>
          <w:rFonts w:ascii="Consolas" w:hAnsi="Consolas" w:cs="Consolas"/>
          <w:color w:val="0086B3"/>
        </w:rPr>
        <w:t>window</w:t>
      </w:r>
      <w:r>
        <w:rPr>
          <w:rStyle w:val="HTML"/>
          <w:rFonts w:ascii="Consolas" w:hAnsi="Consolas" w:cs="Consolas"/>
          <w:color w:val="333333"/>
        </w:rPr>
        <w:t>);</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然后就是</w:t>
      </w:r>
      <w:r>
        <w:rPr>
          <w:rFonts w:ascii="Helvetica" w:hAnsi="Helvetica" w:cs="Helvetica"/>
          <w:color w:val="323232"/>
          <w:sz w:val="18"/>
          <w:szCs w:val="18"/>
        </w:rPr>
        <w:t>animate</w:t>
      </w:r>
      <w:r>
        <w:rPr>
          <w:rFonts w:ascii="Helvetica" w:hAnsi="Helvetica" w:cs="Helvetica"/>
          <w:color w:val="323232"/>
          <w:sz w:val="18"/>
          <w:szCs w:val="18"/>
        </w:rPr>
        <w:t>的实现。动画形式利用的是贝塞尔曲线，</w:t>
      </w:r>
      <w:r>
        <w:rPr>
          <w:rFonts w:ascii="Helvetica" w:hAnsi="Helvetica" w:cs="Helvetica"/>
          <w:color w:val="323232"/>
          <w:sz w:val="18"/>
          <w:szCs w:val="18"/>
        </w:rPr>
        <w:t xml:space="preserve"> animate</w:t>
      </w:r>
      <w:r>
        <w:rPr>
          <w:rFonts w:ascii="Helvetica" w:hAnsi="Helvetica" w:cs="Helvetica"/>
          <w:color w:val="323232"/>
          <w:sz w:val="18"/>
          <w:szCs w:val="18"/>
        </w:rPr>
        <w:t>实现的核心思想</w:t>
      </w:r>
      <w:r>
        <w:rPr>
          <w:rFonts w:ascii="Helvetica" w:hAnsi="Helvetica" w:cs="Helvetica"/>
          <w:color w:val="323232"/>
          <w:sz w:val="18"/>
          <w:szCs w:val="18"/>
        </w:rPr>
        <w:t xml:space="preserve"> </w:t>
      </w:r>
      <w:r>
        <w:rPr>
          <w:rFonts w:ascii="Helvetica" w:hAnsi="Helvetica" w:cs="Helvetica"/>
          <w:color w:val="323232"/>
          <w:sz w:val="18"/>
          <w:szCs w:val="18"/>
        </w:rPr>
        <w:t>就是在规定的时间内做完事情。</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roofErr w:type="gramStart"/>
      <w:r>
        <w:rPr>
          <w:rStyle w:val="hljs-attribute"/>
          <w:rFonts w:ascii="Consolas" w:hAnsi="Consolas" w:cs="Consolas"/>
          <w:color w:val="000080"/>
        </w:rPr>
        <w:t>animate</w:t>
      </w:r>
      <w:r>
        <w:rPr>
          <w:rStyle w:val="HTML"/>
          <w:rFonts w:ascii="Consolas" w:hAnsi="Consolas" w:cs="Consolas"/>
          <w:color w:val="333333"/>
        </w:rPr>
        <w:t xml:space="preserve"> :</w:t>
      </w:r>
      <w:proofErr w:type="gramEnd"/>
      <w:r>
        <w:rPr>
          <w:rStyle w:val="HTML"/>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json = </w:t>
      </w:r>
      <w:r>
        <w:rPr>
          <w:rStyle w:val="hljs-keyword"/>
          <w:rFonts w:ascii="Consolas" w:hAnsi="Consolas" w:cs="Consolas"/>
          <w:b/>
          <w:bCs/>
          <w:color w:val="333333"/>
        </w:rPr>
        <w:t>this</w:t>
      </w:r>
      <w:r>
        <w:rPr>
          <w:rStyle w:val="HTML"/>
          <w:rFonts w:ascii="Consolas" w:hAnsi="Consolas" w:cs="Consolas"/>
          <w:color w:val="333333"/>
        </w:rPr>
        <w:t>.json;</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obj = </w:t>
      </w:r>
      <w:r>
        <w:rPr>
          <w:rStyle w:val="hljs-keyword"/>
          <w:rFonts w:ascii="Consolas" w:hAnsi="Consolas" w:cs="Consolas"/>
          <w:b/>
          <w:bCs/>
          <w:color w:val="333333"/>
        </w:rPr>
        <w:t>this</w:t>
      </w:r>
      <w:r>
        <w:rPr>
          <w:rStyle w:val="HTML"/>
          <w:rFonts w:ascii="Consolas" w:hAnsi="Consolas" w:cs="Consolas"/>
          <w:color w:val="333333"/>
        </w:rPr>
        <w:t>.obj;</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w:t>
      </w:r>
      <w:r>
        <w:rPr>
          <w:rStyle w:val="hljs-builtin"/>
          <w:rFonts w:ascii="Consolas" w:hAnsi="Consolas" w:cs="Consolas"/>
          <w:color w:val="0086B3"/>
        </w:rPr>
        <w:t>date</w:t>
      </w:r>
      <w:r>
        <w:rPr>
          <w:rStyle w:val="HTML"/>
          <w:rFonts w:ascii="Consolas" w:hAnsi="Consolas" w:cs="Consolas"/>
          <w:color w:val="333333"/>
        </w:rPr>
        <w:t xml:space="preserve"> = </w:t>
      </w:r>
      <w:r>
        <w:rPr>
          <w:rStyle w:val="hljs-keyword"/>
          <w:rFonts w:ascii="Consolas" w:hAnsi="Consolas" w:cs="Consolas"/>
          <w:b/>
          <w:bCs/>
          <w:color w:val="333333"/>
        </w:rPr>
        <w:t>this</w:t>
      </w:r>
      <w:r>
        <w:rPr>
          <w:rStyle w:val="HTML"/>
          <w:rFonts w:ascii="Consolas" w:hAnsi="Consolas" w:cs="Consolas"/>
          <w:color w:val="333333"/>
        </w:rPr>
        <w:t>.settings.date;</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fx = </w:t>
      </w:r>
      <w:r>
        <w:rPr>
          <w:rStyle w:val="hljs-keyword"/>
          <w:rFonts w:ascii="Consolas" w:hAnsi="Consolas" w:cs="Consolas"/>
          <w:b/>
          <w:bCs/>
          <w:color w:val="333333"/>
        </w:rPr>
        <w:t>this</w:t>
      </w:r>
      <w:r>
        <w:rPr>
          <w:rStyle w:val="HTML"/>
          <w:rFonts w:ascii="Consolas" w:hAnsi="Consolas" w:cs="Consolas"/>
          <w:color w:val="333333"/>
        </w:rPr>
        <w:t>.settings.type;</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fn = </w:t>
      </w:r>
      <w:r>
        <w:rPr>
          <w:rStyle w:val="hljs-keyword"/>
          <w:rFonts w:ascii="Consolas" w:hAnsi="Consolas" w:cs="Consolas"/>
          <w:b/>
          <w:bCs/>
          <w:color w:val="333333"/>
        </w:rPr>
        <w:t>this</w:t>
      </w:r>
      <w:r>
        <w:rPr>
          <w:rStyle w:val="HTML"/>
          <w:rFonts w:ascii="Consolas" w:hAnsi="Consolas" w:cs="Consolas"/>
          <w:color w:val="333333"/>
        </w:rPr>
        <w:t>.settings.callback;</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_this = </w:t>
      </w:r>
      <w:r>
        <w:rPr>
          <w:rStyle w:val="hljs-keyword"/>
          <w:rFonts w:ascii="Consolas" w:hAnsi="Consolas" w:cs="Consolas"/>
          <w:b/>
          <w:bCs/>
          <w:color w:val="333333"/>
        </w:rPr>
        <w:t>this</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lastRenderedPageBreak/>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iCur = {} , startTime = ( </w:t>
      </w:r>
      <w:r>
        <w:rPr>
          <w:rStyle w:val="hljs-keyword"/>
          <w:rFonts w:ascii="Consolas" w:hAnsi="Consolas" w:cs="Consolas"/>
          <w:b/>
          <w:bCs/>
          <w:color w:val="333333"/>
        </w:rPr>
        <w:t>new</w:t>
      </w:r>
      <w:r>
        <w:rPr>
          <w:rStyle w:val="HTML"/>
          <w:rFonts w:ascii="Consolas" w:hAnsi="Consolas" w:cs="Consolas"/>
          <w:color w:val="333333"/>
        </w:rPr>
        <w:t xml:space="preserve"> </w:t>
      </w:r>
      <w:r>
        <w:rPr>
          <w:rStyle w:val="hljs-builtin"/>
          <w:rFonts w:ascii="Consolas" w:hAnsi="Consolas" w:cs="Consolas"/>
          <w:color w:val="0086B3"/>
        </w:rPr>
        <w:t>Date</w:t>
      </w:r>
      <w:r>
        <w:rPr>
          <w:rStyle w:val="HTML"/>
          <w:rFonts w:ascii="Consolas" w:hAnsi="Consolas" w:cs="Consolas"/>
          <w:color w:val="333333"/>
        </w:rPr>
        <w:t>() ).getTime()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TML"/>
          <w:rFonts w:ascii="Consolas" w:hAnsi="Consolas" w:cs="Consolas"/>
          <w:color w:val="333333"/>
        </w:rPr>
        <w:t xml:space="preserve"> </w:t>
      </w:r>
      <w:r>
        <w:rPr>
          <w:rStyle w:val="hljs-builtin"/>
          <w:rFonts w:ascii="Consolas" w:hAnsi="Consolas" w:cs="Consolas"/>
          <w:color w:val="0086B3"/>
        </w:rPr>
        <w:t>var</w:t>
      </w:r>
      <w:r>
        <w:rPr>
          <w:rStyle w:val="HTML"/>
          <w:rFonts w:ascii="Consolas" w:hAnsi="Consolas" w:cs="Consolas"/>
          <w:color w:val="333333"/>
        </w:rPr>
        <w:t xml:space="preserve"> attr </w:t>
      </w:r>
      <w:r>
        <w:rPr>
          <w:rStyle w:val="hljs-keyword"/>
          <w:rFonts w:ascii="Consolas" w:hAnsi="Consolas" w:cs="Consolas"/>
          <w:b/>
          <w:bCs/>
          <w:color w:val="333333"/>
        </w:rPr>
        <w:t>in</w:t>
      </w:r>
      <w:r>
        <w:rPr>
          <w:rStyle w:val="HTML"/>
          <w:rFonts w:ascii="Consolas" w:hAnsi="Consolas" w:cs="Consolas"/>
          <w:color w:val="333333"/>
        </w:rPr>
        <w:t xml:space="preserve"> json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 xml:space="preserve"> attr === </w:t>
      </w:r>
      <w:r>
        <w:rPr>
          <w:rStyle w:val="hljs-string"/>
          <w:rFonts w:ascii="Consolas" w:hAnsi="Consolas" w:cs="Consolas"/>
          <w:color w:val="DD1144"/>
        </w:rPr>
        <w:t>'opacity'</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iCur[</w:t>
      </w:r>
      <w:proofErr w:type="gramEnd"/>
      <w:r>
        <w:rPr>
          <w:rStyle w:val="HTML"/>
          <w:rFonts w:ascii="Consolas" w:hAnsi="Consolas" w:cs="Consolas"/>
          <w:color w:val="333333"/>
        </w:rPr>
        <w:t xml:space="preserve">attr] = </w:t>
      </w:r>
      <w:r>
        <w:rPr>
          <w:rStyle w:val="hljs-builtin"/>
          <w:rFonts w:ascii="Consolas" w:hAnsi="Consolas" w:cs="Consolas"/>
          <w:color w:val="0086B3"/>
        </w:rPr>
        <w:t>Math</w:t>
      </w:r>
      <w:r>
        <w:rPr>
          <w:rStyle w:val="HTML"/>
          <w:rFonts w:ascii="Consolas" w:hAnsi="Consolas" w:cs="Consolas"/>
          <w:color w:val="333333"/>
        </w:rPr>
        <w:t xml:space="preserve">.round( css( obj , </w:t>
      </w:r>
      <w:r>
        <w:rPr>
          <w:rStyle w:val="hljs-string"/>
          <w:rFonts w:ascii="Consolas" w:hAnsi="Consolas" w:cs="Consolas"/>
          <w:color w:val="DD1144"/>
        </w:rPr>
        <w:t>'opacity'</w:t>
      </w:r>
      <w:r>
        <w:rPr>
          <w:rStyle w:val="HTML"/>
          <w:rFonts w:ascii="Consolas" w:hAnsi="Consolas" w:cs="Consolas"/>
          <w:color w:val="333333"/>
        </w:rPr>
        <w:t xml:space="preserve">) * </w:t>
      </w:r>
      <w:r>
        <w:rPr>
          <w:rStyle w:val="hljs-number"/>
          <w:rFonts w:ascii="Consolas" w:hAnsi="Consolas" w:cs="Consolas"/>
          <w:color w:val="008080"/>
        </w:rPr>
        <w:t>100</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title"/>
          <w:rFonts w:ascii="Consolas" w:hAnsi="Consolas" w:cs="Consolas"/>
          <w:b/>
          <w:bCs/>
          <w:color w:val="990000"/>
        </w:rPr>
        <w:t>else</w:t>
      </w:r>
      <w:proofErr w:type="gramEnd"/>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iCur[</w:t>
      </w:r>
      <w:proofErr w:type="gramEnd"/>
      <w:r>
        <w:rPr>
          <w:rStyle w:val="HTML"/>
          <w:rFonts w:ascii="Consolas" w:hAnsi="Consolas" w:cs="Consolas"/>
          <w:color w:val="333333"/>
        </w:rPr>
        <w:t xml:space="preserve">attr] = </w:t>
      </w:r>
      <w:r>
        <w:rPr>
          <w:rStyle w:val="hljs-builtin"/>
          <w:rFonts w:ascii="Consolas" w:hAnsi="Consolas" w:cs="Consolas"/>
          <w:color w:val="0086B3"/>
        </w:rPr>
        <w:t>parseInt</w:t>
      </w:r>
      <w:r>
        <w:rPr>
          <w:rStyle w:val="HTML"/>
          <w:rFonts w:ascii="Consolas" w:hAnsi="Consolas" w:cs="Consolas"/>
          <w:color w:val="333333"/>
        </w:rPr>
        <w:t>( css( obj , attr )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requestAnimationFrame(</w:t>
      </w:r>
      <w:proofErr w:type="gramEnd"/>
      <w:r>
        <w:rPr>
          <w:rStyle w:val="HTML"/>
          <w:rFonts w:ascii="Consolas" w:hAnsi="Consolas" w:cs="Consolas"/>
          <w:color w:val="333333"/>
        </w:rPr>
        <w:t xml:space="preserve"> animation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animation</w:t>
      </w:r>
      <w:r>
        <w:rPr>
          <w:rStyle w:val="hljs-function"/>
          <w:rFonts w:ascii="Consolas" w:hAnsi="Consolas" w:cs="Consolas"/>
          <w:color w:val="333333"/>
        </w:rPr>
        <w:t>()</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changeTime = ( </w:t>
      </w:r>
      <w:r>
        <w:rPr>
          <w:rStyle w:val="hljs-keyword"/>
          <w:rFonts w:ascii="Consolas" w:hAnsi="Consolas" w:cs="Consolas"/>
          <w:b/>
          <w:bCs/>
          <w:color w:val="333333"/>
        </w:rPr>
        <w:t>new</w:t>
      </w:r>
      <w:r>
        <w:rPr>
          <w:rStyle w:val="HTML"/>
          <w:rFonts w:ascii="Consolas" w:hAnsi="Consolas" w:cs="Consolas"/>
          <w:color w:val="333333"/>
        </w:rPr>
        <w:t xml:space="preserve"> </w:t>
      </w:r>
      <w:r>
        <w:rPr>
          <w:rStyle w:val="hljs-builtin"/>
          <w:rFonts w:ascii="Consolas" w:hAnsi="Consolas" w:cs="Consolas"/>
          <w:color w:val="0086B3"/>
        </w:rPr>
        <w:t>Date</w:t>
      </w:r>
      <w:r>
        <w:rPr>
          <w:rStyle w:val="HTML"/>
          <w:rFonts w:ascii="Consolas" w:hAnsi="Consolas" w:cs="Consolas"/>
          <w:color w:val="333333"/>
        </w:rPr>
        <w:t>() ).getTime();</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
          <w:rFonts w:ascii="Consolas" w:hAnsi="Consolas" w:cs="Consolas"/>
          <w:color w:val="333333"/>
        </w:rPr>
        <w:t xml:space="preserve"> t = </w:t>
      </w:r>
      <w:r>
        <w:rPr>
          <w:rStyle w:val="hljs-builtin"/>
          <w:rFonts w:ascii="Consolas" w:hAnsi="Consolas" w:cs="Consolas"/>
          <w:color w:val="0086B3"/>
        </w:rPr>
        <w:t>date</w:t>
      </w:r>
      <w:r>
        <w:rPr>
          <w:rStyle w:val="HTML"/>
          <w:rFonts w:ascii="Consolas" w:hAnsi="Consolas" w:cs="Consolas"/>
          <w:color w:val="333333"/>
        </w:rPr>
        <w:t xml:space="preserve"> - </w:t>
      </w:r>
      <w:r>
        <w:rPr>
          <w:rStyle w:val="hljs-builtin"/>
          <w:rFonts w:ascii="Consolas" w:hAnsi="Consolas" w:cs="Consolas"/>
          <w:color w:val="0086B3"/>
        </w:rPr>
        <w:t>Math</w:t>
      </w:r>
      <w:r>
        <w:rPr>
          <w:rStyle w:val="HTML"/>
          <w:rFonts w:ascii="Consolas" w:hAnsi="Consolas" w:cs="Consolas"/>
          <w:color w:val="333333"/>
        </w:rPr>
        <w:t xml:space="preserve">.max( </w:t>
      </w:r>
      <w:r>
        <w:rPr>
          <w:rStyle w:val="hljs-number"/>
          <w:rFonts w:ascii="Consolas" w:hAnsi="Consolas" w:cs="Consolas"/>
          <w:color w:val="008080"/>
        </w:rPr>
        <w:t>0</w:t>
      </w:r>
      <w:r>
        <w:rPr>
          <w:rStyle w:val="HTML"/>
          <w:rFonts w:ascii="Consolas" w:hAnsi="Consolas" w:cs="Consolas"/>
          <w:color w:val="333333"/>
        </w:rPr>
        <w:t xml:space="preserve"> , ( startTime - changeTime + </w:t>
      </w:r>
      <w:r>
        <w:rPr>
          <w:rStyle w:val="hljs-builtin"/>
          <w:rFonts w:ascii="Consolas" w:hAnsi="Consolas" w:cs="Consolas"/>
          <w:color w:val="0086B3"/>
        </w:rPr>
        <w:t>date</w:t>
      </w:r>
      <w:r>
        <w:rPr>
          <w:rStyle w:val="HTML"/>
          <w:rFonts w:ascii="Consolas" w:hAnsi="Consolas" w:cs="Consolas"/>
          <w:color w:val="333333"/>
        </w:rPr>
        <w:t xml:space="preserve"> )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for</w:t>
      </w:r>
      <w:r>
        <w:rPr>
          <w:rStyle w:val="HTML"/>
          <w:rFonts w:ascii="Consolas" w:hAnsi="Consolas" w:cs="Consolas"/>
          <w:color w:val="333333"/>
        </w:rPr>
        <w:t>(</w:t>
      </w:r>
      <w:proofErr w:type="gramEnd"/>
      <w:r>
        <w:rPr>
          <w:rStyle w:val="hljs-builtin"/>
          <w:rFonts w:ascii="Consolas" w:hAnsi="Consolas" w:cs="Consolas"/>
          <w:color w:val="0086B3"/>
        </w:rPr>
        <w:t>var</w:t>
      </w:r>
      <w:r>
        <w:rPr>
          <w:rStyle w:val="HTML"/>
          <w:rFonts w:ascii="Consolas" w:hAnsi="Consolas" w:cs="Consolas"/>
          <w:color w:val="333333"/>
        </w:rPr>
        <w:t xml:space="preserve"> attr </w:t>
      </w:r>
      <w:r>
        <w:rPr>
          <w:rStyle w:val="hljs-keyword"/>
          <w:rFonts w:ascii="Consolas" w:hAnsi="Consolas" w:cs="Consolas"/>
          <w:b/>
          <w:bCs/>
          <w:color w:val="333333"/>
        </w:rPr>
        <w:t>in</w:t>
      </w:r>
      <w:r>
        <w:rPr>
          <w:rStyle w:val="HTML"/>
          <w:rFonts w:ascii="Consolas" w:hAnsi="Consolas" w:cs="Consolas"/>
          <w:color w:val="333333"/>
        </w:rPr>
        <w:t xml:space="preserve"> json){</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var</w:t>
      </w:r>
      <w:r>
        <w:rPr>
          <w:rStyle w:val="HTML"/>
          <w:rFonts w:ascii="Consolas" w:hAnsi="Consolas" w:cs="Consolas"/>
          <w:color w:val="333333"/>
        </w:rPr>
        <w:t xml:space="preserve"> value = Tween[fx]( t , iCur[attr] , ( json[attr] - iCur[attr] ) , </w:t>
      </w:r>
      <w:r>
        <w:rPr>
          <w:rStyle w:val="hljs-builtin"/>
          <w:rFonts w:ascii="Consolas" w:hAnsi="Consolas" w:cs="Consolas"/>
          <w:color w:val="0086B3"/>
        </w:rPr>
        <w:t>date</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 xml:space="preserve"> attr === </w:t>
      </w:r>
      <w:r>
        <w:rPr>
          <w:rStyle w:val="hljs-string"/>
          <w:rFonts w:ascii="Consolas" w:hAnsi="Consolas" w:cs="Consolas"/>
          <w:color w:val="DD1144"/>
        </w:rPr>
        <w:t>'opacity'</w:t>
      </w: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obj.style.opacity = value/</w:t>
      </w:r>
      <w:r>
        <w:rPr>
          <w:rStyle w:val="hljs-number"/>
          <w:rFonts w:ascii="Consolas" w:hAnsi="Consolas" w:cs="Consolas"/>
          <w:color w:val="008080"/>
        </w:rPr>
        <w:t>100</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obj.style.fliter = </w:t>
      </w:r>
      <w:proofErr w:type="gramStart"/>
      <w:r>
        <w:rPr>
          <w:rStyle w:val="hljs-string"/>
          <w:rFonts w:ascii="Consolas" w:hAnsi="Consolas" w:cs="Consolas"/>
          <w:color w:val="DD1144"/>
        </w:rPr>
        <w:t>'alpha(</w:t>
      </w:r>
      <w:proofErr w:type="gramEnd"/>
      <w:r>
        <w:rPr>
          <w:rStyle w:val="hljs-string"/>
          <w:rFonts w:ascii="Consolas" w:hAnsi="Consolas" w:cs="Consolas"/>
          <w:color w:val="DD1144"/>
        </w:rPr>
        <w:t>opacity='</w:t>
      </w:r>
      <w:r>
        <w:rPr>
          <w:rStyle w:val="HTML"/>
          <w:rFonts w:ascii="Consolas" w:hAnsi="Consolas" w:cs="Consolas"/>
          <w:color w:val="333333"/>
        </w:rPr>
        <w:t>+value+</w:t>
      </w:r>
      <w:r>
        <w:rPr>
          <w:rStyle w:val="hljs-string"/>
          <w:rFonts w:ascii="Consolas" w:hAnsi="Consolas" w:cs="Consolas"/>
          <w:color w:val="DD1144"/>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w:t>
      </w:r>
      <w:r>
        <w:rPr>
          <w:rStyle w:val="hljs-title"/>
          <w:rFonts w:ascii="Consolas" w:hAnsi="Consolas" w:cs="Consolas"/>
          <w:b/>
          <w:bCs/>
          <w:color w:val="990000"/>
        </w:rPr>
        <w:t>else</w:t>
      </w:r>
      <w:proofErr w:type="gramEnd"/>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obj.style[</w:t>
      </w:r>
      <w:proofErr w:type="gramEnd"/>
      <w:r>
        <w:rPr>
          <w:rStyle w:val="HTML"/>
          <w:rFonts w:ascii="Consolas" w:hAnsi="Consolas" w:cs="Consolas"/>
          <w:color w:val="333333"/>
        </w:rPr>
        <w:t xml:space="preserve">attr] = value + </w:t>
      </w:r>
      <w:r>
        <w:rPr>
          <w:rStyle w:val="hljs-string"/>
          <w:rFonts w:ascii="Consolas" w:hAnsi="Consolas" w:cs="Consolas"/>
          <w:color w:val="DD1144"/>
        </w:rPr>
        <w:t>'px'</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if</w:t>
      </w:r>
      <w:r>
        <w:rPr>
          <w:rStyle w:val="HTML"/>
          <w:rFonts w:ascii="Consolas" w:hAnsi="Consolas" w:cs="Consolas"/>
          <w:color w:val="333333"/>
        </w:rPr>
        <w:t>(</w:t>
      </w:r>
      <w:proofErr w:type="gramEnd"/>
      <w:r>
        <w:rPr>
          <w:rStyle w:val="HTML"/>
          <w:rFonts w:ascii="Consolas" w:hAnsi="Consolas" w:cs="Consolas"/>
          <w:color w:val="333333"/>
        </w:rPr>
        <w:t xml:space="preserve"> t === </w:t>
      </w:r>
      <w:r>
        <w:rPr>
          <w:rStyle w:val="hljs-builtin"/>
          <w:rFonts w:ascii="Consolas" w:hAnsi="Consolas" w:cs="Consolas"/>
          <w:color w:val="0086B3"/>
        </w:rPr>
        <w:t>date</w:t>
      </w:r>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fn</w:t>
      </w:r>
      <w:proofErr w:type="gramEnd"/>
      <w:r>
        <w:rPr>
          <w:rStyle w:val="HTML"/>
          <w:rFonts w:ascii="Consolas" w:hAnsi="Consolas" w:cs="Consolas"/>
          <w:color w:val="333333"/>
        </w:rPr>
        <w:t xml:space="preserve"> &amp;&amp; fn.call( obj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
          <w:rFonts w:ascii="Consolas" w:hAnsi="Consolas" w:cs="Consolas"/>
          <w:color w:val="333333"/>
        </w:rPr>
        <w:t>;</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requestAnimationFrame(</w:t>
      </w:r>
      <w:proofErr w:type="gramEnd"/>
      <w:r>
        <w:rPr>
          <w:rStyle w:val="HTML"/>
          <w:rFonts w:ascii="Consolas" w:hAnsi="Consolas" w:cs="Consolas"/>
          <w:color w:val="333333"/>
        </w:rPr>
        <w:t xml:space="preserve"> animation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E43AB8" w:rsidRDefault="00E43AB8" w:rsidP="00E43AB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t </w:t>
      </w:r>
      <w:r>
        <w:rPr>
          <w:rFonts w:ascii="Helvetica" w:hAnsi="Helvetica" w:cs="Helvetica"/>
          <w:color w:val="323232"/>
          <w:sz w:val="18"/>
          <w:szCs w:val="18"/>
        </w:rPr>
        <w:t>其实就是代表的当前时间段。</w:t>
      </w:r>
      <w:r>
        <w:rPr>
          <w:rFonts w:ascii="Helvetica" w:hAnsi="Helvetica" w:cs="Helvetica"/>
          <w:color w:val="323232"/>
          <w:sz w:val="18"/>
          <w:szCs w:val="18"/>
        </w:rPr>
        <w:t xml:space="preserve"> </w:t>
      </w:r>
      <w:r>
        <w:rPr>
          <w:rFonts w:ascii="Helvetica" w:hAnsi="Helvetica" w:cs="Helvetica"/>
          <w:color w:val="323232"/>
          <w:sz w:val="18"/>
          <w:szCs w:val="18"/>
        </w:rPr>
        <w:t>比如，你规定一个动画</w:t>
      </w:r>
      <w:r>
        <w:rPr>
          <w:rFonts w:ascii="Helvetica" w:hAnsi="Helvetica" w:cs="Helvetica"/>
          <w:color w:val="323232"/>
          <w:sz w:val="18"/>
          <w:szCs w:val="18"/>
        </w:rPr>
        <w:t>4s</w:t>
      </w:r>
      <w:r>
        <w:rPr>
          <w:rFonts w:ascii="Helvetica" w:hAnsi="Helvetica" w:cs="Helvetica"/>
          <w:color w:val="323232"/>
          <w:sz w:val="18"/>
          <w:szCs w:val="18"/>
        </w:rPr>
        <w:t>执行完，</w:t>
      </w:r>
      <w:r>
        <w:rPr>
          <w:rFonts w:ascii="Helvetica" w:hAnsi="Helvetica" w:cs="Helvetica"/>
          <w:color w:val="323232"/>
          <w:sz w:val="18"/>
          <w:szCs w:val="18"/>
        </w:rPr>
        <w:t xml:space="preserve"> </w:t>
      </w:r>
      <w:proofErr w:type="gramStart"/>
      <w:r>
        <w:rPr>
          <w:rFonts w:ascii="Helvetica" w:hAnsi="Helvetica" w:cs="Helvetica"/>
          <w:color w:val="323232"/>
          <w:sz w:val="18"/>
          <w:szCs w:val="18"/>
        </w:rPr>
        <w:t>动画刚</w:t>
      </w:r>
      <w:proofErr w:type="gramEnd"/>
      <w:r>
        <w:rPr>
          <w:rFonts w:ascii="Helvetica" w:hAnsi="Helvetica" w:cs="Helvetica"/>
          <w:color w:val="323232"/>
          <w:sz w:val="18"/>
          <w:szCs w:val="18"/>
        </w:rPr>
        <w:t>开始</w:t>
      </w:r>
      <w:r>
        <w:rPr>
          <w:rFonts w:ascii="Helvetica" w:hAnsi="Helvetica" w:cs="Helvetica"/>
          <w:color w:val="323232"/>
          <w:sz w:val="18"/>
          <w:szCs w:val="18"/>
        </w:rPr>
        <w:t>t</w:t>
      </w:r>
      <w:r>
        <w:rPr>
          <w:rFonts w:ascii="Helvetica" w:hAnsi="Helvetica" w:cs="Helvetica"/>
          <w:color w:val="323232"/>
          <w:sz w:val="18"/>
          <w:szCs w:val="18"/>
        </w:rPr>
        <w:t>就为</w:t>
      </w:r>
      <w:r>
        <w:rPr>
          <w:rFonts w:ascii="Helvetica" w:hAnsi="Helvetica" w:cs="Helvetica"/>
          <w:color w:val="323232"/>
          <w:sz w:val="18"/>
          <w:szCs w:val="18"/>
        </w:rPr>
        <w:t xml:space="preserve">0 </w:t>
      </w:r>
      <w:r>
        <w:rPr>
          <w:rFonts w:ascii="Helvetica" w:hAnsi="Helvetica" w:cs="Helvetica"/>
          <w:color w:val="323232"/>
          <w:sz w:val="18"/>
          <w:szCs w:val="18"/>
        </w:rPr>
        <w:t>，结束的时候为</w:t>
      </w:r>
      <w:r>
        <w:rPr>
          <w:rFonts w:ascii="Helvetica" w:hAnsi="Helvetica" w:cs="Helvetica"/>
          <w:color w:val="323232"/>
          <w:sz w:val="18"/>
          <w:szCs w:val="18"/>
        </w:rPr>
        <w:t xml:space="preserve">4 </w:t>
      </w:r>
      <w:r>
        <w:rPr>
          <w:rFonts w:ascii="Helvetica" w:hAnsi="Helvetica" w:cs="Helvetica"/>
          <w:color w:val="323232"/>
          <w:sz w:val="18"/>
          <w:szCs w:val="18"/>
        </w:rPr>
        <w:t>，中间是逐步增大的。</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下面案例地址：</w:t>
      </w:r>
      <w:r>
        <w:rPr>
          <w:rFonts w:ascii="Helvetica" w:hAnsi="Helvetica" w:cs="Helvetica"/>
          <w:color w:val="323232"/>
          <w:sz w:val="18"/>
          <w:szCs w:val="18"/>
        </w:rPr>
        <w:br/>
      </w:r>
      <w:hyperlink r:id="rId81" w:tgtFrame="_blank" w:history="1">
        <w:proofErr w:type="gramStart"/>
        <w:r>
          <w:rPr>
            <w:rStyle w:val="a4"/>
            <w:rFonts w:ascii="Helvetica" w:hAnsi="Helvetica" w:cs="Helvetica"/>
            <w:color w:val="38BA72"/>
            <w:sz w:val="18"/>
            <w:szCs w:val="18"/>
          </w:rPr>
          <w:t>dome</w:t>
        </w:r>
        <w:proofErr w:type="gramEnd"/>
      </w:hyperlink>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还有好多功能没实现，</w:t>
      </w:r>
      <w:r>
        <w:rPr>
          <w:rFonts w:ascii="Helvetica" w:hAnsi="Helvetica" w:cs="Helvetica"/>
          <w:color w:val="323232"/>
          <w:sz w:val="18"/>
          <w:szCs w:val="18"/>
        </w:rPr>
        <w:t xml:space="preserve"> </w:t>
      </w:r>
      <w:r>
        <w:rPr>
          <w:rFonts w:ascii="Helvetica" w:hAnsi="Helvetica" w:cs="Helvetica"/>
          <w:color w:val="323232"/>
          <w:sz w:val="18"/>
          <w:szCs w:val="18"/>
        </w:rPr>
        <w:t>比如</w:t>
      </w:r>
      <w:r>
        <w:rPr>
          <w:rFonts w:ascii="Helvetica" w:hAnsi="Helvetica" w:cs="Helvetica"/>
          <w:color w:val="323232"/>
          <w:sz w:val="18"/>
          <w:szCs w:val="18"/>
        </w:rPr>
        <w:t>stop()</w:t>
      </w:r>
      <w:r>
        <w:rPr>
          <w:rFonts w:ascii="Helvetica" w:hAnsi="Helvetica" w:cs="Helvetica"/>
          <w:color w:val="323232"/>
          <w:sz w:val="18"/>
          <w:szCs w:val="18"/>
        </w:rPr>
        <w:t>啊，</w:t>
      </w:r>
      <w:r>
        <w:rPr>
          <w:rFonts w:ascii="Helvetica" w:hAnsi="Helvetica" w:cs="Helvetica"/>
          <w:color w:val="323232"/>
          <w:sz w:val="18"/>
          <w:szCs w:val="18"/>
        </w:rPr>
        <w:t xml:space="preserve"> fadeIn()</w:t>
      </w:r>
      <w:r>
        <w:rPr>
          <w:rFonts w:ascii="Helvetica" w:hAnsi="Helvetica" w:cs="Helvetica"/>
          <w:color w:val="323232"/>
          <w:sz w:val="18"/>
          <w:szCs w:val="18"/>
        </w:rPr>
        <w:t>啊之类的，还有很多</w:t>
      </w:r>
      <w:r>
        <w:rPr>
          <w:rFonts w:ascii="Helvetica" w:hAnsi="Helvetica" w:cs="Helvetica"/>
          <w:color w:val="323232"/>
          <w:sz w:val="18"/>
          <w:szCs w:val="18"/>
        </w:rPr>
        <w:t>bug</w:t>
      </w:r>
      <w:r>
        <w:rPr>
          <w:rFonts w:ascii="Helvetica" w:hAnsi="Helvetica" w:cs="Helvetica"/>
          <w:color w:val="323232"/>
          <w:sz w:val="18"/>
          <w:szCs w:val="18"/>
        </w:rPr>
        <w:t>。不过大体思路是这样</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剩下的优化慢慢做。</w:t>
      </w:r>
    </w:p>
    <w:p w:rsidR="00E43AB8" w:rsidRDefault="00E43AB8" w:rsidP="00E43AB8">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有不足的大家多提意见。</w:t>
      </w:r>
    </w:p>
    <w:p w:rsidR="006E5BB2" w:rsidRDefault="006E5BB2"/>
    <w:p w:rsidR="00DA0AB4" w:rsidRDefault="00DA0AB4" w:rsidP="00DA0AB4">
      <w:pPr>
        <w:pStyle w:val="1"/>
        <w:spacing w:before="300" w:after="150"/>
        <w:rPr>
          <w:rFonts w:ascii="inherit" w:hAnsi="inherit" w:cs="Helvetica"/>
          <w:b w:val="0"/>
          <w:bCs w:val="0"/>
          <w:color w:val="323232"/>
          <w:sz w:val="54"/>
          <w:szCs w:val="54"/>
        </w:rPr>
      </w:pPr>
      <w:r>
        <w:rPr>
          <w:rFonts w:ascii="inherit" w:hAnsi="inherit" w:cs="Helvetica"/>
          <w:b w:val="0"/>
          <w:bCs w:val="0"/>
          <w:color w:val="323232"/>
          <w:sz w:val="54"/>
          <w:szCs w:val="54"/>
        </w:rPr>
        <w:t>当我们讨论动画时，我们在讨论什么</w:t>
      </w:r>
      <w:r>
        <w:rPr>
          <w:rFonts w:ascii="inherit" w:hAnsi="inherit" w:cs="Helvetica"/>
          <w:b w:val="0"/>
          <w:bCs w:val="0"/>
          <w:color w:val="323232"/>
          <w:sz w:val="54"/>
          <w:szCs w:val="54"/>
        </w:rPr>
        <w:t>——transform</w:t>
      </w:r>
      <w:r>
        <w:rPr>
          <w:rFonts w:ascii="inherit" w:hAnsi="inherit" w:cs="Helvetica"/>
          <w:b w:val="0"/>
          <w:bCs w:val="0"/>
          <w:color w:val="323232"/>
          <w:sz w:val="54"/>
          <w:szCs w:val="54"/>
        </w:rPr>
        <w:t>篇</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基本完成了</w:t>
      </w:r>
      <w:r>
        <w:rPr>
          <w:rFonts w:ascii="Helvetica" w:hAnsi="Helvetica" w:cs="Helvetica"/>
          <w:color w:val="323232"/>
        </w:rPr>
        <w:t>IFE</w:t>
      </w:r>
      <w:r>
        <w:rPr>
          <w:rFonts w:ascii="Helvetica" w:hAnsi="Helvetica" w:cs="Helvetica"/>
          <w:color w:val="323232"/>
        </w:rPr>
        <w:t>的</w:t>
      </w:r>
      <w:hyperlink r:id="rId82" w:tgtFrame="_blank" w:history="1">
        <w:r>
          <w:rPr>
            <w:rStyle w:val="a4"/>
            <w:rFonts w:ascii="Helvetica" w:hAnsi="Helvetica" w:cs="Helvetica"/>
            <w:color w:val="38BA72"/>
          </w:rPr>
          <w:t>动画</w:t>
        </w:r>
        <w:proofErr w:type="gramStart"/>
        <w:r>
          <w:rPr>
            <w:rStyle w:val="a4"/>
            <w:rFonts w:ascii="Helvetica" w:hAnsi="Helvetica" w:cs="Helvetica"/>
            <w:color w:val="38BA72"/>
          </w:rPr>
          <w:t>库任务</w:t>
        </w:r>
        <w:proofErr w:type="gramEnd"/>
        <w:r>
          <w:rPr>
            <w:rStyle w:val="a4"/>
            <w:rFonts w:ascii="Helvetica" w:hAnsi="Helvetica" w:cs="Helvetica"/>
            <w:color w:val="38BA72"/>
          </w:rPr>
          <w:t>(</w:t>
        </w:r>
        <w:proofErr w:type="gramStart"/>
        <w:r>
          <w:rPr>
            <w:rStyle w:val="a4"/>
            <w:rFonts w:ascii="Helvetica" w:hAnsi="Helvetica" w:cs="Helvetica"/>
            <w:color w:val="38BA72"/>
          </w:rPr>
          <w:t>一</w:t>
        </w:r>
        <w:proofErr w:type="gramEnd"/>
        <w:r>
          <w:rPr>
            <w:rStyle w:val="a4"/>
            <w:rFonts w:ascii="Helvetica" w:hAnsi="Helvetica" w:cs="Helvetica"/>
            <w:color w:val="38BA72"/>
          </w:rPr>
          <w:t>)</w:t>
        </w:r>
      </w:hyperlink>
      <w:r>
        <w:rPr>
          <w:rFonts w:ascii="Helvetica" w:hAnsi="Helvetica" w:cs="Helvetica"/>
          <w:color w:val="323232"/>
        </w:rPr>
        <w:t>,</w:t>
      </w:r>
      <w:r>
        <w:rPr>
          <w:rFonts w:ascii="Helvetica" w:hAnsi="Helvetica" w:cs="Helvetica"/>
          <w:color w:val="323232"/>
        </w:rPr>
        <w:t>内心是崩溃的。</w:t>
      </w:r>
      <w:r>
        <w:rPr>
          <w:rFonts w:ascii="Helvetica" w:hAnsi="Helvetica" w:cs="Helvetica"/>
          <w:color w:val="323232"/>
        </w:rPr>
        <w:t>JS</w:t>
      </w:r>
      <w:proofErr w:type="gramStart"/>
      <w:r>
        <w:rPr>
          <w:rFonts w:ascii="Helvetica" w:hAnsi="Helvetica" w:cs="Helvetica"/>
          <w:color w:val="323232"/>
        </w:rPr>
        <w:t>补间动画</w:t>
      </w:r>
      <w:proofErr w:type="gramEnd"/>
      <w:r>
        <w:rPr>
          <w:rFonts w:ascii="Helvetica" w:hAnsi="Helvetica" w:cs="Helvetica"/>
          <w:color w:val="323232"/>
        </w:rPr>
        <w:t>的原理的确很简单，但在实现过程中，才意识到以前用的成熟的动画库，做了多少的工作。</w:t>
      </w:r>
    </w:p>
    <w:p w:rsidR="00DA0AB4" w:rsidRDefault="00DA0AB4" w:rsidP="00DA0AB4">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JS</w:t>
      </w:r>
      <w:r>
        <w:rPr>
          <w:rFonts w:ascii="inherit" w:hAnsi="inherit" w:cs="Helvetica"/>
          <w:b w:val="0"/>
          <w:bCs w:val="0"/>
          <w:color w:val="323232"/>
          <w:sz w:val="45"/>
          <w:szCs w:val="45"/>
        </w:rPr>
        <w:t>动画实现原理</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对于多数成熟的动画库，你只需要提供动画的末状态</w:t>
      </w:r>
      <w:r>
        <w:rPr>
          <w:rFonts w:ascii="Helvetica" w:hAnsi="Helvetica" w:cs="Helvetica"/>
          <w:color w:val="323232"/>
        </w:rPr>
        <w:t xml:space="preserve"> end </w:t>
      </w:r>
      <w:r>
        <w:rPr>
          <w:rFonts w:ascii="Helvetica" w:hAnsi="Helvetica" w:cs="Helvetica"/>
          <w:color w:val="323232"/>
        </w:rPr>
        <w:t>与动画时长</w:t>
      </w:r>
      <w:r>
        <w:rPr>
          <w:rFonts w:ascii="Helvetica" w:hAnsi="Helvetica" w:cs="Helvetica"/>
          <w:color w:val="323232"/>
        </w:rPr>
        <w:t xml:space="preserve"> duration</w:t>
      </w:r>
      <w:r>
        <w:rPr>
          <w:rFonts w:ascii="Helvetica" w:hAnsi="Helvetica" w:cs="Helvetica"/>
          <w:color w:val="323232"/>
        </w:rPr>
        <w:t>，它就能帮你绘制一段缓动动画，其原理很是单纯，大体可以拆成以下几步：</w:t>
      </w:r>
    </w:p>
    <w:p w:rsidR="00DA0AB4" w:rsidRDefault="00DA0AB4" w:rsidP="00DA0AB4">
      <w:pPr>
        <w:widowControl/>
        <w:numPr>
          <w:ilvl w:val="0"/>
          <w:numId w:val="47"/>
        </w:numPr>
        <w:spacing w:before="100" w:beforeAutospacing="1" w:after="100" w:afterAutospacing="1"/>
        <w:jc w:val="left"/>
        <w:rPr>
          <w:rFonts w:ascii="Helvetica" w:hAnsi="Helvetica" w:cs="Helvetica"/>
          <w:color w:val="323232"/>
        </w:rPr>
      </w:pPr>
      <w:r>
        <w:rPr>
          <w:rFonts w:ascii="Helvetica" w:hAnsi="Helvetica" w:cs="Helvetica"/>
          <w:color w:val="323232"/>
        </w:rPr>
        <w:t>根据你提供的末状态</w:t>
      </w:r>
      <w:r>
        <w:rPr>
          <w:rFonts w:ascii="Helvetica" w:hAnsi="Helvetica" w:cs="Helvetica"/>
          <w:color w:val="323232"/>
        </w:rPr>
        <w:t xml:space="preserve"> end</w:t>
      </w:r>
      <w:r>
        <w:rPr>
          <w:rFonts w:ascii="Helvetica" w:hAnsi="Helvetica" w:cs="Helvetica"/>
          <w:color w:val="323232"/>
        </w:rPr>
        <w:t>，获得元素对应的初状态</w:t>
      </w:r>
      <w:r>
        <w:rPr>
          <w:rFonts w:ascii="Helvetica" w:hAnsi="Helvetica" w:cs="Helvetica"/>
          <w:color w:val="323232"/>
        </w:rPr>
        <w:t xml:space="preserve"> begin</w:t>
      </w:r>
    </w:p>
    <w:p w:rsidR="00DA0AB4" w:rsidRDefault="00DA0AB4" w:rsidP="00DA0AB4">
      <w:pPr>
        <w:widowControl/>
        <w:numPr>
          <w:ilvl w:val="0"/>
          <w:numId w:val="47"/>
        </w:numPr>
        <w:spacing w:before="100" w:beforeAutospacing="1" w:after="100" w:afterAutospacing="1"/>
        <w:jc w:val="left"/>
        <w:rPr>
          <w:rFonts w:ascii="Helvetica" w:hAnsi="Helvetica" w:cs="Helvetica"/>
          <w:color w:val="323232"/>
        </w:rPr>
      </w:pPr>
      <w:proofErr w:type="gramStart"/>
      <w:r>
        <w:rPr>
          <w:rFonts w:ascii="Helvetica" w:hAnsi="Helvetica" w:cs="Helvetica"/>
          <w:color w:val="323232"/>
        </w:rPr>
        <w:t>通过初末状态</w:t>
      </w:r>
      <w:proofErr w:type="gramEnd"/>
      <w:r>
        <w:rPr>
          <w:rFonts w:ascii="Helvetica" w:hAnsi="Helvetica" w:cs="Helvetica"/>
          <w:color w:val="323232"/>
        </w:rPr>
        <w:t>，获得状态的变化量</w:t>
      </w:r>
      <w:r>
        <w:rPr>
          <w:rFonts w:ascii="Helvetica" w:hAnsi="Helvetica" w:cs="Helvetica"/>
          <w:color w:val="323232"/>
        </w:rPr>
        <w:t xml:space="preserve"> change</w:t>
      </w:r>
    </w:p>
    <w:p w:rsidR="00DA0AB4" w:rsidRDefault="00DA0AB4" w:rsidP="00DA0AB4">
      <w:pPr>
        <w:widowControl/>
        <w:numPr>
          <w:ilvl w:val="0"/>
          <w:numId w:val="47"/>
        </w:numPr>
        <w:spacing w:before="100" w:beforeAutospacing="1" w:after="100" w:afterAutospacing="1"/>
        <w:jc w:val="left"/>
        <w:rPr>
          <w:rFonts w:ascii="Helvetica" w:hAnsi="Helvetica" w:cs="Helvetica"/>
          <w:color w:val="323232"/>
        </w:rPr>
      </w:pPr>
      <w:r>
        <w:rPr>
          <w:rFonts w:ascii="Helvetica" w:hAnsi="Helvetica" w:cs="Helvetica"/>
          <w:color w:val="323232"/>
        </w:rPr>
        <w:t>定义一个变量来保存动画进行到的时间，如</w:t>
      </w:r>
      <w:r>
        <w:rPr>
          <w:rFonts w:ascii="Helvetica" w:hAnsi="Helvetica" w:cs="Helvetica"/>
          <w:color w:val="323232"/>
        </w:rPr>
        <w:t>currTime</w:t>
      </w:r>
    </w:p>
    <w:p w:rsidR="00DA0AB4" w:rsidRDefault="00DA0AB4" w:rsidP="00DA0AB4">
      <w:pPr>
        <w:widowControl/>
        <w:numPr>
          <w:ilvl w:val="0"/>
          <w:numId w:val="47"/>
        </w:numPr>
        <w:spacing w:before="100" w:beforeAutospacing="1" w:after="100" w:afterAutospacing="1"/>
        <w:jc w:val="left"/>
        <w:rPr>
          <w:rFonts w:ascii="Helvetica" w:hAnsi="Helvetica" w:cs="Helvetica"/>
          <w:color w:val="323232"/>
        </w:rPr>
      </w:pPr>
      <w:r>
        <w:rPr>
          <w:rFonts w:ascii="Helvetica" w:hAnsi="Helvetica" w:cs="Helvetica"/>
          <w:color w:val="323232"/>
        </w:rPr>
        <w:lastRenderedPageBreak/>
        <w:t>将</w:t>
      </w:r>
      <w:r>
        <w:rPr>
          <w:rFonts w:ascii="Helvetica" w:hAnsi="Helvetica" w:cs="Helvetica"/>
          <w:color w:val="323232"/>
        </w:rPr>
        <w:t xml:space="preserve"> begin</w:t>
      </w:r>
      <w:r>
        <w:rPr>
          <w:rFonts w:ascii="Helvetica" w:hAnsi="Helvetica" w:cs="Helvetica"/>
          <w:color w:val="323232"/>
        </w:rPr>
        <w:t>，</w:t>
      </w:r>
      <w:r>
        <w:rPr>
          <w:rFonts w:ascii="Helvetica" w:hAnsi="Helvetica" w:cs="Helvetica"/>
          <w:color w:val="323232"/>
        </w:rPr>
        <w:t>change</w:t>
      </w:r>
      <w:r>
        <w:rPr>
          <w:rFonts w:ascii="Helvetica" w:hAnsi="Helvetica" w:cs="Helvetica"/>
          <w:color w:val="323232"/>
        </w:rPr>
        <w:t>，</w:t>
      </w:r>
      <w:r>
        <w:rPr>
          <w:rFonts w:ascii="Helvetica" w:hAnsi="Helvetica" w:cs="Helvetica"/>
          <w:color w:val="323232"/>
        </w:rPr>
        <w:t>currTime</w:t>
      </w:r>
      <w:r>
        <w:rPr>
          <w:rFonts w:ascii="Helvetica" w:hAnsi="Helvetica" w:cs="Helvetica"/>
          <w:color w:val="323232"/>
        </w:rPr>
        <w:t>和动画时长传入缓动函数，计算出当前时间的状态，并进行设置</w:t>
      </w:r>
    </w:p>
    <w:p w:rsidR="00DA0AB4" w:rsidRDefault="00DA0AB4" w:rsidP="00DA0AB4">
      <w:pPr>
        <w:widowControl/>
        <w:numPr>
          <w:ilvl w:val="0"/>
          <w:numId w:val="47"/>
        </w:numPr>
        <w:spacing w:before="100" w:beforeAutospacing="1" w:after="100" w:afterAutospacing="1"/>
        <w:jc w:val="left"/>
        <w:rPr>
          <w:rFonts w:ascii="Helvetica" w:hAnsi="Helvetica" w:cs="Helvetica"/>
          <w:color w:val="323232"/>
        </w:rPr>
      </w:pPr>
      <w:r>
        <w:rPr>
          <w:rFonts w:ascii="Helvetica" w:hAnsi="Helvetica" w:cs="Helvetica"/>
          <w:color w:val="323232"/>
        </w:rPr>
        <w:t>增加</w:t>
      </w:r>
      <w:r>
        <w:rPr>
          <w:rFonts w:ascii="Helvetica" w:hAnsi="Helvetica" w:cs="Helvetica"/>
          <w:color w:val="323232"/>
        </w:rPr>
        <w:t>currTime</w:t>
      </w:r>
      <w:r>
        <w:rPr>
          <w:rFonts w:ascii="Helvetica" w:hAnsi="Helvetica" w:cs="Helvetica"/>
          <w:color w:val="323232"/>
        </w:rPr>
        <w:t>，如果大于</w:t>
      </w:r>
      <w:r>
        <w:rPr>
          <w:rFonts w:ascii="Helvetica" w:hAnsi="Helvetica" w:cs="Helvetica"/>
          <w:color w:val="323232"/>
        </w:rPr>
        <w:t>duration</w:t>
      </w:r>
      <w:r>
        <w:rPr>
          <w:rFonts w:ascii="Helvetica" w:hAnsi="Helvetica" w:cs="Helvetica"/>
          <w:color w:val="323232"/>
        </w:rPr>
        <w:t>表明这段动画执行完毕，直接将位置定位到</w:t>
      </w:r>
      <w:r>
        <w:rPr>
          <w:rFonts w:ascii="Helvetica" w:hAnsi="Helvetica" w:cs="Helvetica"/>
          <w:color w:val="323232"/>
        </w:rPr>
        <w:t>end</w:t>
      </w:r>
      <w:r>
        <w:rPr>
          <w:rFonts w:ascii="Helvetica" w:hAnsi="Helvetica" w:cs="Helvetica"/>
          <w:color w:val="323232"/>
        </w:rPr>
        <w:t>；否则增加</w:t>
      </w:r>
      <w:r>
        <w:rPr>
          <w:rFonts w:ascii="Helvetica" w:hAnsi="Helvetica" w:cs="Helvetica"/>
          <w:color w:val="323232"/>
        </w:rPr>
        <w:t>currTime</w:t>
      </w:r>
      <w:r>
        <w:rPr>
          <w:rFonts w:ascii="Helvetica" w:hAnsi="Helvetica" w:cs="Helvetica"/>
          <w:color w:val="323232"/>
        </w:rPr>
        <w:t>，回到步骤</w:t>
      </w:r>
      <w:r>
        <w:rPr>
          <w:rFonts w:ascii="Helvetica" w:hAnsi="Helvetica" w:cs="Helvetica"/>
          <w:color w:val="323232"/>
        </w:rPr>
        <w:t>4</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但就是这简单的</w:t>
      </w:r>
      <w:r>
        <w:rPr>
          <w:rFonts w:ascii="Helvetica" w:hAnsi="Helvetica" w:cs="Helvetica"/>
          <w:color w:val="323232"/>
        </w:rPr>
        <w:t>5</w:t>
      </w:r>
      <w:r>
        <w:rPr>
          <w:rFonts w:ascii="Helvetica" w:hAnsi="Helvetica" w:cs="Helvetica"/>
          <w:color w:val="323232"/>
        </w:rPr>
        <w:t>步，在实现的过程中有无数</w:t>
      </w:r>
      <w:proofErr w:type="gramStart"/>
      <w:r>
        <w:rPr>
          <w:rFonts w:ascii="Helvetica" w:hAnsi="Helvetica" w:cs="Helvetica"/>
          <w:color w:val="323232"/>
        </w:rPr>
        <w:t>的坑啊</w:t>
      </w:r>
      <w:proofErr w:type="gramEnd"/>
      <w:r>
        <w:rPr>
          <w:rFonts w:ascii="Helvetica" w:hAnsi="Helvetica" w:cs="Helvetica"/>
          <w:color w:val="323232"/>
        </w:rPr>
        <w:t>......</w:t>
      </w:r>
      <w:r>
        <w:rPr>
          <w:rFonts w:ascii="Helvetica" w:hAnsi="Helvetica" w:cs="Helvetica"/>
          <w:color w:val="323232"/>
        </w:rPr>
        <w:t>。</w:t>
      </w:r>
    </w:p>
    <w:p w:rsidR="00DA0AB4" w:rsidRDefault="00DA0AB4" w:rsidP="00DA0AB4">
      <w:pPr>
        <w:pStyle w:val="a3"/>
        <w:wordWrap w:val="0"/>
        <w:spacing w:before="0" w:beforeAutospacing="0" w:after="150" w:afterAutospacing="0"/>
        <w:rPr>
          <w:rFonts w:ascii="Helvetica" w:hAnsi="Helvetica" w:cs="Helvetica"/>
          <w:color w:val="323232"/>
        </w:rPr>
      </w:pPr>
      <w:r>
        <w:rPr>
          <w:rStyle w:val="a7"/>
          <w:rFonts w:ascii="Helvetica" w:hAnsi="Helvetica" w:cs="Helvetica"/>
          <w:color w:val="323232"/>
        </w:rPr>
        <w:t xml:space="preserve">PS: </w:t>
      </w:r>
      <w:r>
        <w:rPr>
          <w:rStyle w:val="a7"/>
          <w:rFonts w:ascii="Helvetica" w:hAnsi="Helvetica" w:cs="Helvetica"/>
          <w:color w:val="323232"/>
        </w:rPr>
        <w:t>缓动函数的用法，无耻的贴上</w:t>
      </w:r>
      <w:hyperlink r:id="rId83" w:tgtFrame="_blank" w:history="1">
        <w:r>
          <w:rPr>
            <w:rStyle w:val="a4"/>
            <w:rFonts w:ascii="Helvetica" w:hAnsi="Helvetica" w:cs="Helvetica"/>
            <w:b/>
            <w:bCs/>
            <w:color w:val="38BA72"/>
          </w:rPr>
          <w:t>如何使用</w:t>
        </w:r>
        <w:r>
          <w:rPr>
            <w:rStyle w:val="a4"/>
            <w:rFonts w:ascii="Helvetica" w:hAnsi="Helvetica" w:cs="Helvetica"/>
            <w:b/>
            <w:bCs/>
            <w:color w:val="38BA72"/>
          </w:rPr>
          <w:t>Tween.js</w:t>
        </w:r>
        <w:r>
          <w:rPr>
            <w:rStyle w:val="a4"/>
            <w:rFonts w:ascii="Helvetica" w:hAnsi="Helvetica" w:cs="Helvetica"/>
            <w:b/>
            <w:bCs/>
            <w:color w:val="38BA72"/>
          </w:rPr>
          <w:t>各类原生动画运动缓动算法</w:t>
        </w:r>
      </w:hyperlink>
      <w:r>
        <w:rPr>
          <w:rStyle w:val="a7"/>
          <w:rFonts w:ascii="Helvetica" w:hAnsi="Helvetica" w:cs="Helvetica"/>
          <w:color w:val="323232"/>
        </w:rPr>
        <w:t>，这次的重点不是这个。</w:t>
      </w:r>
    </w:p>
    <w:p w:rsidR="00DA0AB4" w:rsidRDefault="00DA0AB4" w:rsidP="00DA0AB4">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如何从传入的属性</w:t>
      </w:r>
      <w:proofErr w:type="gramStart"/>
      <w:r>
        <w:rPr>
          <w:rFonts w:ascii="inherit" w:hAnsi="inherit" w:cs="Helvetica"/>
          <w:b w:val="0"/>
          <w:bCs w:val="0"/>
          <w:color w:val="323232"/>
          <w:sz w:val="45"/>
          <w:szCs w:val="45"/>
        </w:rPr>
        <w:t>值获得</w:t>
      </w:r>
      <w:proofErr w:type="gramEnd"/>
      <w:r>
        <w:rPr>
          <w:rFonts w:ascii="inherit" w:hAnsi="inherit" w:cs="Helvetica"/>
          <w:b w:val="0"/>
          <w:bCs w:val="0"/>
          <w:color w:val="323232"/>
          <w:sz w:val="45"/>
          <w:szCs w:val="45"/>
        </w:rPr>
        <w:t>必要的数据</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为了便于使用，传入的属性值是简单的</w:t>
      </w:r>
      <w:r>
        <w:rPr>
          <w:rFonts w:ascii="Helvetica" w:hAnsi="Helvetica" w:cs="Helvetica"/>
          <w:color w:val="323232"/>
        </w:rPr>
        <w:t>CSS</w:t>
      </w:r>
      <w:r>
        <w:rPr>
          <w:rFonts w:ascii="Helvetica" w:hAnsi="Helvetica" w:cs="Helvetica"/>
          <w:color w:val="323232"/>
        </w:rPr>
        <w:t>属性，如：</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string"/>
          <w:rFonts w:ascii="Consolas" w:hAnsi="Consolas" w:cs="Consolas"/>
          <w:color w:val="DD1144"/>
        </w:rPr>
        <w:t>"12px"</w:t>
      </w: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height</w:t>
      </w:r>
      <w:proofErr w:type="gramEnd"/>
      <w:r>
        <w:rPr>
          <w:rStyle w:val="HTML"/>
          <w:rFonts w:ascii="Consolas" w:hAnsi="Consolas" w:cs="Consolas"/>
          <w:color w:val="333333"/>
        </w:rPr>
        <w:t xml:space="preserve">: </w:t>
      </w:r>
      <w:r>
        <w:rPr>
          <w:rStyle w:val="hljs-string"/>
          <w:rFonts w:ascii="Consolas" w:hAnsi="Consolas" w:cs="Consolas"/>
          <w:color w:val="DD1144"/>
        </w:rPr>
        <w:t>"12px"</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为了将其作为末状态，我们需要提取出</w:t>
      </w:r>
    </w:p>
    <w:p w:rsidR="00DA0AB4" w:rsidRDefault="00DA0AB4" w:rsidP="00DA0AB4">
      <w:pPr>
        <w:widowControl/>
        <w:numPr>
          <w:ilvl w:val="0"/>
          <w:numId w:val="48"/>
        </w:numPr>
        <w:spacing w:before="100" w:beforeAutospacing="1" w:after="100" w:afterAutospacing="1"/>
        <w:jc w:val="left"/>
        <w:rPr>
          <w:rFonts w:ascii="Helvetica" w:hAnsi="Helvetica" w:cs="Helvetica"/>
          <w:color w:val="323232"/>
        </w:rPr>
      </w:pPr>
      <w:r>
        <w:rPr>
          <w:rFonts w:ascii="Helvetica" w:hAnsi="Helvetica" w:cs="Helvetica"/>
          <w:color w:val="323232"/>
        </w:rPr>
        <w:t>需要改变的属性名</w:t>
      </w:r>
    </w:p>
    <w:p w:rsidR="00DA0AB4" w:rsidRDefault="00DA0AB4" w:rsidP="00DA0AB4">
      <w:pPr>
        <w:widowControl/>
        <w:numPr>
          <w:ilvl w:val="0"/>
          <w:numId w:val="48"/>
        </w:numPr>
        <w:spacing w:before="100" w:beforeAutospacing="1" w:after="100" w:afterAutospacing="1"/>
        <w:jc w:val="left"/>
        <w:rPr>
          <w:rFonts w:ascii="Helvetica" w:hAnsi="Helvetica" w:cs="Helvetica"/>
          <w:color w:val="323232"/>
        </w:rPr>
      </w:pPr>
      <w:r>
        <w:rPr>
          <w:rFonts w:ascii="Helvetica" w:hAnsi="Helvetica" w:cs="Helvetica"/>
          <w:color w:val="323232"/>
        </w:rPr>
        <w:t>对应属性值的数值，因为要计算中间值</w:t>
      </w:r>
    </w:p>
    <w:p w:rsidR="00DA0AB4" w:rsidRDefault="00DA0AB4" w:rsidP="00DA0AB4">
      <w:pPr>
        <w:widowControl/>
        <w:numPr>
          <w:ilvl w:val="0"/>
          <w:numId w:val="48"/>
        </w:numPr>
        <w:spacing w:before="100" w:beforeAutospacing="1" w:after="100" w:afterAutospacing="1"/>
        <w:jc w:val="left"/>
        <w:rPr>
          <w:rFonts w:ascii="Helvetica" w:hAnsi="Helvetica" w:cs="Helvetica"/>
          <w:color w:val="323232"/>
        </w:rPr>
      </w:pPr>
      <w:r>
        <w:rPr>
          <w:rFonts w:ascii="Helvetica" w:hAnsi="Helvetica" w:cs="Helvetica"/>
          <w:color w:val="323232"/>
        </w:rPr>
        <w:t>对应属性值的单位</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我们可以用正则表达式来匹配</w:t>
      </w:r>
      <w:r>
        <w:rPr>
          <w:rStyle w:val="HTML"/>
          <w:rFonts w:ascii="Consolas" w:hAnsi="Consolas" w:cs="Consolas"/>
          <w:color w:val="C7254E"/>
          <w:sz w:val="18"/>
          <w:szCs w:val="18"/>
          <w:shd w:val="clear" w:color="auto" w:fill="F9F2F4"/>
        </w:rPr>
        <w:t>12px</w:t>
      </w:r>
      <w:r>
        <w:rPr>
          <w:rFonts w:ascii="Helvetica" w:hAnsi="Helvetica" w:cs="Helvetica"/>
          <w:color w:val="323232"/>
        </w:rPr>
        <w:t>中的</w:t>
      </w:r>
      <w:r>
        <w:rPr>
          <w:rStyle w:val="HTML"/>
          <w:rFonts w:ascii="Consolas" w:hAnsi="Consolas" w:cs="Consolas"/>
          <w:color w:val="C7254E"/>
          <w:sz w:val="18"/>
          <w:szCs w:val="18"/>
          <w:shd w:val="clear" w:color="auto" w:fill="F9F2F4"/>
        </w:rPr>
        <w:t>px</w:t>
      </w:r>
      <w:r>
        <w:rPr>
          <w:rFonts w:ascii="Helvetica" w:hAnsi="Helvetica" w:cs="Helvetica"/>
          <w:color w:val="323232"/>
        </w:rPr>
        <w:t>，将匹配结果保存即可得到单位，再将匹配到的</w:t>
      </w:r>
      <w:r>
        <w:rPr>
          <w:rStyle w:val="HTML"/>
          <w:rFonts w:ascii="Consolas" w:hAnsi="Consolas" w:cs="Consolas"/>
          <w:color w:val="C7254E"/>
          <w:sz w:val="18"/>
          <w:szCs w:val="18"/>
          <w:shd w:val="clear" w:color="auto" w:fill="F9F2F4"/>
        </w:rPr>
        <w:t>px</w:t>
      </w:r>
      <w:r>
        <w:rPr>
          <w:rFonts w:ascii="Helvetica" w:hAnsi="Helvetica" w:cs="Helvetica"/>
          <w:color w:val="323232"/>
        </w:rPr>
        <w:t>换成</w:t>
      </w:r>
      <w:r>
        <w:rPr>
          <w:rStyle w:val="HTML"/>
          <w:rFonts w:ascii="Consolas" w:hAnsi="Consolas" w:cs="Consolas"/>
          <w:color w:val="C7254E"/>
          <w:sz w:val="18"/>
          <w:szCs w:val="18"/>
          <w:shd w:val="clear" w:color="auto" w:fill="F9F2F4"/>
        </w:rPr>
        <w:t>''</w:t>
      </w:r>
      <w:r>
        <w:rPr>
          <w:rFonts w:ascii="Helvetica" w:hAnsi="Helvetica" w:cs="Helvetica"/>
          <w:color w:val="323232"/>
        </w:rPr>
        <w:t>，即可得到数值的字符串形式。这里要对</w:t>
      </w:r>
      <w:r>
        <w:rPr>
          <w:rStyle w:val="HTML"/>
          <w:rFonts w:ascii="Consolas" w:hAnsi="Consolas" w:cs="Consolas"/>
          <w:color w:val="C7254E"/>
          <w:sz w:val="18"/>
          <w:szCs w:val="18"/>
          <w:shd w:val="clear" w:color="auto" w:fill="F9F2F4"/>
        </w:rPr>
        <w:t>transform</w:t>
      </w:r>
      <w:r>
        <w:rPr>
          <w:rFonts w:ascii="Helvetica" w:hAnsi="Helvetica" w:cs="Helvetica"/>
          <w:color w:val="323232"/>
        </w:rPr>
        <w:t>系列的属性值做特别处理，由于</w:t>
      </w:r>
      <w:r>
        <w:rPr>
          <w:rStyle w:val="HTML"/>
          <w:rFonts w:ascii="Consolas" w:hAnsi="Consolas" w:cs="Consolas"/>
          <w:color w:val="C7254E"/>
          <w:sz w:val="18"/>
          <w:szCs w:val="18"/>
          <w:shd w:val="clear" w:color="auto" w:fill="F9F2F4"/>
        </w:rPr>
        <w:t>transform</w:t>
      </w:r>
      <w:r>
        <w:rPr>
          <w:rFonts w:ascii="Helvetica" w:hAnsi="Helvetica" w:cs="Helvetica"/>
          <w:color w:val="323232"/>
        </w:rPr>
        <w:t>的属性值是</w:t>
      </w:r>
      <w:r>
        <w:rPr>
          <w:rStyle w:val="HTML"/>
          <w:rFonts w:ascii="Consolas" w:hAnsi="Consolas" w:cs="Consolas"/>
          <w:color w:val="C7254E"/>
          <w:sz w:val="18"/>
          <w:szCs w:val="18"/>
          <w:shd w:val="clear" w:color="auto" w:fill="F9F2F4"/>
        </w:rPr>
        <w:t>rotate(30deg)</w:t>
      </w:r>
      <w:r>
        <w:rPr>
          <w:rFonts w:ascii="Helvetica" w:hAnsi="Helvetica" w:cs="Helvetica"/>
          <w:color w:val="323232"/>
        </w:rPr>
        <w:t>这种形式，所以无法直接处理，于是参考其他动画库，对于</w:t>
      </w:r>
      <w:r>
        <w:rPr>
          <w:rStyle w:val="HTML"/>
          <w:rFonts w:ascii="Consolas" w:hAnsi="Consolas" w:cs="Consolas"/>
          <w:color w:val="C7254E"/>
          <w:sz w:val="18"/>
          <w:szCs w:val="18"/>
          <w:shd w:val="clear" w:color="auto" w:fill="F9F2F4"/>
        </w:rPr>
        <w:t>transform</w:t>
      </w:r>
      <w:r>
        <w:rPr>
          <w:rFonts w:ascii="Helvetica" w:hAnsi="Helvetica" w:cs="Helvetica"/>
          <w:color w:val="323232"/>
        </w:rPr>
        <w:t>的属性</w:t>
      </w:r>
      <w:proofErr w:type="gramStart"/>
      <w:r>
        <w:rPr>
          <w:rFonts w:ascii="Helvetica" w:hAnsi="Helvetica" w:cs="Helvetica"/>
          <w:color w:val="323232"/>
        </w:rPr>
        <w:t>值特别</w:t>
      </w:r>
      <w:proofErr w:type="gramEnd"/>
      <w:r>
        <w:rPr>
          <w:rFonts w:ascii="Helvetica" w:hAnsi="Helvetica" w:cs="Helvetica"/>
          <w:color w:val="323232"/>
        </w:rPr>
        <w:t>传入，如：</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attribute"/>
          <w:rFonts w:ascii="Consolas" w:hAnsi="Consolas" w:cs="Consolas"/>
          <w:color w:val="000080"/>
        </w:rPr>
        <w:t>width</w:t>
      </w:r>
      <w:proofErr w:type="gramEnd"/>
      <w:r>
        <w:rPr>
          <w:rStyle w:val="HTML"/>
          <w:rFonts w:ascii="Consolas" w:hAnsi="Consolas" w:cs="Consolas"/>
          <w:color w:val="333333"/>
        </w:rPr>
        <w:t xml:space="preserve">: </w:t>
      </w:r>
      <w:r>
        <w:rPr>
          <w:rStyle w:val="hljs-string"/>
          <w:rFonts w:ascii="Consolas" w:hAnsi="Consolas" w:cs="Consolas"/>
          <w:color w:val="DD1144"/>
        </w:rPr>
        <w:t>"12px"</w:t>
      </w: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height</w:t>
      </w:r>
      <w:proofErr w:type="gramEnd"/>
      <w:r>
        <w:rPr>
          <w:rStyle w:val="HTML"/>
          <w:rFonts w:ascii="Consolas" w:hAnsi="Consolas" w:cs="Consolas"/>
          <w:color w:val="333333"/>
        </w:rPr>
        <w:t xml:space="preserve">: </w:t>
      </w:r>
      <w:r>
        <w:rPr>
          <w:rStyle w:val="hljs-string"/>
          <w:rFonts w:ascii="Consolas" w:hAnsi="Consolas" w:cs="Consolas"/>
          <w:color w:val="DD1144"/>
        </w:rPr>
        <w:t>"12px"</w:t>
      </w: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rotateZ</w:t>
      </w:r>
      <w:proofErr w:type="gramEnd"/>
      <w:r>
        <w:rPr>
          <w:rStyle w:val="HTML"/>
          <w:rFonts w:ascii="Consolas" w:hAnsi="Consolas" w:cs="Consolas"/>
          <w:color w:val="333333"/>
        </w:rPr>
        <w:t xml:space="preserve">: </w:t>
      </w:r>
      <w:r>
        <w:rPr>
          <w:rStyle w:val="hljs-string"/>
          <w:rFonts w:ascii="Consolas" w:hAnsi="Consolas" w:cs="Consolas"/>
          <w:color w:val="DD1144"/>
        </w:rPr>
        <w:t>"30deg"</w:t>
      </w: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translateX</w:t>
      </w:r>
      <w:proofErr w:type="gramEnd"/>
      <w:r>
        <w:rPr>
          <w:rStyle w:val="HTML"/>
          <w:rFonts w:ascii="Consolas" w:hAnsi="Consolas" w:cs="Consolas"/>
          <w:color w:val="333333"/>
        </w:rPr>
        <w:t xml:space="preserve">: </w:t>
      </w:r>
      <w:r>
        <w:rPr>
          <w:rStyle w:val="hljs-string"/>
          <w:rFonts w:ascii="Consolas" w:hAnsi="Consolas" w:cs="Consolas"/>
          <w:color w:val="DD1144"/>
        </w:rPr>
        <w:t>"20px"</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然后对其的单位提取步骤便可以统一。</w:t>
      </w:r>
    </w:p>
    <w:p w:rsidR="00DA0AB4" w:rsidRDefault="00DA0AB4" w:rsidP="00DA0AB4">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如何获得初始状态</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lastRenderedPageBreak/>
        <w:t>初始状态的获得主要依靠</w:t>
      </w:r>
      <w:r>
        <w:rPr>
          <w:rStyle w:val="HTML"/>
          <w:rFonts w:ascii="Consolas" w:hAnsi="Consolas" w:cs="Consolas"/>
          <w:color w:val="C7254E"/>
          <w:sz w:val="18"/>
          <w:szCs w:val="18"/>
          <w:shd w:val="clear" w:color="auto" w:fill="F9F2F4"/>
        </w:rPr>
        <w:t>getComputedStyle(el, null).getPropertyValue(propertyName)</w:t>
      </w:r>
      <w:r>
        <w:rPr>
          <w:rFonts w:ascii="Helvetica" w:hAnsi="Helvetica" w:cs="Helvetica"/>
          <w:color w:val="323232"/>
        </w:rPr>
        <w:t>方法，由于要传入属性名，所以肯定要依据添加的动画末状态来找到对应的属性名。这里依然是要特别处理</w:t>
      </w:r>
      <w:r>
        <w:rPr>
          <w:rStyle w:val="HTML"/>
          <w:rFonts w:ascii="Consolas" w:hAnsi="Consolas" w:cs="Consolas"/>
          <w:color w:val="C7254E"/>
          <w:sz w:val="18"/>
          <w:szCs w:val="18"/>
          <w:shd w:val="clear" w:color="auto" w:fill="F9F2F4"/>
        </w:rPr>
        <w:t>transform</w:t>
      </w:r>
      <w:r>
        <w:rPr>
          <w:rFonts w:ascii="Helvetica" w:hAnsi="Helvetica" w:cs="Helvetica"/>
          <w:color w:val="323232"/>
        </w:rPr>
        <w:t>系列的属性值，可以用一个正则来匹配末状态传入的属性名，如果是</w:t>
      </w:r>
      <w:r>
        <w:rPr>
          <w:rStyle w:val="HTML"/>
          <w:rFonts w:ascii="Consolas" w:hAnsi="Consolas" w:cs="Consolas"/>
          <w:color w:val="C7254E"/>
          <w:sz w:val="18"/>
          <w:szCs w:val="18"/>
          <w:shd w:val="clear" w:color="auto" w:fill="F9F2F4"/>
        </w:rPr>
        <w:t>rotateZ</w:t>
      </w:r>
      <w:r>
        <w:rPr>
          <w:rFonts w:ascii="Helvetica" w:hAnsi="Helvetica" w:cs="Helvetica"/>
          <w:color w:val="323232"/>
        </w:rPr>
        <w:t>这样的，就将</w:t>
      </w:r>
      <w:r>
        <w:rPr>
          <w:rStyle w:val="HTML"/>
          <w:rFonts w:ascii="Consolas" w:hAnsi="Consolas" w:cs="Consolas"/>
          <w:color w:val="C7254E"/>
          <w:sz w:val="18"/>
          <w:szCs w:val="18"/>
          <w:shd w:val="clear" w:color="auto" w:fill="F9F2F4"/>
        </w:rPr>
        <w:t>transform</w:t>
      </w:r>
      <w:r>
        <w:rPr>
          <w:rFonts w:ascii="Helvetica" w:hAnsi="Helvetica" w:cs="Helvetica"/>
          <w:color w:val="323232"/>
        </w:rPr>
        <w:t>作为参数传入上面的方法，来获得初始状态的属性</w:t>
      </w:r>
      <w:r>
        <w:rPr>
          <w:rFonts w:ascii="Helvetica" w:hAnsi="Helvetica" w:cs="Helvetica"/>
          <w:color w:val="323232"/>
        </w:rPr>
        <w:t>...................</w:t>
      </w:r>
      <w:r>
        <w:rPr>
          <w:rFonts w:ascii="Helvetica" w:hAnsi="Helvetica" w:cs="Helvetica"/>
          <w:color w:val="323232"/>
        </w:rPr>
        <w:t>？结果是返回了</w:t>
      </w:r>
      <w:r>
        <w:rPr>
          <w:rStyle w:val="HTML"/>
          <w:rFonts w:ascii="Consolas" w:hAnsi="Consolas" w:cs="Consolas"/>
          <w:color w:val="C7254E"/>
          <w:sz w:val="18"/>
          <w:szCs w:val="18"/>
          <w:shd w:val="clear" w:color="auto" w:fill="F9F2F4"/>
        </w:rPr>
        <w:t>matrix(a,b,c,d,e,f)</w:t>
      </w:r>
      <w:r>
        <w:rPr>
          <w:rFonts w:ascii="Helvetica" w:hAnsi="Helvetica" w:cs="Helvetica"/>
          <w:color w:val="323232"/>
        </w:rPr>
        <w:t>这样的属性值，这其中缘由可见</w:t>
      </w:r>
      <w:hyperlink r:id="rId84" w:tgtFrame="_blank" w:history="1">
        <w:r>
          <w:rPr>
            <w:rStyle w:val="a4"/>
            <w:rFonts w:ascii="Helvetica" w:hAnsi="Helvetica" w:cs="Helvetica"/>
            <w:color w:val="38BA72"/>
          </w:rPr>
          <w:t>理解</w:t>
        </w:r>
        <w:r>
          <w:rPr>
            <w:rStyle w:val="a4"/>
            <w:rFonts w:ascii="Helvetica" w:hAnsi="Helvetica" w:cs="Helvetica"/>
            <w:color w:val="38BA72"/>
          </w:rPr>
          <w:t>CSS3 transform</w:t>
        </w:r>
        <w:r>
          <w:rPr>
            <w:rStyle w:val="a4"/>
            <w:rFonts w:ascii="Helvetica" w:hAnsi="Helvetica" w:cs="Helvetica"/>
            <w:color w:val="38BA72"/>
          </w:rPr>
          <w:t>中的</w:t>
        </w:r>
        <w:r>
          <w:rPr>
            <w:rStyle w:val="a4"/>
            <w:rFonts w:ascii="Helvetica" w:hAnsi="Helvetica" w:cs="Helvetica"/>
            <w:color w:val="38BA72"/>
          </w:rPr>
          <w:t>Matrix(</w:t>
        </w:r>
        <w:r>
          <w:rPr>
            <w:rStyle w:val="a4"/>
            <w:rFonts w:ascii="Helvetica" w:hAnsi="Helvetica" w:cs="Helvetica"/>
            <w:color w:val="38BA72"/>
          </w:rPr>
          <w:t>矩阵</w:t>
        </w:r>
        <w:r>
          <w:rPr>
            <w:rStyle w:val="a4"/>
            <w:rFonts w:ascii="Helvetica" w:hAnsi="Helvetica" w:cs="Helvetica"/>
            <w:color w:val="38BA72"/>
          </w:rPr>
          <w:t>)</w:t>
        </w:r>
      </w:hyperlink>
      <w:r>
        <w:rPr>
          <w:rFonts w:ascii="Helvetica" w:hAnsi="Helvetica" w:cs="Helvetica"/>
          <w:color w:val="323232"/>
        </w:rPr>
        <w:t>,</w:t>
      </w:r>
      <w:r>
        <w:rPr>
          <w:rFonts w:ascii="Helvetica" w:hAnsi="Helvetica" w:cs="Helvetica"/>
          <w:color w:val="323232"/>
        </w:rPr>
        <w:t>总之我们可以方便的从</w:t>
      </w:r>
      <w:r>
        <w:rPr>
          <w:rStyle w:val="HTML"/>
          <w:rFonts w:ascii="Consolas" w:hAnsi="Consolas" w:cs="Consolas"/>
          <w:color w:val="C7254E"/>
          <w:sz w:val="18"/>
          <w:szCs w:val="18"/>
          <w:shd w:val="clear" w:color="auto" w:fill="F9F2F4"/>
        </w:rPr>
        <w:t>rotate</w:t>
      </w:r>
      <w:r>
        <w:rPr>
          <w:rFonts w:ascii="Helvetica" w:hAnsi="Helvetica" w:cs="Helvetica"/>
          <w:color w:val="323232"/>
        </w:rPr>
        <w:t>值计算出</w:t>
      </w:r>
      <w:r>
        <w:rPr>
          <w:rStyle w:val="HTML"/>
          <w:rFonts w:ascii="Consolas" w:hAnsi="Consolas" w:cs="Consolas"/>
          <w:color w:val="C7254E"/>
          <w:sz w:val="18"/>
          <w:szCs w:val="18"/>
          <w:shd w:val="clear" w:color="auto" w:fill="F9F2F4"/>
        </w:rPr>
        <w:t>matrix</w:t>
      </w:r>
      <w:r>
        <w:rPr>
          <w:rFonts w:ascii="Helvetica" w:hAnsi="Helvetica" w:cs="Helvetica"/>
          <w:color w:val="323232"/>
        </w:rPr>
        <w:t>值，但是想要反过来（主要是获得</w:t>
      </w:r>
      <w:r>
        <w:rPr>
          <w:rFonts w:ascii="Helvetica" w:hAnsi="Helvetica" w:cs="Helvetica"/>
          <w:color w:val="323232"/>
        </w:rPr>
        <w:t>rotate</w:t>
      </w:r>
      <w:r>
        <w:rPr>
          <w:rFonts w:ascii="Helvetica" w:hAnsi="Helvetica" w:cs="Helvetica"/>
          <w:color w:val="323232"/>
        </w:rPr>
        <w:t>值，涉及到三角函数）却很不精确，暂时不考虑这种方法。事实上我们希望能像获取元素的</w:t>
      </w:r>
      <w:r>
        <w:rPr>
          <w:rStyle w:val="HTML"/>
          <w:rFonts w:ascii="Consolas" w:hAnsi="Consolas" w:cs="Consolas"/>
          <w:color w:val="C7254E"/>
          <w:sz w:val="18"/>
          <w:szCs w:val="18"/>
          <w:shd w:val="clear" w:color="auto" w:fill="F9F2F4"/>
        </w:rPr>
        <w:t>style</w:t>
      </w:r>
      <w:r>
        <w:rPr>
          <w:rFonts w:ascii="Helvetica" w:hAnsi="Helvetica" w:cs="Helvetica"/>
          <w:color w:val="323232"/>
        </w:rPr>
        <w:t>属性一样，直接得到</w:t>
      </w:r>
      <w:r>
        <w:rPr>
          <w:rStyle w:val="HTML"/>
          <w:rFonts w:ascii="Consolas" w:hAnsi="Consolas" w:cs="Consolas"/>
          <w:color w:val="C7254E"/>
          <w:sz w:val="18"/>
          <w:szCs w:val="18"/>
          <w:shd w:val="clear" w:color="auto" w:fill="F9F2F4"/>
        </w:rPr>
        <w:t>rotate</w:t>
      </w:r>
      <w:r>
        <w:rPr>
          <w:rFonts w:ascii="Helvetica" w:hAnsi="Helvetica" w:cs="Helvetica"/>
          <w:color w:val="323232"/>
        </w:rPr>
        <w:t>属性值，但对于设置在</w:t>
      </w:r>
      <w:r>
        <w:rPr>
          <w:rFonts w:ascii="Helvetica" w:hAnsi="Helvetica" w:cs="Helvetica"/>
          <w:color w:val="323232"/>
        </w:rPr>
        <w:t>CSS</w:t>
      </w:r>
      <w:r>
        <w:rPr>
          <w:rFonts w:ascii="Helvetica" w:hAnsi="Helvetica" w:cs="Helvetica"/>
          <w:color w:val="323232"/>
        </w:rPr>
        <w:t>样式表里的属性，的确无法直接得到。</w:t>
      </w:r>
      <w:r>
        <w:rPr>
          <w:rFonts w:ascii="Helvetica" w:hAnsi="Helvetica" w:cs="Helvetica"/>
          <w:color w:val="323232"/>
        </w:rPr>
        <w:t>so</w:t>
      </w:r>
      <w:r>
        <w:rPr>
          <w:rFonts w:ascii="Helvetica" w:hAnsi="Helvetica" w:cs="Helvetica"/>
          <w:color w:val="323232"/>
        </w:rPr>
        <w:t>目前的</w:t>
      </w:r>
      <w:proofErr w:type="gramStart"/>
      <w:r>
        <w:rPr>
          <w:rFonts w:ascii="Helvetica" w:hAnsi="Helvetica" w:cs="Helvetica"/>
          <w:color w:val="323232"/>
        </w:rPr>
        <w:t>一个很坑的</w:t>
      </w:r>
      <w:proofErr w:type="gramEnd"/>
      <w:r>
        <w:rPr>
          <w:rFonts w:ascii="Helvetica" w:hAnsi="Helvetica" w:cs="Helvetica"/>
          <w:color w:val="323232"/>
        </w:rPr>
        <w:t>地方</w:t>
      </w:r>
      <w:r>
        <w:rPr>
          <w:rFonts w:ascii="Helvetica" w:hAnsi="Helvetica" w:cs="Helvetica"/>
          <w:color w:val="323232"/>
        </w:rPr>
        <w:t>——</w:t>
      </w:r>
      <w:r>
        <w:rPr>
          <w:rFonts w:ascii="Helvetica" w:hAnsi="Helvetica" w:cs="Helvetica"/>
          <w:color w:val="323232"/>
        </w:rPr>
        <w:t>对于一个在样式表里设置了</w:t>
      </w:r>
      <w:r>
        <w:rPr>
          <w:rStyle w:val="HTML"/>
          <w:rFonts w:ascii="Consolas" w:hAnsi="Consolas" w:cs="Consolas"/>
          <w:color w:val="C7254E"/>
          <w:sz w:val="18"/>
          <w:szCs w:val="18"/>
          <w:shd w:val="clear" w:color="auto" w:fill="F9F2F4"/>
        </w:rPr>
        <w:t>transform</w:t>
      </w:r>
      <w:r>
        <w:rPr>
          <w:rFonts w:ascii="Helvetica" w:hAnsi="Helvetica" w:cs="Helvetica"/>
          <w:color w:val="323232"/>
        </w:rPr>
        <w:t>属性的元素，在第一次进行动画时，无法获得其初状态</w:t>
      </w:r>
      <w:r>
        <w:rPr>
          <w:rFonts w:ascii="Helvetica" w:hAnsi="Helvetica" w:cs="Helvetica"/>
          <w:color w:val="323232"/>
        </w:rPr>
        <w:t>......</w:t>
      </w:r>
      <w:r>
        <w:rPr>
          <w:rFonts w:ascii="Helvetica" w:hAnsi="Helvetica" w:cs="Helvetica"/>
          <w:color w:val="323232"/>
        </w:rPr>
        <w:t>这个问题在当前的</w:t>
      </w:r>
      <w:r>
        <w:rPr>
          <w:rFonts w:ascii="Helvetica" w:hAnsi="Helvetica" w:cs="Helvetica"/>
          <w:color w:val="323232"/>
        </w:rPr>
        <w:t>velocityJs</w:t>
      </w:r>
      <w:r>
        <w:rPr>
          <w:rFonts w:ascii="Helvetica" w:hAnsi="Helvetica" w:cs="Helvetica"/>
          <w:color w:val="323232"/>
        </w:rPr>
        <w:t>中也仍然存在，会直接从</w:t>
      </w:r>
      <w:r>
        <w:rPr>
          <w:rFonts w:ascii="Helvetica" w:hAnsi="Helvetica" w:cs="Helvetica"/>
          <w:color w:val="323232"/>
        </w:rPr>
        <w:t>0</w:t>
      </w:r>
      <w:r>
        <w:rPr>
          <w:rFonts w:ascii="Helvetica" w:hAnsi="Helvetica" w:cs="Helvetica"/>
          <w:color w:val="323232"/>
        </w:rPr>
        <w:t>的</w:t>
      </w:r>
      <w:proofErr w:type="gramStart"/>
      <w:r>
        <w:rPr>
          <w:rFonts w:ascii="Helvetica" w:hAnsi="Helvetica" w:cs="Helvetica"/>
          <w:color w:val="323232"/>
        </w:rPr>
        <w:t>值开始</w:t>
      </w:r>
      <w:proofErr w:type="gramEnd"/>
      <w:r>
        <w:rPr>
          <w:rFonts w:ascii="Helvetica" w:hAnsi="Helvetica" w:cs="Helvetica"/>
          <w:color w:val="323232"/>
        </w:rPr>
        <w:t>动画，这里的解决方法暂时还没有寻得。但至少，之后的动画我们还是有办法掌控的。</w:t>
      </w:r>
    </w:p>
    <w:p w:rsidR="00DA0AB4" w:rsidRDefault="00DA0AB4" w:rsidP="00DA0AB4">
      <w:pPr>
        <w:pStyle w:val="2"/>
        <w:spacing w:before="300" w:beforeAutospacing="0" w:after="150" w:afterAutospacing="0"/>
        <w:rPr>
          <w:rFonts w:ascii="inherit" w:hAnsi="inherit" w:cs="Helvetica"/>
          <w:b w:val="0"/>
          <w:bCs w:val="0"/>
          <w:color w:val="323232"/>
          <w:sz w:val="45"/>
          <w:szCs w:val="45"/>
        </w:rPr>
      </w:pPr>
      <w:r>
        <w:rPr>
          <w:rFonts w:ascii="inherit" w:hAnsi="inherit" w:cs="Helvetica"/>
          <w:b w:val="0"/>
          <w:bCs w:val="0"/>
          <w:color w:val="323232"/>
          <w:sz w:val="45"/>
          <w:szCs w:val="45"/>
        </w:rPr>
        <w:t>如何在计算完成后，设置元素的状态</w: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非</w:t>
      </w:r>
      <w:r>
        <w:rPr>
          <w:rStyle w:val="HTML"/>
          <w:rFonts w:ascii="Consolas" w:hAnsi="Consolas" w:cs="Consolas"/>
          <w:color w:val="C7254E"/>
          <w:sz w:val="18"/>
          <w:szCs w:val="18"/>
          <w:shd w:val="clear" w:color="auto" w:fill="F9F2F4"/>
        </w:rPr>
        <w:t>transform</w:t>
      </w:r>
      <w:r>
        <w:rPr>
          <w:rFonts w:ascii="Helvetica" w:hAnsi="Helvetica" w:cs="Helvetica"/>
          <w:color w:val="323232"/>
        </w:rPr>
        <w:t>系的没什么好讲的，直接</w:t>
      </w:r>
      <w:r>
        <w:rPr>
          <w:rStyle w:val="HTML"/>
          <w:rFonts w:ascii="Consolas" w:hAnsi="Consolas" w:cs="Consolas"/>
          <w:color w:val="C7254E"/>
          <w:sz w:val="18"/>
          <w:szCs w:val="18"/>
          <w:shd w:val="clear" w:color="auto" w:fill="F9F2F4"/>
        </w:rPr>
        <w:t xml:space="preserve">style = </w:t>
      </w:r>
      <w:r>
        <w:rPr>
          <w:rStyle w:val="HTML"/>
          <w:rFonts w:ascii="Consolas" w:hAnsi="Consolas" w:cs="Consolas"/>
          <w:color w:val="C7254E"/>
          <w:sz w:val="18"/>
          <w:szCs w:val="18"/>
          <w:shd w:val="clear" w:color="auto" w:fill="F9F2F4"/>
        </w:rPr>
        <w:t>数值</w:t>
      </w:r>
      <w:r>
        <w:rPr>
          <w:rStyle w:val="HTML"/>
          <w:rFonts w:ascii="Consolas" w:hAnsi="Consolas" w:cs="Consolas"/>
          <w:color w:val="C7254E"/>
          <w:sz w:val="18"/>
          <w:szCs w:val="18"/>
          <w:shd w:val="clear" w:color="auto" w:fill="F9F2F4"/>
        </w:rPr>
        <w:t xml:space="preserve"> + </w:t>
      </w:r>
      <w:r>
        <w:rPr>
          <w:rStyle w:val="HTML"/>
          <w:rFonts w:ascii="Consolas" w:hAnsi="Consolas" w:cs="Consolas"/>
          <w:color w:val="C7254E"/>
          <w:sz w:val="18"/>
          <w:szCs w:val="18"/>
          <w:shd w:val="clear" w:color="auto" w:fill="F9F2F4"/>
        </w:rPr>
        <w:t>单位</w:t>
      </w:r>
      <w:r>
        <w:rPr>
          <w:rFonts w:ascii="Helvetica" w:hAnsi="Helvetica" w:cs="Helvetica"/>
          <w:color w:val="323232"/>
        </w:rPr>
        <w:t>即可。但是由于</w:t>
      </w:r>
      <w:r>
        <w:rPr>
          <w:rFonts w:ascii="Helvetica" w:hAnsi="Helvetica" w:cs="Helvetica"/>
          <w:color w:val="323232"/>
        </w:rPr>
        <w:t>transform</w:t>
      </w:r>
      <w:r>
        <w:rPr>
          <w:rFonts w:ascii="Helvetica" w:hAnsi="Helvetica" w:cs="Helvetica"/>
          <w:color w:val="323232"/>
        </w:rPr>
        <w:t>的属性值很有可能不止一个，如果直接给</w:t>
      </w:r>
      <w:r>
        <w:rPr>
          <w:rFonts w:ascii="Helvetica" w:hAnsi="Helvetica" w:cs="Helvetica"/>
          <w:color w:val="323232"/>
        </w:rPr>
        <w:t>style</w:t>
      </w:r>
      <w:proofErr w:type="gramStart"/>
      <w:r>
        <w:rPr>
          <w:rFonts w:ascii="Helvetica" w:hAnsi="Helvetica" w:cs="Helvetica"/>
          <w:color w:val="323232"/>
        </w:rPr>
        <w:t>赋新值</w:t>
      </w:r>
      <w:proofErr w:type="gramEnd"/>
      <w:r>
        <w:rPr>
          <w:rFonts w:ascii="Helvetica" w:hAnsi="Helvetica" w:cs="Helvetica"/>
          <w:color w:val="323232"/>
        </w:rPr>
        <w:t>，将会覆盖所有</w:t>
      </w:r>
      <w:r>
        <w:rPr>
          <w:rFonts w:ascii="Helvetica" w:hAnsi="Helvetica" w:cs="Helvetica"/>
          <w:color w:val="323232"/>
        </w:rPr>
        <w:t>transform</w:t>
      </w:r>
      <w:r>
        <w:rPr>
          <w:rFonts w:ascii="Helvetica" w:hAnsi="Helvetica" w:cs="Helvetica"/>
          <w:color w:val="323232"/>
        </w:rPr>
        <w:t>属性。解决方法：定义一个</w:t>
      </w:r>
      <w:r>
        <w:rPr>
          <w:rFonts w:ascii="Helvetica" w:hAnsi="Helvetica" w:cs="Helvetica"/>
          <w:color w:val="323232"/>
        </w:rPr>
        <w:t>transformCache</w:t>
      </w:r>
      <w:r>
        <w:rPr>
          <w:rFonts w:ascii="Helvetica" w:hAnsi="Helvetica" w:cs="Helvetica"/>
          <w:color w:val="323232"/>
        </w:rPr>
        <w:t>对象，如果有</w:t>
      </w:r>
      <w:r>
        <w:rPr>
          <w:rFonts w:ascii="Helvetica" w:hAnsi="Helvetica" w:cs="Helvetica"/>
          <w:color w:val="323232"/>
        </w:rPr>
        <w:t>transform</w:t>
      </w:r>
      <w:r>
        <w:rPr>
          <w:rFonts w:ascii="Helvetica" w:hAnsi="Helvetica" w:cs="Helvetica"/>
          <w:color w:val="323232"/>
        </w:rPr>
        <w:t>属性需要设置，就在</w:t>
      </w:r>
      <w:r>
        <w:rPr>
          <w:rFonts w:ascii="Helvetica" w:hAnsi="Helvetica" w:cs="Helvetica"/>
          <w:color w:val="323232"/>
        </w:rPr>
        <w:t>transformCache</w:t>
      </w:r>
      <w:r>
        <w:rPr>
          <w:rFonts w:ascii="Helvetica" w:hAnsi="Helvetica" w:cs="Helvetica"/>
          <w:color w:val="323232"/>
        </w:rPr>
        <w:t>查找是否存在该属性：不存在便定义该属性与对应属性值，如果存在就更新属性值；然后遍历所有的属性，拼接出完整的</w:t>
      </w:r>
      <w:r>
        <w:rPr>
          <w:rStyle w:val="HTML"/>
          <w:rFonts w:ascii="Consolas" w:hAnsi="Consolas" w:cs="Consolas"/>
          <w:color w:val="C7254E"/>
          <w:sz w:val="18"/>
          <w:szCs w:val="18"/>
          <w:shd w:val="clear" w:color="auto" w:fill="F9F2F4"/>
        </w:rPr>
        <w:t>transform</w:t>
      </w:r>
      <w:r>
        <w:rPr>
          <w:rFonts w:ascii="Helvetica" w:hAnsi="Helvetica" w:cs="Helvetica"/>
          <w:color w:val="323232"/>
        </w:rPr>
        <w:t>属性。</w:t>
      </w:r>
    </w:p>
    <w:p w:rsidR="00DA0AB4" w:rsidRDefault="00DA0AB4" w:rsidP="00DA0AB4">
      <w:pPr>
        <w:spacing w:before="300" w:after="300"/>
        <w:rPr>
          <w:rFonts w:ascii="Helvetica" w:hAnsi="Helvetica" w:cs="Helvetica"/>
          <w:color w:val="323232"/>
        </w:rPr>
      </w:pPr>
      <w:r>
        <w:rPr>
          <w:rFonts w:ascii="Helvetica" w:hAnsi="Helvetica" w:cs="Helvetica"/>
          <w:color w:val="323232"/>
        </w:rPr>
        <w:pict>
          <v:rect id="_x0000_i1034" style="width:0;height:0" o:hralign="center" o:hrstd="t" o:hr="t" fillcolor="#a0a0a0" stroked="f"/>
        </w:pict>
      </w:r>
    </w:p>
    <w:p w:rsidR="00DA0AB4" w:rsidRDefault="00DA0AB4" w:rsidP="00DA0AB4">
      <w:pPr>
        <w:pStyle w:val="a3"/>
        <w:wordWrap w:val="0"/>
        <w:spacing w:before="0" w:beforeAutospacing="0" w:after="150" w:afterAutospacing="0"/>
        <w:rPr>
          <w:rFonts w:ascii="Helvetica" w:hAnsi="Helvetica" w:cs="Helvetica"/>
          <w:color w:val="323232"/>
        </w:rPr>
      </w:pPr>
      <w:r>
        <w:rPr>
          <w:rFonts w:ascii="Helvetica" w:hAnsi="Helvetica" w:cs="Helvetica"/>
          <w:color w:val="323232"/>
        </w:rPr>
        <w:t>由于</w:t>
      </w:r>
      <w:r>
        <w:rPr>
          <w:rStyle w:val="HTML"/>
          <w:rFonts w:ascii="Consolas" w:hAnsi="Consolas" w:cs="Consolas"/>
          <w:color w:val="C7254E"/>
          <w:sz w:val="18"/>
          <w:szCs w:val="18"/>
          <w:shd w:val="clear" w:color="auto" w:fill="F9F2F4"/>
        </w:rPr>
        <w:t>transform</w:t>
      </w:r>
      <w:r>
        <w:rPr>
          <w:rFonts w:ascii="Helvetica" w:hAnsi="Helvetica" w:cs="Helvetica"/>
          <w:color w:val="323232"/>
        </w:rPr>
        <w:t>有关的很多地方都要特殊处理，所以设计模式的运用得当在该情形下尤为重要，我自己写的似乎就有些混乱了</w:t>
      </w:r>
      <w:r>
        <w:rPr>
          <w:rFonts w:ascii="Helvetica" w:hAnsi="Helvetica" w:cs="Helvetica"/>
          <w:color w:val="323232"/>
        </w:rPr>
        <w:t>......</w:t>
      </w:r>
      <w:r>
        <w:rPr>
          <w:rFonts w:ascii="Helvetica" w:hAnsi="Helvetica" w:cs="Helvetica"/>
          <w:color w:val="323232"/>
        </w:rPr>
        <w:t>而且初始状态的</w:t>
      </w:r>
      <w:r>
        <w:rPr>
          <w:rFonts w:ascii="Helvetica" w:hAnsi="Helvetica" w:cs="Helvetica"/>
          <w:color w:val="323232"/>
        </w:rPr>
        <w:t>transform</w:t>
      </w:r>
      <w:r>
        <w:rPr>
          <w:rFonts w:ascii="Helvetica" w:hAnsi="Helvetica" w:cs="Helvetica"/>
          <w:color w:val="323232"/>
        </w:rPr>
        <w:t>获取还没有解决，待更新</w:t>
      </w:r>
      <w:r>
        <w:rPr>
          <w:rFonts w:ascii="Helvetica" w:hAnsi="Helvetica" w:cs="Helvetica"/>
          <w:color w:val="323232"/>
        </w:rPr>
        <w:t>......</w:t>
      </w:r>
    </w:p>
    <w:p w:rsidR="00DA0AB4" w:rsidRDefault="00DA0AB4" w:rsidP="00DA0AB4">
      <w:pPr>
        <w:spacing w:line="300" w:lineRule="atLeast"/>
        <w:rPr>
          <w:rFonts w:ascii="Helvetica" w:hAnsi="Helvetica" w:cs="Helvetica"/>
          <w:color w:val="333333"/>
          <w:szCs w:val="21"/>
        </w:rPr>
      </w:pPr>
      <w:r>
        <w:rPr>
          <w:rStyle w:val="status-text"/>
          <w:rFonts w:ascii="Helvetica" w:hAnsi="Helvetica" w:cs="Helvetica"/>
          <w:color w:val="333333"/>
          <w:szCs w:val="21"/>
        </w:rPr>
        <w:t>赞</w:t>
      </w:r>
      <w:r>
        <w:rPr>
          <w:rStyle w:val="a5"/>
          <w:rFonts w:ascii="Helvetica" w:hAnsi="Helvetica" w:cs="Helvetica"/>
          <w:i w:val="0"/>
          <w:iCs w:val="0"/>
          <w:color w:val="333333"/>
          <w:szCs w:val="21"/>
        </w:rPr>
        <w:t>1</w:t>
      </w:r>
    </w:p>
    <w:p w:rsidR="00E43AB8" w:rsidRDefault="00E43AB8"/>
    <w:p w:rsidR="00DA0AB4" w:rsidRPr="00DA0AB4" w:rsidRDefault="00DA0AB4" w:rsidP="00DA0AB4">
      <w:pPr>
        <w:pStyle w:val="2"/>
        <w:shd w:val="clear" w:color="auto" w:fill="FFFFFF"/>
        <w:spacing w:before="300" w:beforeAutospacing="0" w:after="0" w:afterAutospacing="0"/>
        <w:rPr>
          <w:rFonts w:ascii="Helvetica" w:hAnsi="Helvetica" w:cs="Helvetica"/>
          <w:bCs w:val="0"/>
          <w:color w:val="262626"/>
        </w:rPr>
      </w:pPr>
      <w:r w:rsidRPr="00DA0AB4">
        <w:rPr>
          <w:rFonts w:ascii="Helvetica" w:hAnsi="Helvetica" w:cs="Helvetica"/>
          <w:bCs w:val="0"/>
          <w:color w:val="262626"/>
          <w:highlight w:val="yellow"/>
        </w:rPr>
        <w:t>网页抓取分析服务系列之三（服务封装）</w:t>
      </w:r>
    </w:p>
    <w:p w:rsidR="00DA0AB4" w:rsidRDefault="00DA0AB4" w:rsidP="00DA0AB4">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实现思路</w:t>
      </w:r>
    </w:p>
    <w:p w:rsidR="00DA0AB4" w:rsidRDefault="00DA0AB4" w:rsidP="00DA0AB4">
      <w:pPr>
        <w:widowControl/>
        <w:numPr>
          <w:ilvl w:val="0"/>
          <w:numId w:val="4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用</w:t>
      </w:r>
      <w:r>
        <w:rPr>
          <w:rFonts w:ascii="Helvetica" w:hAnsi="Helvetica" w:cs="Helvetica"/>
          <w:color w:val="323232"/>
          <w:sz w:val="18"/>
          <w:szCs w:val="18"/>
        </w:rPr>
        <w:t>nodejs</w:t>
      </w:r>
      <w:r>
        <w:rPr>
          <w:rFonts w:ascii="Helvetica" w:hAnsi="Helvetica" w:cs="Helvetica"/>
          <w:color w:val="323232"/>
          <w:sz w:val="18"/>
          <w:szCs w:val="18"/>
        </w:rPr>
        <w:t>的</w:t>
      </w:r>
      <w:r>
        <w:rPr>
          <w:rStyle w:val="HTML"/>
          <w:rFonts w:ascii="Consolas" w:hAnsi="Consolas" w:cs="Consolas"/>
          <w:color w:val="C7254E"/>
          <w:sz w:val="18"/>
          <w:szCs w:val="18"/>
          <w:shd w:val="clear" w:color="auto" w:fill="F9F2F4"/>
        </w:rPr>
        <w:t>HTTP</w:t>
      </w:r>
      <w:r>
        <w:rPr>
          <w:rStyle w:val="HTML"/>
          <w:rFonts w:ascii="Consolas" w:hAnsi="Consolas" w:cs="Consolas"/>
          <w:color w:val="C7254E"/>
          <w:sz w:val="18"/>
          <w:szCs w:val="18"/>
          <w:shd w:val="clear" w:color="auto" w:fill="F9F2F4"/>
        </w:rPr>
        <w:t>模块</w:t>
      </w:r>
      <w:r>
        <w:rPr>
          <w:rFonts w:ascii="Helvetica" w:hAnsi="Helvetica" w:cs="Helvetica"/>
          <w:color w:val="323232"/>
          <w:sz w:val="18"/>
          <w:szCs w:val="18"/>
        </w:rPr>
        <w:t>来创建一个服务，响应</w:t>
      </w:r>
      <w:r>
        <w:rPr>
          <w:rFonts w:ascii="Helvetica" w:hAnsi="Helvetica" w:cs="Helvetica"/>
          <w:color w:val="323232"/>
          <w:sz w:val="18"/>
          <w:szCs w:val="18"/>
        </w:rPr>
        <w:t>get</w:t>
      </w:r>
      <w:r>
        <w:rPr>
          <w:rFonts w:ascii="Helvetica" w:hAnsi="Helvetica" w:cs="Helvetica"/>
          <w:color w:val="323232"/>
          <w:sz w:val="18"/>
          <w:szCs w:val="18"/>
        </w:rPr>
        <w:t>请求</w:t>
      </w:r>
      <w:r>
        <w:rPr>
          <w:rFonts w:ascii="Helvetica" w:hAnsi="Helvetica" w:cs="Helvetica"/>
          <w:color w:val="323232"/>
          <w:sz w:val="18"/>
          <w:szCs w:val="18"/>
        </w:rPr>
        <w: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keyword"/>
          <w:rFonts w:ascii="Consolas" w:hAnsi="Consolas" w:cs="Consolas"/>
          <w:b/>
          <w:bCs/>
          <w:color w:val="333333"/>
        </w:rPr>
        <w:t>var</w:t>
      </w:r>
      <w:r>
        <w:rPr>
          <w:rStyle w:val="HTML"/>
          <w:rFonts w:ascii="Consolas" w:hAnsi="Consolas" w:cs="Consolas"/>
          <w:color w:val="333333"/>
        </w:rPr>
        <w:t xml:space="preserve"> http = </w:t>
      </w:r>
      <w:r>
        <w:rPr>
          <w:rStyle w:val="hljs-builtin"/>
          <w:rFonts w:ascii="Consolas" w:hAnsi="Consolas" w:cs="Consolas"/>
          <w:color w:val="0086B3"/>
        </w:rPr>
        <w:t>require</w:t>
      </w:r>
      <w:r>
        <w:rPr>
          <w:rStyle w:val="HTML"/>
          <w:rFonts w:ascii="Consolas" w:hAnsi="Consolas" w:cs="Consolas"/>
          <w:color w:val="333333"/>
        </w:rPr>
        <w:t>(</w:t>
      </w:r>
      <w:r>
        <w:rPr>
          <w:rStyle w:val="hljs-string"/>
          <w:rFonts w:ascii="Consolas" w:hAnsi="Consolas" w:cs="Consolas"/>
          <w:color w:val="DD1144"/>
        </w:rPr>
        <w:t>"http"</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http.createServer(</w:t>
      </w:r>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request, response</w:t>
      </w:r>
      <w:r>
        <w:rPr>
          <w:rStyle w:val="hljs-function"/>
          <w:rFonts w:ascii="Consolas" w:hAnsi="Consolas" w:cs="Consolas"/>
          <w:color w:val="333333"/>
        </w:rPr>
        <w:t xml:space="preserve">) </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'request received'</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lastRenderedPageBreak/>
        <w:t xml:space="preserve">        response.writeHead(</w:t>
      </w:r>
      <w:r>
        <w:rPr>
          <w:rStyle w:val="hljs-number"/>
          <w:rFonts w:ascii="Consolas" w:hAnsi="Consolas" w:cs="Consolas"/>
          <w:color w:val="008080"/>
        </w:rPr>
        <w:t>200</w:t>
      </w:r>
      <w:r>
        <w:rPr>
          <w:rStyle w:val="HTML"/>
          <w:rFonts w:ascii="Consolas" w:hAnsi="Consolas" w:cs="Consolas"/>
          <w:color w:val="333333"/>
        </w:rPr>
        <w:t>, {</w:t>
      </w:r>
      <w:r>
        <w:rPr>
          <w:rStyle w:val="hljs-string"/>
          <w:rFonts w:ascii="Consolas" w:hAnsi="Consolas" w:cs="Consolas"/>
          <w:color w:val="DD1144"/>
        </w:rPr>
        <w:t>"Content-Type"</w:t>
      </w:r>
      <w:r>
        <w:rPr>
          <w:rStyle w:val="HTML"/>
          <w:rFonts w:ascii="Consolas" w:hAnsi="Consolas" w:cs="Consolas"/>
          <w:color w:val="333333"/>
        </w:rPr>
        <w:t xml:space="preserve">: </w:t>
      </w:r>
      <w:r>
        <w:rPr>
          <w:rStyle w:val="hljs-string"/>
          <w:rFonts w:ascii="Consolas" w:hAnsi="Consolas" w:cs="Consolas"/>
          <w:color w:val="DD1144"/>
        </w:rPr>
        <w:t>"text/plain"</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response.write(</w:t>
      </w:r>
      <w:r>
        <w:rPr>
          <w:rStyle w:val="hljs-string"/>
          <w:rFonts w:ascii="Consolas" w:hAnsi="Consolas" w:cs="Consolas"/>
          <w:color w:val="DD1144"/>
        </w:rPr>
        <w:t>"Hello World"</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response.end();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}).listen(</w:t>
      </w:r>
      <w:r>
        <w:rPr>
          <w:rStyle w:val="hljs-number"/>
          <w:rFonts w:ascii="Consolas" w:hAnsi="Consolas" w:cs="Consolas"/>
          <w:color w:val="008080"/>
        </w:rPr>
        <w:t>8000</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builtin"/>
          <w:rFonts w:ascii="Consolas" w:hAnsi="Consolas" w:cs="Consolas"/>
          <w:color w:val="0086B3"/>
        </w:rPr>
        <w:t>console</w:t>
      </w:r>
      <w:r>
        <w:rPr>
          <w:rStyle w:val="HTML"/>
          <w:rFonts w:ascii="Consolas" w:hAnsi="Consolas" w:cs="Consolas"/>
          <w:color w:val="333333"/>
        </w:rPr>
        <w:t>.log(</w:t>
      </w:r>
      <w:r>
        <w:rPr>
          <w:rStyle w:val="hljs-string"/>
          <w:rFonts w:ascii="Consolas" w:hAnsi="Consolas" w:cs="Consolas"/>
          <w:color w:val="DD1144"/>
        </w:rPr>
        <w:t>'server started'</w:t>
      </w:r>
      <w:r>
        <w:rPr>
          <w:rStyle w:val="HTML"/>
          <w:rFonts w:ascii="Consolas" w:hAnsi="Consolas" w:cs="Consolas"/>
          <w:color w:val="333333"/>
        </w:rPr>
        <w:t>);</w:t>
      </w:r>
    </w:p>
    <w:p w:rsidR="00DA0AB4" w:rsidRDefault="00DA0AB4" w:rsidP="00DA0AB4">
      <w:pPr>
        <w:shd w:val="clear" w:color="auto" w:fill="FFFFFF"/>
        <w:spacing w:beforeAutospacing="1" w:afterAutospacing="1"/>
        <w:ind w:left="720"/>
        <w:rPr>
          <w:rFonts w:ascii="Helvetica" w:hAnsi="Helvetica" w:cs="Helvetica"/>
          <w:color w:val="323232"/>
          <w:sz w:val="18"/>
          <w:szCs w:val="18"/>
        </w:rPr>
      </w:pPr>
      <w:r>
        <w:rPr>
          <w:rStyle w:val="HTML"/>
          <w:rFonts w:ascii="Consolas" w:hAnsi="Consolas" w:cs="Consolas"/>
          <w:color w:val="C7254E"/>
          <w:sz w:val="18"/>
          <w:szCs w:val="18"/>
          <w:shd w:val="clear" w:color="auto" w:fill="F9F2F4"/>
        </w:rPr>
        <w:t>request.url</w:t>
      </w:r>
      <w:r>
        <w:rPr>
          <w:rFonts w:ascii="Helvetica" w:hAnsi="Helvetica" w:cs="Helvetica"/>
          <w:color w:val="323232"/>
          <w:sz w:val="18"/>
          <w:szCs w:val="18"/>
        </w:rPr>
        <w:t>会得到路径名开始的</w:t>
      </w:r>
      <w:r>
        <w:rPr>
          <w:rStyle w:val="HTML"/>
          <w:rFonts w:ascii="Consolas" w:hAnsi="Consolas" w:cs="Consolas"/>
          <w:color w:val="C7254E"/>
          <w:sz w:val="18"/>
          <w:szCs w:val="18"/>
          <w:shd w:val="clear" w:color="auto" w:fill="F9F2F4"/>
        </w:rPr>
        <w:t>url</w:t>
      </w:r>
      <w:r>
        <w:rPr>
          <w:rFonts w:ascii="Helvetica" w:hAnsi="Helvetica" w:cs="Helvetica"/>
          <w:color w:val="323232"/>
          <w:sz w:val="18"/>
          <w:szCs w:val="18"/>
        </w:rPr>
        <w:t>，比如访问</w:t>
      </w:r>
      <w:r>
        <w:rPr>
          <w:rStyle w:val="HTML"/>
          <w:rFonts w:ascii="Consolas" w:hAnsi="Consolas" w:cs="Consolas"/>
          <w:color w:val="C7254E"/>
          <w:sz w:val="18"/>
          <w:szCs w:val="18"/>
          <w:shd w:val="clear" w:color="auto" w:fill="F9F2F4"/>
        </w:rPr>
        <w:t>http://localhost:8000/?word=%E4%B8%AD%E5%9B%BD&amp;device=iphone5</w:t>
      </w:r>
      <w:r>
        <w:rPr>
          <w:rFonts w:ascii="Helvetica" w:hAnsi="Helvetica" w:cs="Helvetica"/>
          <w:color w:val="323232"/>
          <w:sz w:val="18"/>
          <w:szCs w:val="18"/>
        </w:rPr>
        <w:t>，将会得到</w:t>
      </w:r>
      <w:r>
        <w:rPr>
          <w:rStyle w:val="HTML"/>
          <w:rFonts w:ascii="Consolas" w:hAnsi="Consolas" w:cs="Consolas"/>
          <w:color w:val="C7254E"/>
          <w:sz w:val="18"/>
          <w:szCs w:val="18"/>
          <w:shd w:val="clear" w:color="auto" w:fill="F9F2F4"/>
        </w:rPr>
        <w:t>/?word=%E4%B8%AD%E5%9B%BD&amp;device=iphone5</w:t>
      </w:r>
      <w:r>
        <w:rPr>
          <w:rFonts w:ascii="Helvetica" w:hAnsi="Helvetica" w:cs="Helvetica"/>
          <w:color w:val="323232"/>
          <w:sz w:val="18"/>
          <w:szCs w:val="18"/>
        </w:rPr>
        <w:t>。可以用</w:t>
      </w:r>
      <w:r>
        <w:rPr>
          <w:rStyle w:val="HTML"/>
          <w:rFonts w:ascii="Consolas" w:hAnsi="Consolas" w:cs="Consolas"/>
          <w:color w:val="C7254E"/>
          <w:sz w:val="18"/>
          <w:szCs w:val="18"/>
          <w:shd w:val="clear" w:color="auto" w:fill="F9F2F4"/>
        </w:rPr>
        <w:t>URL</w:t>
      </w:r>
      <w:r>
        <w:rPr>
          <w:rStyle w:val="HTML"/>
          <w:rFonts w:ascii="Consolas" w:hAnsi="Consolas" w:cs="Consolas"/>
          <w:color w:val="C7254E"/>
          <w:sz w:val="18"/>
          <w:szCs w:val="18"/>
          <w:shd w:val="clear" w:color="auto" w:fill="F9F2F4"/>
        </w:rPr>
        <w:t>模块</w:t>
      </w:r>
      <w:r>
        <w:rPr>
          <w:rFonts w:ascii="Helvetica" w:hAnsi="Helvetica" w:cs="Helvetica"/>
          <w:color w:val="323232"/>
          <w:sz w:val="18"/>
          <w:szCs w:val="18"/>
        </w:rPr>
        <w:t>来解析</w:t>
      </w:r>
      <w:r>
        <w:rPr>
          <w:rStyle w:val="HTML"/>
          <w:rFonts w:ascii="Consolas" w:hAnsi="Consolas" w:cs="Consolas"/>
          <w:color w:val="C7254E"/>
          <w:sz w:val="18"/>
          <w:szCs w:val="18"/>
          <w:shd w:val="clear" w:color="auto" w:fill="F9F2F4"/>
        </w:rPr>
        <w:t>url</w:t>
      </w:r>
      <w:r>
        <w:rPr>
          <w:rFonts w:ascii="Helvetica" w:hAnsi="Helvetica" w:cs="Helvetica"/>
          <w:color w:val="323232"/>
          <w:sz w:val="18"/>
          <w:szCs w:val="18"/>
        </w:rPr>
        <w:t>。</w:t>
      </w:r>
    </w:p>
    <w:p w:rsidR="00DA0AB4" w:rsidRDefault="00DA0AB4" w:rsidP="00DA0AB4">
      <w:pPr>
        <w:widowControl/>
        <w:numPr>
          <w:ilvl w:val="0"/>
          <w:numId w:val="4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Style w:val="HTML"/>
          <w:rFonts w:ascii="Consolas" w:hAnsi="Consolas" w:cs="Consolas"/>
          <w:color w:val="C7254E"/>
          <w:sz w:val="18"/>
          <w:szCs w:val="18"/>
          <w:shd w:val="clear" w:color="auto" w:fill="F9F2F4"/>
        </w:rPr>
        <w:t>URL</w:t>
      </w:r>
      <w:r>
        <w:rPr>
          <w:rStyle w:val="HTML"/>
          <w:rFonts w:ascii="Consolas" w:hAnsi="Consolas" w:cs="Consolas"/>
          <w:color w:val="C7254E"/>
          <w:sz w:val="18"/>
          <w:szCs w:val="18"/>
          <w:shd w:val="clear" w:color="auto" w:fill="F9F2F4"/>
        </w:rPr>
        <w:t>模块</w:t>
      </w:r>
      <w:r>
        <w:rPr>
          <w:rFonts w:ascii="Helvetica" w:hAnsi="Helvetica" w:cs="Helvetica"/>
          <w:color w:val="323232"/>
          <w:sz w:val="18"/>
          <w:szCs w:val="18"/>
        </w:rPr>
        <w:t>的</w:t>
      </w:r>
      <w:r>
        <w:rPr>
          <w:rStyle w:val="HTML"/>
          <w:rFonts w:ascii="Consolas" w:hAnsi="Consolas" w:cs="Consolas"/>
          <w:color w:val="C7254E"/>
          <w:sz w:val="18"/>
          <w:szCs w:val="18"/>
          <w:shd w:val="clear" w:color="auto" w:fill="F9F2F4"/>
        </w:rPr>
        <w:t>url.parse()</w:t>
      </w:r>
      <w:r>
        <w:rPr>
          <w:rFonts w:ascii="Helvetica" w:hAnsi="Helvetica" w:cs="Helvetica"/>
          <w:color w:val="323232"/>
          <w:sz w:val="18"/>
          <w:szCs w:val="18"/>
        </w:rPr>
        <w:t>方法来解析</w:t>
      </w:r>
      <w:r>
        <w:rPr>
          <w:rFonts w:ascii="Helvetica" w:hAnsi="Helvetica" w:cs="Helvetica"/>
          <w:color w:val="323232"/>
          <w:sz w:val="18"/>
          <w:szCs w:val="18"/>
        </w:rPr>
        <w:t>url</w:t>
      </w:r>
      <w:r>
        <w:rPr>
          <w:rFonts w:ascii="Helvetica" w:hAnsi="Helvetica" w:cs="Helvetica"/>
          <w:color w:val="323232"/>
          <w:sz w:val="18"/>
          <w:szCs w:val="18"/>
        </w:rPr>
        <w:t>字符串，会得到一个</w:t>
      </w:r>
      <w:r>
        <w:rPr>
          <w:rStyle w:val="HTML"/>
          <w:rFonts w:ascii="Consolas" w:hAnsi="Consolas" w:cs="Consolas"/>
          <w:color w:val="C7254E"/>
          <w:sz w:val="18"/>
          <w:szCs w:val="18"/>
          <w:shd w:val="clear" w:color="auto" w:fill="F9F2F4"/>
        </w:rPr>
        <w:t>urlObject</w:t>
      </w:r>
      <w:r>
        <w:rPr>
          <w:rFonts w:ascii="Helvetica" w:hAnsi="Helvetica" w:cs="Helvetica"/>
          <w:color w:val="323232"/>
          <w:sz w:val="18"/>
          <w:szCs w:val="18"/>
        </w:rPr>
        <w:t>，取出其中的</w:t>
      </w:r>
      <w:r>
        <w:rPr>
          <w:rStyle w:val="HTML"/>
          <w:rFonts w:ascii="Consolas" w:hAnsi="Consolas" w:cs="Consolas"/>
          <w:color w:val="C7254E"/>
          <w:sz w:val="18"/>
          <w:szCs w:val="18"/>
          <w:shd w:val="clear" w:color="auto" w:fill="F9F2F4"/>
        </w:rPr>
        <w:t>query</w:t>
      </w:r>
      <w:r>
        <w:rPr>
          <w:rFonts w:ascii="Helvetica" w:hAnsi="Helvetica" w:cs="Helvetica"/>
          <w:color w:val="323232"/>
          <w:sz w:val="18"/>
          <w:szCs w:val="18"/>
        </w:rPr>
        <w:t>属性，默认得到的</w:t>
      </w:r>
      <w:r>
        <w:rPr>
          <w:rStyle w:val="HTML"/>
          <w:rFonts w:ascii="Consolas" w:hAnsi="Consolas" w:cs="Consolas"/>
          <w:color w:val="C7254E"/>
          <w:sz w:val="18"/>
          <w:szCs w:val="18"/>
          <w:shd w:val="clear" w:color="auto" w:fill="F9F2F4"/>
        </w:rPr>
        <w:t>query</w:t>
      </w:r>
      <w:r>
        <w:rPr>
          <w:rFonts w:ascii="Helvetica" w:hAnsi="Helvetica" w:cs="Helvetica"/>
          <w:color w:val="323232"/>
          <w:sz w:val="18"/>
          <w:szCs w:val="18"/>
        </w:rPr>
        <w:t>是个字符串，需要将</w:t>
      </w:r>
      <w:r>
        <w:rPr>
          <w:rStyle w:val="HTML"/>
          <w:rFonts w:ascii="Consolas" w:hAnsi="Consolas" w:cs="Consolas"/>
          <w:color w:val="C7254E"/>
          <w:sz w:val="18"/>
          <w:szCs w:val="18"/>
          <w:shd w:val="clear" w:color="auto" w:fill="F9F2F4"/>
        </w:rPr>
        <w:t>url.parse()</w:t>
      </w:r>
      <w:r>
        <w:rPr>
          <w:rFonts w:ascii="Helvetica" w:hAnsi="Helvetica" w:cs="Helvetica"/>
          <w:color w:val="323232"/>
          <w:sz w:val="18"/>
          <w:szCs w:val="18"/>
        </w:rPr>
        <w:t>的第二个参数设置为</w:t>
      </w:r>
      <w:r>
        <w:rPr>
          <w:rStyle w:val="HTML"/>
          <w:rFonts w:ascii="Consolas" w:hAnsi="Consolas" w:cs="Consolas"/>
          <w:color w:val="C7254E"/>
          <w:sz w:val="18"/>
          <w:szCs w:val="18"/>
          <w:shd w:val="clear" w:color="auto" w:fill="F9F2F4"/>
        </w:rPr>
        <w:t>true</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query</w:t>
      </w:r>
      <w:r>
        <w:rPr>
          <w:rFonts w:ascii="Helvetica" w:hAnsi="Helvetica" w:cs="Helvetica"/>
          <w:color w:val="323232"/>
          <w:sz w:val="18"/>
          <w:szCs w:val="18"/>
        </w:rPr>
        <w:t>将被解析为一个对象。访问上面的地址时就会得到如下</w:t>
      </w:r>
      <w:r>
        <w:rPr>
          <w:rFonts w:ascii="Helvetica" w:hAnsi="Helvetica" w:cs="Helvetica"/>
          <w:color w:val="323232"/>
          <w:sz w:val="18"/>
          <w:szCs w:val="18"/>
        </w:rPr>
        <w:t xml:space="preserve"> </w:t>
      </w:r>
      <w:r>
        <w:rPr>
          <w:rFonts w:ascii="Helvetica" w:hAnsi="Helvetica" w:cs="Helvetica"/>
          <w:color w:val="323232"/>
          <w:sz w:val="18"/>
          <w:szCs w:val="18"/>
        </w:rPr>
        <w: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var</w:t>
      </w:r>
      <w:r>
        <w:rPr>
          <w:rStyle w:val="HTML"/>
          <w:rFonts w:ascii="Consolas" w:hAnsi="Consolas" w:cs="Consolas"/>
          <w:color w:val="333333"/>
        </w:rPr>
        <w:t xml:space="preserve"> queryObj = </w:t>
      </w:r>
      <w:r>
        <w:rPr>
          <w:rStyle w:val="hljs-builtin"/>
          <w:rFonts w:ascii="Consolas" w:hAnsi="Consolas" w:cs="Consolas"/>
          <w:color w:val="0086B3"/>
        </w:rPr>
        <w:t>url</w:t>
      </w:r>
      <w:r>
        <w:rPr>
          <w:rStyle w:val="HTML"/>
          <w:rFonts w:ascii="Consolas" w:hAnsi="Consolas" w:cs="Consolas"/>
          <w:color w:val="333333"/>
        </w:rPr>
        <w:t>.parse(req.url,</w:t>
      </w:r>
      <w:r>
        <w:rPr>
          <w:rStyle w:val="hljs-literal"/>
          <w:rFonts w:ascii="Consolas" w:hAnsi="Consolas" w:cs="Consolas"/>
          <w:color w:val="008080"/>
        </w:rPr>
        <w:t>true</w:t>
      </w:r>
      <w:r>
        <w:rPr>
          <w:rStyle w:val="HTML"/>
          <w:rFonts w:ascii="Consolas" w:hAnsi="Consolas" w:cs="Consolas"/>
          <w:color w:val="333333"/>
        </w:rPr>
        <w:t>).query;</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builtin"/>
          <w:rFonts w:ascii="Consolas" w:hAnsi="Consolas" w:cs="Consolas"/>
          <w:color w:val="0086B3"/>
        </w:rPr>
        <w:t>console</w:t>
      </w:r>
      <w:r>
        <w:rPr>
          <w:rStyle w:val="HTML"/>
          <w:rFonts w:ascii="Consolas" w:hAnsi="Consolas" w:cs="Consolas"/>
          <w:color w:val="333333"/>
        </w:rPr>
        <w:t xml:space="preserve">.log(queryObj); </w:t>
      </w:r>
      <w:r>
        <w:rPr>
          <w:rStyle w:val="hljs-comment"/>
          <w:rFonts w:ascii="Consolas" w:hAnsi="Consolas" w:cs="Consolas"/>
          <w:i/>
          <w:iCs/>
          <w:color w:val="999988"/>
        </w:rPr>
        <w:t>// {word: '</w:t>
      </w:r>
      <w:r>
        <w:rPr>
          <w:rStyle w:val="hljs-comment"/>
          <w:rFonts w:ascii="Consolas" w:hAnsi="Consolas" w:cs="Consolas"/>
          <w:i/>
          <w:iCs/>
          <w:color w:val="999988"/>
        </w:rPr>
        <w:t>中国</w:t>
      </w:r>
      <w:r>
        <w:rPr>
          <w:rStyle w:val="hljs-comment"/>
          <w:rFonts w:ascii="Consolas" w:hAnsi="Consolas" w:cs="Consolas"/>
          <w:i/>
          <w:iCs/>
          <w:color w:val="999988"/>
        </w:rPr>
        <w:t>', device: 'iphone5'}</w:t>
      </w:r>
    </w:p>
    <w:p w:rsidR="00DA0AB4" w:rsidRDefault="00DA0AB4" w:rsidP="00DA0AB4">
      <w:pPr>
        <w:widowControl/>
        <w:numPr>
          <w:ilvl w:val="0"/>
          <w:numId w:val="4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Style w:val="HTML"/>
          <w:rFonts w:ascii="Consolas" w:hAnsi="Consolas" w:cs="Consolas"/>
          <w:color w:val="C7254E"/>
          <w:sz w:val="18"/>
          <w:szCs w:val="18"/>
          <w:shd w:val="clear" w:color="auto" w:fill="F9F2F4"/>
        </w:rPr>
        <w:t>child_process</w:t>
      </w:r>
      <w:r>
        <w:rPr>
          <w:rStyle w:val="HTML"/>
          <w:rFonts w:ascii="Consolas" w:hAnsi="Consolas" w:cs="Consolas"/>
          <w:color w:val="C7254E"/>
          <w:sz w:val="18"/>
          <w:szCs w:val="18"/>
          <w:shd w:val="clear" w:color="auto" w:fill="F9F2F4"/>
        </w:rPr>
        <w:t>模块</w:t>
      </w:r>
      <w:r>
        <w:rPr>
          <w:rFonts w:ascii="Helvetica" w:hAnsi="Helvetica" w:cs="Helvetica"/>
          <w:color w:val="323232"/>
          <w:sz w:val="18"/>
          <w:szCs w:val="18"/>
        </w:rPr>
        <w:t>的</w:t>
      </w:r>
      <w:r>
        <w:rPr>
          <w:rStyle w:val="HTML"/>
          <w:rFonts w:ascii="Consolas" w:hAnsi="Consolas" w:cs="Consolas"/>
          <w:color w:val="C7254E"/>
          <w:sz w:val="18"/>
          <w:szCs w:val="18"/>
          <w:shd w:val="clear" w:color="auto" w:fill="F9F2F4"/>
        </w:rPr>
        <w:t>child_process.exec()</w:t>
      </w:r>
      <w:r>
        <w:rPr>
          <w:rFonts w:ascii="Helvetica" w:hAnsi="Helvetica" w:cs="Helvetica"/>
          <w:color w:val="323232"/>
          <w:sz w:val="18"/>
          <w:szCs w:val="18"/>
        </w:rPr>
        <w:t>方法来调用命令行。传给回调的</w:t>
      </w:r>
      <w:r>
        <w:rPr>
          <w:rFonts w:ascii="Helvetica" w:hAnsi="Helvetica" w:cs="Helvetica"/>
          <w:color w:val="323232"/>
          <w:sz w:val="18"/>
          <w:szCs w:val="18"/>
        </w:rPr>
        <w:t xml:space="preserve"> stdout </w:t>
      </w:r>
      <w:r>
        <w:rPr>
          <w:rFonts w:ascii="Helvetica" w:hAnsi="Helvetica" w:cs="Helvetica"/>
          <w:color w:val="323232"/>
          <w:sz w:val="18"/>
          <w:szCs w:val="18"/>
        </w:rPr>
        <w:t>和</w:t>
      </w:r>
      <w:r>
        <w:rPr>
          <w:rFonts w:ascii="Helvetica" w:hAnsi="Helvetica" w:cs="Helvetica"/>
          <w:color w:val="323232"/>
          <w:sz w:val="18"/>
          <w:szCs w:val="18"/>
        </w:rPr>
        <w:t xml:space="preserve"> stderr </w:t>
      </w:r>
      <w:r>
        <w:rPr>
          <w:rFonts w:ascii="Helvetica" w:hAnsi="Helvetica" w:cs="Helvetica"/>
          <w:color w:val="323232"/>
          <w:sz w:val="18"/>
          <w:szCs w:val="18"/>
        </w:rPr>
        <w:t>参数会包含子进程的</w:t>
      </w:r>
      <w:r>
        <w:rPr>
          <w:rFonts w:ascii="Helvetica" w:hAnsi="Helvetica" w:cs="Helvetica"/>
          <w:color w:val="323232"/>
          <w:sz w:val="18"/>
          <w:szCs w:val="18"/>
        </w:rPr>
        <w:t xml:space="preserve"> stdout </w:t>
      </w:r>
      <w:r>
        <w:rPr>
          <w:rFonts w:ascii="Helvetica" w:hAnsi="Helvetica" w:cs="Helvetica"/>
          <w:color w:val="323232"/>
          <w:sz w:val="18"/>
          <w:szCs w:val="18"/>
        </w:rPr>
        <w:t>和</w:t>
      </w:r>
      <w:r>
        <w:rPr>
          <w:rFonts w:ascii="Helvetica" w:hAnsi="Helvetica" w:cs="Helvetica"/>
          <w:color w:val="323232"/>
          <w:sz w:val="18"/>
          <w:szCs w:val="18"/>
        </w:rPr>
        <w:t xml:space="preserve"> stderr </w:t>
      </w:r>
      <w:r>
        <w:rPr>
          <w:rFonts w:ascii="Helvetica" w:hAnsi="Helvetica" w:cs="Helvetica"/>
          <w:color w:val="323232"/>
          <w:sz w:val="18"/>
          <w:szCs w:val="18"/>
        </w:rPr>
        <w:t>的输出。</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var </w:t>
      </w:r>
      <w:r>
        <w:rPr>
          <w:rStyle w:val="hljs-builtin"/>
          <w:rFonts w:ascii="Consolas" w:hAnsi="Consolas" w:cs="Consolas"/>
          <w:color w:val="0086B3"/>
        </w:rPr>
        <w:t>exec</w:t>
      </w:r>
      <w:r>
        <w:rPr>
          <w:rStyle w:val="HTML"/>
          <w:rFonts w:ascii="Consolas" w:hAnsi="Consolas" w:cs="Consolas"/>
          <w:color w:val="333333"/>
        </w:rPr>
        <w:t xml:space="preserve"> = require(</w:t>
      </w:r>
      <w:r>
        <w:rPr>
          <w:rStyle w:val="hljs-string"/>
          <w:rFonts w:ascii="Consolas" w:hAnsi="Consolas" w:cs="Consolas"/>
          <w:color w:val="DD1144"/>
        </w:rPr>
        <w:t>'child_process'</w:t>
      </w:r>
      <w:r>
        <w:rPr>
          <w:rStyle w:val="HTML"/>
          <w:rFonts w:ascii="Consolas" w:hAnsi="Consolas" w:cs="Consolas"/>
          <w:color w:val="333333"/>
        </w:rPr>
        <w:t>).</w:t>
      </w:r>
      <w:r>
        <w:rPr>
          <w:rStyle w:val="hljs-builtin"/>
          <w:rFonts w:ascii="Consolas" w:hAnsi="Consolas" w:cs="Consolas"/>
          <w:color w:val="0086B3"/>
        </w:rPr>
        <w:t>exec</w:t>
      </w:r>
      <w:r>
        <w:rPr>
          <w:rStyle w:val="HTML"/>
          <w:rFonts w:ascii="Consolas" w:hAnsi="Consolas" w:cs="Consolas"/>
          <w:color w:val="333333"/>
        </w:rPr>
        <w: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var cmdStr = </w:t>
      </w:r>
      <w:r>
        <w:rPr>
          <w:rStyle w:val="hljs-string"/>
          <w:rFonts w:ascii="Consolas" w:hAnsi="Consolas" w:cs="Consolas"/>
          <w:color w:val="DD1144"/>
        </w:rPr>
        <w:t>'phantomjs task.js '</w:t>
      </w:r>
      <w:r>
        <w:rPr>
          <w:rStyle w:val="HTML"/>
          <w:rFonts w:ascii="Consolas" w:hAnsi="Consolas" w:cs="Consolas"/>
          <w:color w:val="333333"/>
        </w:rPr>
        <w: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builtin"/>
          <w:rFonts w:ascii="Consolas" w:hAnsi="Consolas" w:cs="Consolas"/>
          <w:color w:val="0086B3"/>
        </w:rPr>
        <w:t>exec</w:t>
      </w:r>
      <w:r>
        <w:rPr>
          <w:rStyle w:val="HTML"/>
          <w:rFonts w:ascii="Consolas" w:hAnsi="Consolas" w:cs="Consolas"/>
          <w:color w:val="333333"/>
        </w:rPr>
        <w:t xml:space="preserve">(cmdStr + queryObj.word + </w:t>
      </w:r>
      <w:r>
        <w:rPr>
          <w:rStyle w:val="hljs-string"/>
          <w:rFonts w:ascii="Consolas" w:hAnsi="Consolas" w:cs="Consolas"/>
          <w:color w:val="DD1144"/>
        </w:rPr>
        <w:t>' '</w:t>
      </w:r>
      <w:r>
        <w:rPr>
          <w:rStyle w:val="HTML"/>
          <w:rFonts w:ascii="Consolas" w:hAnsi="Consolas" w:cs="Consolas"/>
          <w:color w:val="333333"/>
        </w:rPr>
        <w:t xml:space="preserve"> + queryObj.device, </w:t>
      </w:r>
      <w:r>
        <w:rPr>
          <w:rStyle w:val="hljs-keyword"/>
          <w:rFonts w:ascii="Consolas" w:hAnsi="Consolas" w:cs="Consolas"/>
          <w:b/>
          <w:bCs/>
          <w:color w:val="333333"/>
        </w:rPr>
        <w:t>function</w:t>
      </w:r>
      <w:r>
        <w:rPr>
          <w:rStyle w:val="hljs-params"/>
          <w:rFonts w:ascii="Consolas" w:hAnsi="Consolas" w:cs="Consolas"/>
          <w:color w:val="333333"/>
        </w:rPr>
        <w:t>(err, stdout, stderr)</w:t>
      </w:r>
      <w:r>
        <w:rPr>
          <w:rStyle w:val="hljs-function"/>
          <w:rFonts w:ascii="Consolas" w:hAnsi="Consolas" w:cs="Consolas"/>
          <w:color w:val="333333"/>
        </w:rPr>
        <w: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if</w:t>
      </w:r>
      <w:r>
        <w:rPr>
          <w:rStyle w:val="HTML"/>
          <w:rFonts w:ascii="Consolas" w:hAnsi="Consolas" w:cs="Consolas"/>
          <w:color w:val="333333"/>
        </w:rPr>
        <w:t>(err)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console.</w:t>
      </w:r>
      <w:r>
        <w:rPr>
          <w:rStyle w:val="hljs-builtin"/>
          <w:rFonts w:ascii="Consolas" w:hAnsi="Consolas" w:cs="Consolas"/>
          <w:color w:val="0086B3"/>
        </w:rPr>
        <w:t>error</w:t>
      </w:r>
      <w:r>
        <w:rPr>
          <w:rStyle w:val="HTML"/>
          <w:rFonts w:ascii="Consolas" w:hAnsi="Consolas" w:cs="Consolas"/>
          <w:color w:val="333333"/>
        </w:rPr>
        <w:t>(`</w:t>
      </w:r>
      <w:r>
        <w:rPr>
          <w:rStyle w:val="hljs-builtin"/>
          <w:rFonts w:ascii="Consolas" w:hAnsi="Consolas" w:cs="Consolas"/>
          <w:color w:val="0086B3"/>
        </w:rPr>
        <w:t>exec</w:t>
      </w:r>
      <w:r>
        <w:rPr>
          <w:rStyle w:val="HTML"/>
          <w:rFonts w:ascii="Consolas" w:hAnsi="Consolas" w:cs="Consolas"/>
          <w:color w:val="333333"/>
        </w:rPr>
        <w:t xml:space="preserve"> </w:t>
      </w:r>
      <w:r>
        <w:rPr>
          <w:rStyle w:val="hljs-builtin"/>
          <w:rFonts w:ascii="Consolas" w:hAnsi="Consolas" w:cs="Consolas"/>
          <w:color w:val="0086B3"/>
        </w:rPr>
        <w:t>error</w:t>
      </w:r>
      <w:r>
        <w:rPr>
          <w:rStyle w:val="HTML"/>
          <w:rFonts w:ascii="Consolas" w:hAnsi="Consolas" w:cs="Consolas"/>
          <w:color w:val="333333"/>
        </w:rPr>
        <w:t>: ${</w:t>
      </w:r>
      <w:r>
        <w:rPr>
          <w:rStyle w:val="hljs-builtin"/>
          <w:rFonts w:ascii="Consolas" w:hAnsi="Consolas" w:cs="Consolas"/>
          <w:color w:val="0086B3"/>
        </w:rPr>
        <w:t>error</w:t>
      </w:r>
      <w:r>
        <w:rPr>
          <w:rStyle w:val="HTML"/>
          <w:rFonts w:ascii="Consolas" w:hAnsi="Consolas" w:cs="Consolas"/>
          <w:color w:val="333333"/>
        </w:rPr>
        <w: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 </w:t>
      </w:r>
      <w:r>
        <w:rPr>
          <w:rStyle w:val="hljs-keyword"/>
          <w:rFonts w:ascii="Consolas" w:hAnsi="Consolas" w:cs="Consolas"/>
          <w:b/>
          <w:bCs/>
          <w:color w:val="333333"/>
        </w:rPr>
        <w:t>else</w:t>
      </w:r>
      <w:r>
        <w:rPr>
          <w:rStyle w:val="HTML"/>
          <w:rFonts w:ascii="Consolas" w:hAnsi="Consolas" w:cs="Consolas"/>
          <w:color w:val="333333"/>
        </w:rPr>
        <w:t xml:space="preserve"> {</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comment"/>
          <w:rFonts w:ascii="Consolas" w:hAnsi="Consolas" w:cs="Consolas"/>
          <w:i/>
          <w:iCs/>
          <w:color w:val="999988"/>
        </w:rPr>
        <w:t>// todo</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 xml:space="preserve">     }</w:t>
      </w:r>
    </w:p>
    <w:p w:rsidR="00DA0AB4" w:rsidRDefault="00DA0AB4" w:rsidP="00DA0AB4">
      <w:pPr>
        <w:widowControl/>
        <w:numPr>
          <w:ilvl w:val="0"/>
          <w:numId w:val="4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运行</w:t>
      </w:r>
      <w:r>
        <w:rPr>
          <w:rFonts w:ascii="Helvetica" w:hAnsi="Helvetica" w:cs="Helvetica"/>
          <w:color w:val="323232"/>
          <w:sz w:val="18"/>
          <w:szCs w:val="18"/>
        </w:rPr>
        <w:t>MongoDB</w:t>
      </w:r>
      <w:r>
        <w:rPr>
          <w:rFonts w:ascii="Helvetica" w:hAnsi="Helvetica" w:cs="Helvetica"/>
          <w:color w:val="323232"/>
          <w:sz w:val="18"/>
          <w:szCs w:val="18"/>
        </w:rPr>
        <w:t>服务器，从</w:t>
      </w:r>
      <w:r>
        <w:rPr>
          <w:rFonts w:ascii="Helvetica" w:hAnsi="Helvetica" w:cs="Helvetica"/>
          <w:color w:val="323232"/>
          <w:sz w:val="18"/>
          <w:szCs w:val="18"/>
        </w:rPr>
        <w:t>MongoDB</w:t>
      </w:r>
      <w:r>
        <w:rPr>
          <w:rFonts w:ascii="Helvetica" w:hAnsi="Helvetica" w:cs="Helvetica"/>
          <w:color w:val="323232"/>
          <w:sz w:val="18"/>
          <w:szCs w:val="18"/>
        </w:rPr>
        <w:t>目录的</w:t>
      </w:r>
      <w:r>
        <w:rPr>
          <w:rFonts w:ascii="Helvetica" w:hAnsi="Helvetica" w:cs="Helvetica"/>
          <w:color w:val="323232"/>
          <w:sz w:val="18"/>
          <w:szCs w:val="18"/>
        </w:rPr>
        <w:t>bin</w:t>
      </w:r>
      <w:r>
        <w:rPr>
          <w:rFonts w:ascii="Helvetica" w:hAnsi="Helvetica" w:cs="Helvetica"/>
          <w:color w:val="323232"/>
          <w:sz w:val="18"/>
          <w:szCs w:val="18"/>
        </w:rPr>
        <w:t>目录中执行</w:t>
      </w:r>
      <w:r>
        <w:rPr>
          <w:rFonts w:ascii="Helvetica" w:hAnsi="Helvetica" w:cs="Helvetica"/>
          <w:color w:val="323232"/>
          <w:sz w:val="18"/>
          <w:szCs w:val="18"/>
        </w:rPr>
        <w:t>mongod.exe</w:t>
      </w:r>
      <w:r>
        <w:rPr>
          <w:rFonts w:ascii="Helvetica" w:hAnsi="Helvetica" w:cs="Helvetica"/>
          <w:color w:val="323232"/>
          <w:sz w:val="18"/>
          <w:szCs w:val="18"/>
        </w:rPr>
        <w:t>文件</w:t>
      </w:r>
      <w:r>
        <w:rPr>
          <w:rFonts w:ascii="Helvetica" w:hAnsi="Helvetica" w:cs="Helvetica"/>
          <w:color w:val="323232"/>
          <w:sz w:val="18"/>
          <w:szCs w:val="18"/>
        </w:rPr>
        <w:t>,</w:t>
      </w:r>
      <w:r>
        <w:rPr>
          <w:rStyle w:val="HTML"/>
          <w:rFonts w:ascii="Consolas" w:hAnsi="Consolas" w:cs="Consolas"/>
          <w:color w:val="C7254E"/>
          <w:sz w:val="18"/>
          <w:szCs w:val="18"/>
          <w:shd w:val="clear" w:color="auto" w:fill="F9F2F4"/>
        </w:rPr>
        <w:t>mongod.exe --dbpath c:datadb</w:t>
      </w:r>
      <w:r>
        <w:rPr>
          <w:rFonts w:ascii="Helvetica" w:hAnsi="Helvetica" w:cs="Helvetica"/>
          <w:color w:val="323232"/>
          <w:sz w:val="18"/>
          <w:szCs w:val="18"/>
        </w:rPr>
        <w:t>，其中</w:t>
      </w:r>
      <w:r>
        <w:rPr>
          <w:rStyle w:val="HTML"/>
          <w:rFonts w:ascii="Consolas" w:hAnsi="Consolas" w:cs="Consolas"/>
          <w:color w:val="C7254E"/>
          <w:sz w:val="18"/>
          <w:szCs w:val="18"/>
          <w:shd w:val="clear" w:color="auto" w:fill="F9F2F4"/>
        </w:rPr>
        <w:t>c:datadb</w:t>
      </w:r>
      <w:r>
        <w:rPr>
          <w:rFonts w:ascii="Helvetica" w:hAnsi="Helvetica" w:cs="Helvetica"/>
          <w:color w:val="323232"/>
          <w:sz w:val="18"/>
          <w:szCs w:val="18"/>
        </w:rPr>
        <w:t>为</w:t>
      </w:r>
      <w:r>
        <w:rPr>
          <w:rFonts w:ascii="Helvetica" w:hAnsi="Helvetica" w:cs="Helvetica"/>
          <w:color w:val="323232"/>
          <w:sz w:val="18"/>
          <w:szCs w:val="18"/>
        </w:rPr>
        <w:t>mongodb</w:t>
      </w:r>
      <w:r>
        <w:rPr>
          <w:rFonts w:ascii="Helvetica" w:hAnsi="Helvetica" w:cs="Helvetica"/>
          <w:color w:val="323232"/>
          <w:sz w:val="18"/>
          <w:szCs w:val="18"/>
        </w:rPr>
        <w:t>的数据目录，需提前手动创建。</w:t>
      </w:r>
    </w:p>
    <w:p w:rsidR="00DA0AB4" w:rsidRDefault="00DA0AB4" w:rsidP="00DA0AB4">
      <w:pPr>
        <w:pStyle w:val="a3"/>
        <w:numPr>
          <w:ilvl w:val="0"/>
          <w:numId w:val="49"/>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MongoDB</w:t>
      </w:r>
      <w:r>
        <w:rPr>
          <w:rFonts w:ascii="Helvetica" w:hAnsi="Helvetica" w:cs="Helvetica"/>
          <w:color w:val="323232"/>
          <w:sz w:val="18"/>
          <w:szCs w:val="18"/>
        </w:rPr>
        <w:t>后台管理</w:t>
      </w:r>
      <w:r>
        <w:rPr>
          <w:rFonts w:ascii="Helvetica" w:hAnsi="Helvetica" w:cs="Helvetica"/>
          <w:color w:val="323232"/>
          <w:sz w:val="18"/>
          <w:szCs w:val="18"/>
        </w:rPr>
        <w:t xml:space="preserve"> Shell</w:t>
      </w:r>
      <w:r>
        <w:rPr>
          <w:rFonts w:ascii="Helvetica" w:hAnsi="Helvetica" w:cs="Helvetica"/>
          <w:color w:val="323232"/>
          <w:sz w:val="18"/>
          <w:szCs w:val="18"/>
        </w:rPr>
        <w:t>，从</w:t>
      </w:r>
      <w:r>
        <w:rPr>
          <w:rFonts w:ascii="Helvetica" w:hAnsi="Helvetica" w:cs="Helvetica"/>
          <w:color w:val="323232"/>
          <w:sz w:val="18"/>
          <w:szCs w:val="18"/>
        </w:rPr>
        <w:t>MongoDB</w:t>
      </w:r>
      <w:r>
        <w:rPr>
          <w:rFonts w:ascii="Helvetica" w:hAnsi="Helvetica" w:cs="Helvetica"/>
          <w:color w:val="323232"/>
          <w:sz w:val="18"/>
          <w:szCs w:val="18"/>
        </w:rPr>
        <w:t>目录的</w:t>
      </w:r>
      <w:r>
        <w:rPr>
          <w:rFonts w:ascii="Helvetica" w:hAnsi="Helvetica" w:cs="Helvetica"/>
          <w:color w:val="323232"/>
          <w:sz w:val="18"/>
          <w:szCs w:val="18"/>
        </w:rPr>
        <w:t>bin</w:t>
      </w:r>
      <w:r>
        <w:rPr>
          <w:rFonts w:ascii="Helvetica" w:hAnsi="Helvetica" w:cs="Helvetica"/>
          <w:color w:val="323232"/>
          <w:sz w:val="18"/>
          <w:szCs w:val="18"/>
        </w:rPr>
        <w:t>目录中执行</w:t>
      </w:r>
      <w:r>
        <w:rPr>
          <w:rFonts w:ascii="Helvetica" w:hAnsi="Helvetica" w:cs="Helvetica"/>
          <w:color w:val="323232"/>
          <w:sz w:val="18"/>
          <w:szCs w:val="18"/>
        </w:rPr>
        <w:t>mongo.exe</w:t>
      </w:r>
      <w:r>
        <w:rPr>
          <w:rFonts w:ascii="Helvetica" w:hAnsi="Helvetica" w:cs="Helvetica"/>
          <w:color w:val="323232"/>
          <w:sz w:val="18"/>
          <w:szCs w:val="18"/>
        </w:rPr>
        <w:t>文件</w:t>
      </w:r>
      <w:r>
        <w:rPr>
          <w:rFonts w:ascii="Helvetica" w:hAnsi="Helvetica" w:cs="Helvetica"/>
          <w:color w:val="323232"/>
          <w:sz w:val="18"/>
          <w:szCs w:val="18"/>
        </w:rPr>
        <w:t>,</w:t>
      </w:r>
      <w:r>
        <w:rPr>
          <w:rFonts w:ascii="Helvetica" w:hAnsi="Helvetica" w:cs="Helvetica"/>
          <w:color w:val="323232"/>
          <w:sz w:val="18"/>
          <w:szCs w:val="18"/>
        </w:rPr>
        <w:t>在命令行输入</w:t>
      </w:r>
      <w:r>
        <w:rPr>
          <w:rStyle w:val="HTML"/>
          <w:rFonts w:ascii="Consolas" w:hAnsi="Consolas" w:cs="Consolas"/>
          <w:color w:val="C7254E"/>
          <w:sz w:val="18"/>
          <w:szCs w:val="18"/>
          <w:shd w:val="clear" w:color="auto" w:fill="F9F2F4"/>
        </w:rPr>
        <w:t>mongo</w:t>
      </w:r>
      <w:r>
        <w:rPr>
          <w:rFonts w:ascii="Helvetica" w:hAnsi="Helvetica" w:cs="Helvetica"/>
          <w:color w:val="323232"/>
          <w:sz w:val="18"/>
          <w:szCs w:val="18"/>
        </w:rPr>
        <w:t>即可。几个命令：</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db</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ljs-keyword"/>
          <w:rFonts w:ascii="Consolas" w:hAnsi="Consolas" w:cs="Consolas"/>
          <w:b/>
          <w:bCs/>
          <w:color w:val="333333"/>
        </w:rPr>
      </w:pPr>
      <w:r>
        <w:rPr>
          <w:rStyle w:val="hljs-keyword"/>
          <w:rFonts w:ascii="Consolas" w:hAnsi="Consolas" w:cs="Consolas"/>
          <w:b/>
          <w:bCs/>
          <w:color w:val="333333"/>
        </w:rPr>
        <w:lastRenderedPageBreak/>
        <w:t>test</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show dbs</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admin  0.000GB</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baidu  0.000GB</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local  0.000GB</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ljs-keyword"/>
          <w:rFonts w:ascii="Consolas" w:hAnsi="Consolas" w:cs="Consolas"/>
          <w:b/>
          <w:bCs/>
          <w:color w:val="333333"/>
        </w:rPr>
        <w:t xml:space="preserve">test   </w:t>
      </w:r>
      <w:r>
        <w:rPr>
          <w:rStyle w:val="HTML"/>
          <w:rFonts w:ascii="Consolas" w:hAnsi="Consolas" w:cs="Consolas"/>
          <w:color w:val="333333"/>
        </w:rPr>
        <w:t>0.000GB</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use baidu</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switched to db baidu</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db</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baidu</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show collections</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results</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db.results.find({}) //</w:t>
      </w:r>
      <w:r>
        <w:rPr>
          <w:rStyle w:val="HTML"/>
          <w:rFonts w:ascii="Consolas" w:hAnsi="Consolas" w:cs="Consolas"/>
          <w:color w:val="333333"/>
        </w:rPr>
        <w:t>查找所有文档</w:t>
      </w:r>
    </w:p>
    <w:p w:rsidR="00DA0AB4" w:rsidRDefault="00DA0AB4" w:rsidP="00DA0AB4">
      <w:pPr>
        <w:pStyle w:val="HTML0"/>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
          <w:rFonts w:ascii="Consolas" w:hAnsi="Consolas" w:cs="Consolas"/>
          <w:color w:val="333333"/>
        </w:rPr>
      </w:pPr>
      <w:r>
        <w:rPr>
          <w:rStyle w:val="HTML"/>
          <w:rFonts w:ascii="Consolas" w:hAnsi="Consolas" w:cs="Consolas"/>
          <w:color w:val="333333"/>
        </w:rPr>
        <w:t>&gt; db.results.remove({}) //</w:t>
      </w:r>
      <w:r>
        <w:rPr>
          <w:rStyle w:val="HTML"/>
          <w:rFonts w:ascii="Consolas" w:hAnsi="Consolas" w:cs="Consolas"/>
          <w:color w:val="333333"/>
        </w:rPr>
        <w:t>删除所有文档</w:t>
      </w:r>
    </w:p>
    <w:p w:rsidR="00DA0AB4" w:rsidRDefault="00DA0AB4" w:rsidP="00DA0AB4">
      <w:pPr>
        <w:pStyle w:val="a3"/>
        <w:numPr>
          <w:ilvl w:val="0"/>
          <w:numId w:val="49"/>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mongoose</w:t>
      </w:r>
      <w:r>
        <w:rPr>
          <w:rFonts w:ascii="Helvetica" w:hAnsi="Helvetica" w:cs="Helvetica"/>
          <w:color w:val="323232"/>
          <w:sz w:val="18"/>
          <w:szCs w:val="18"/>
        </w:rPr>
        <w:t>来操作</w:t>
      </w:r>
      <w:r>
        <w:rPr>
          <w:rFonts w:ascii="Helvetica" w:hAnsi="Helvetica" w:cs="Helvetica"/>
          <w:color w:val="323232"/>
          <w:sz w:val="18"/>
          <w:szCs w:val="18"/>
        </w:rPr>
        <w:t>mongodb</w:t>
      </w:r>
      <w:r>
        <w:rPr>
          <w:rFonts w:ascii="Helvetica" w:hAnsi="Helvetica" w:cs="Helvetica"/>
          <w:color w:val="323232"/>
          <w:sz w:val="18"/>
          <w:szCs w:val="18"/>
        </w:rPr>
        <w:t>。</w:t>
      </w:r>
      <w:r>
        <w:rPr>
          <w:rFonts w:ascii="Helvetica" w:hAnsi="Helvetica" w:cs="Helvetica"/>
          <w:color w:val="323232"/>
          <w:sz w:val="18"/>
          <w:szCs w:val="18"/>
        </w:rPr>
        <w:br/>
        <w:t>```</w:t>
      </w:r>
      <w:r>
        <w:rPr>
          <w:rFonts w:ascii="Helvetica" w:hAnsi="Helvetica" w:cs="Helvetica"/>
          <w:color w:val="323232"/>
          <w:sz w:val="18"/>
          <w:szCs w:val="18"/>
        </w:rPr>
        <w:br/>
        <w:t xml:space="preserve">// </w:t>
      </w:r>
      <w:r>
        <w:rPr>
          <w:rFonts w:ascii="Helvetica" w:hAnsi="Helvetica" w:cs="Helvetica"/>
          <w:color w:val="323232"/>
          <w:sz w:val="18"/>
          <w:szCs w:val="18"/>
        </w:rPr>
        <w:t>连接数据库</w:t>
      </w:r>
      <w:r>
        <w:rPr>
          <w:rFonts w:ascii="Helvetica" w:hAnsi="Helvetica" w:cs="Helvetica"/>
          <w:color w:val="323232"/>
          <w:sz w:val="18"/>
          <w:szCs w:val="18"/>
        </w:rPr>
        <w:br/>
        <w:t>var mongoose = require('mongoose');</w:t>
      </w:r>
      <w:r>
        <w:rPr>
          <w:rFonts w:ascii="Helvetica" w:hAnsi="Helvetica" w:cs="Helvetica"/>
          <w:color w:val="323232"/>
          <w:sz w:val="18"/>
          <w:szCs w:val="18"/>
        </w:rPr>
        <w:br/>
        <w:t>mongoose.connect('mongodb://localhost/baidu');</w:t>
      </w:r>
    </w:p>
    <w:p w:rsidR="00DA0AB4" w:rsidRDefault="00DA0AB4" w:rsidP="00DA0AB4">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添加数据库连接失败和打开时的回调</w:t>
      </w:r>
      <w:r>
        <w:rPr>
          <w:rFonts w:ascii="Helvetica" w:hAnsi="Helvetica" w:cs="Helvetica"/>
          <w:color w:val="323232"/>
          <w:sz w:val="18"/>
          <w:szCs w:val="18"/>
        </w:rPr>
        <w:br/>
        <w:t>var db = mongoose.</w:t>
      </w:r>
      <w:proofErr w:type="gramStart"/>
      <w:r>
        <w:rPr>
          <w:rFonts w:ascii="Helvetica" w:hAnsi="Helvetica" w:cs="Helvetica"/>
          <w:color w:val="323232"/>
          <w:sz w:val="18"/>
          <w:szCs w:val="18"/>
        </w:rPr>
        <w:t>connection</w:t>
      </w:r>
      <w:proofErr w:type="gramEnd"/>
      <w:r>
        <w:rPr>
          <w:rFonts w:ascii="Helvetica" w:hAnsi="Helvetica" w:cs="Helvetica"/>
          <w:color w:val="323232"/>
          <w:sz w:val="18"/>
          <w:szCs w:val="18"/>
        </w:rPr>
        <w:t>;</w:t>
      </w:r>
      <w:r>
        <w:rPr>
          <w:rFonts w:ascii="Helvetica" w:hAnsi="Helvetica" w:cs="Helvetica"/>
          <w:color w:val="323232"/>
          <w:sz w:val="18"/>
          <w:szCs w:val="18"/>
        </w:rPr>
        <w:br/>
        <w:t>db.on('error', console.error.bind(console, 'connection error:'));</w:t>
      </w:r>
      <w:r>
        <w:rPr>
          <w:rFonts w:ascii="Helvetica" w:hAnsi="Helvetica" w:cs="Helvetica"/>
          <w:color w:val="323232"/>
          <w:sz w:val="18"/>
          <w:szCs w:val="18"/>
        </w:rPr>
        <w:br/>
        <w:t>db.once('open', function (callback) {</w:t>
      </w:r>
      <w:r>
        <w:rPr>
          <w:rFonts w:ascii="Helvetica" w:hAnsi="Helvetica" w:cs="Helvetica"/>
          <w:color w:val="323232"/>
          <w:sz w:val="18"/>
          <w:szCs w:val="18"/>
        </w:rPr>
        <w:br/>
        <w:t>console.log('mongoose connected!')</w:t>
      </w:r>
      <w:r>
        <w:rPr>
          <w:rFonts w:ascii="Helvetica" w:hAnsi="Helvetica" w:cs="Helvetica"/>
          <w:color w:val="323232"/>
          <w:sz w:val="18"/>
          <w:szCs w:val="18"/>
        </w:rPr>
        <w:br/>
        <w:t>});</w:t>
      </w:r>
    </w:p>
    <w:p w:rsidR="00DA0AB4" w:rsidRDefault="00DA0AB4" w:rsidP="00DA0AB4">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定义一个</w:t>
      </w:r>
      <w:r>
        <w:rPr>
          <w:rFonts w:ascii="Helvetica" w:hAnsi="Helvetica" w:cs="Helvetica"/>
          <w:color w:val="323232"/>
          <w:sz w:val="18"/>
          <w:szCs w:val="18"/>
        </w:rPr>
        <w:t>Schema</w:t>
      </w:r>
      <w:r>
        <w:rPr>
          <w:rFonts w:ascii="Helvetica" w:hAnsi="Helvetica" w:cs="Helvetica"/>
          <w:color w:val="323232"/>
          <w:sz w:val="18"/>
          <w:szCs w:val="18"/>
        </w:rPr>
        <w:br/>
        <w:t>var resultSchema = new mongoose.</w:t>
      </w:r>
      <w:proofErr w:type="gramStart"/>
      <w:r>
        <w:rPr>
          <w:rFonts w:ascii="Helvetica" w:hAnsi="Helvetica" w:cs="Helvetica"/>
          <w:color w:val="323232"/>
          <w:sz w:val="18"/>
          <w:szCs w:val="18"/>
        </w:rPr>
        <w:t>Schema(</w:t>
      </w:r>
      <w:proofErr w:type="gramEnd"/>
      <w:r>
        <w:rPr>
          <w:rFonts w:ascii="Helvetica" w:hAnsi="Helvetica" w:cs="Helvetica"/>
          <w:color w:val="323232"/>
          <w:sz w:val="18"/>
          <w:szCs w:val="18"/>
        </w:rPr>
        <w:t>{</w:t>
      </w:r>
      <w:r>
        <w:rPr>
          <w:rFonts w:ascii="Helvetica" w:hAnsi="Helvetica" w:cs="Helvetica"/>
          <w:color w:val="323232"/>
          <w:sz w:val="18"/>
          <w:szCs w:val="18"/>
        </w:rPr>
        <w:br/>
        <w:t>code: Number,</w:t>
      </w:r>
      <w:r>
        <w:rPr>
          <w:rFonts w:ascii="Helvetica" w:hAnsi="Helvetica" w:cs="Helvetica"/>
          <w:color w:val="323232"/>
          <w:sz w:val="18"/>
          <w:szCs w:val="18"/>
        </w:rPr>
        <w:br/>
        <w:t>msg: String,</w:t>
      </w:r>
      <w:r>
        <w:rPr>
          <w:rFonts w:ascii="Helvetica" w:hAnsi="Helvetica" w:cs="Helvetica"/>
          <w:color w:val="323232"/>
          <w:sz w:val="18"/>
          <w:szCs w:val="18"/>
        </w:rPr>
        <w:br/>
        <w:t>word: String,</w:t>
      </w:r>
      <w:r>
        <w:rPr>
          <w:rFonts w:ascii="Helvetica" w:hAnsi="Helvetica" w:cs="Helvetica"/>
          <w:color w:val="323232"/>
          <w:sz w:val="18"/>
          <w:szCs w:val="18"/>
        </w:rPr>
        <w:br/>
        <w:t>device: String,</w:t>
      </w:r>
      <w:r>
        <w:rPr>
          <w:rFonts w:ascii="Helvetica" w:hAnsi="Helvetica" w:cs="Helvetica"/>
          <w:color w:val="323232"/>
          <w:sz w:val="18"/>
          <w:szCs w:val="18"/>
        </w:rPr>
        <w:br/>
        <w:t>time: Number,</w:t>
      </w:r>
      <w:r>
        <w:rPr>
          <w:rFonts w:ascii="Helvetica" w:hAnsi="Helvetica" w:cs="Helvetica"/>
          <w:color w:val="323232"/>
          <w:sz w:val="18"/>
          <w:szCs w:val="18"/>
        </w:rPr>
        <w:br/>
        <w:t>dataList: [{</w:t>
      </w:r>
      <w:r>
        <w:rPr>
          <w:rFonts w:ascii="Helvetica" w:hAnsi="Helvetica" w:cs="Helvetica"/>
          <w:color w:val="323232"/>
          <w:sz w:val="18"/>
          <w:szCs w:val="18"/>
        </w:rPr>
        <w:br/>
        <w:t>info: String,</w:t>
      </w:r>
      <w:r>
        <w:rPr>
          <w:rFonts w:ascii="Helvetica" w:hAnsi="Helvetica" w:cs="Helvetica"/>
          <w:color w:val="323232"/>
          <w:sz w:val="18"/>
          <w:szCs w:val="18"/>
        </w:rPr>
        <w:br/>
        <w:t>link: String,</w:t>
      </w:r>
      <w:r>
        <w:rPr>
          <w:rFonts w:ascii="Helvetica" w:hAnsi="Helvetica" w:cs="Helvetica"/>
          <w:color w:val="323232"/>
          <w:sz w:val="18"/>
          <w:szCs w:val="18"/>
        </w:rPr>
        <w:br/>
        <w:t>pic: String,</w:t>
      </w:r>
      <w:r>
        <w:rPr>
          <w:rFonts w:ascii="Helvetica" w:hAnsi="Helvetica" w:cs="Helvetica"/>
          <w:color w:val="323232"/>
          <w:sz w:val="18"/>
          <w:szCs w:val="18"/>
        </w:rPr>
        <w:br/>
      </w:r>
      <w:r>
        <w:rPr>
          <w:rFonts w:ascii="Helvetica" w:hAnsi="Helvetica" w:cs="Helvetica"/>
          <w:color w:val="323232"/>
          <w:sz w:val="18"/>
          <w:szCs w:val="18"/>
        </w:rPr>
        <w:lastRenderedPageBreak/>
        <w:t>title: String</w:t>
      </w:r>
      <w:r>
        <w:rPr>
          <w:rFonts w:ascii="Helvetica" w:hAnsi="Helvetica" w:cs="Helvetica"/>
          <w:color w:val="323232"/>
          <w:sz w:val="18"/>
          <w:szCs w:val="18"/>
        </w:rPr>
        <w:br/>
        <w:t>}]</w:t>
      </w:r>
      <w:r>
        <w:rPr>
          <w:rFonts w:ascii="Helvetica" w:hAnsi="Helvetica" w:cs="Helvetica"/>
          <w:color w:val="323232"/>
          <w:sz w:val="18"/>
          <w:szCs w:val="18"/>
        </w:rPr>
        <w:br/>
        <w:t>});</w:t>
      </w:r>
    </w:p>
    <w:p w:rsidR="00DA0AB4" w:rsidRDefault="00DA0AB4" w:rsidP="00DA0AB4">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编译定义好的</w:t>
      </w:r>
      <w:r>
        <w:rPr>
          <w:rFonts w:ascii="Helvetica" w:hAnsi="Helvetica" w:cs="Helvetica"/>
          <w:color w:val="323232"/>
          <w:sz w:val="18"/>
          <w:szCs w:val="18"/>
        </w:rPr>
        <w:t>Schema</w:t>
      </w:r>
      <w:r>
        <w:rPr>
          <w:rFonts w:ascii="Helvetica" w:hAnsi="Helvetica" w:cs="Helvetica"/>
          <w:color w:val="323232"/>
          <w:sz w:val="18"/>
          <w:szCs w:val="18"/>
        </w:rPr>
        <w:br/>
        <w:t>var Result = mongoose.</w:t>
      </w:r>
      <w:proofErr w:type="gramStart"/>
      <w:r>
        <w:rPr>
          <w:rFonts w:ascii="Helvetica" w:hAnsi="Helvetica" w:cs="Helvetica"/>
          <w:color w:val="323232"/>
          <w:sz w:val="18"/>
          <w:szCs w:val="18"/>
        </w:rPr>
        <w:t>model(</w:t>
      </w:r>
      <w:proofErr w:type="gramEnd"/>
      <w:r>
        <w:rPr>
          <w:rFonts w:ascii="Helvetica" w:hAnsi="Helvetica" w:cs="Helvetica"/>
          <w:color w:val="323232"/>
          <w:sz w:val="18"/>
          <w:szCs w:val="18"/>
        </w:rPr>
        <w:t>'Result', resultSchema);</w:t>
      </w:r>
    </w:p>
    <w:p w:rsidR="00DA0AB4" w:rsidRDefault="00DA0AB4" w:rsidP="00DA0AB4">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新建一个文档</w:t>
      </w:r>
      <w:r>
        <w:rPr>
          <w:rFonts w:ascii="Helvetica" w:hAnsi="Helvetica" w:cs="Helvetica"/>
          <w:color w:val="323232"/>
          <w:sz w:val="18"/>
          <w:szCs w:val="18"/>
        </w:rPr>
        <w:br/>
        <w:t>var result = new Result(JSON.parse(stdout));</w:t>
      </w:r>
    </w:p>
    <w:p w:rsidR="00DA0AB4" w:rsidRDefault="00DA0AB4" w:rsidP="00DA0AB4">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将文档保存到数据库</w:t>
      </w:r>
      <w:r>
        <w:rPr>
          <w:rFonts w:ascii="Helvetica" w:hAnsi="Helvetica" w:cs="Helvetica"/>
          <w:color w:val="323232"/>
          <w:sz w:val="18"/>
          <w:szCs w:val="18"/>
        </w:rPr>
        <w:br/>
        <w:t>result.</w:t>
      </w:r>
      <w:proofErr w:type="gramStart"/>
      <w:r>
        <w:rPr>
          <w:rFonts w:ascii="Helvetica" w:hAnsi="Helvetica" w:cs="Helvetica"/>
          <w:color w:val="323232"/>
          <w:sz w:val="18"/>
          <w:szCs w:val="18"/>
        </w:rPr>
        <w:t>save(</w:t>
      </w:r>
      <w:proofErr w:type="gramEnd"/>
      <w:r>
        <w:rPr>
          <w:rFonts w:ascii="Helvetica" w:hAnsi="Helvetica" w:cs="Helvetica"/>
          <w:color w:val="323232"/>
          <w:sz w:val="18"/>
          <w:szCs w:val="18"/>
        </w:rPr>
        <w:t>function(err, result) {</w:t>
      </w:r>
      <w:r>
        <w:rPr>
          <w:rFonts w:ascii="Helvetica" w:hAnsi="Helvetica" w:cs="Helvetica"/>
          <w:color w:val="323232"/>
          <w:sz w:val="18"/>
          <w:szCs w:val="18"/>
        </w:rPr>
        <w:br/>
        <w:t>if (err) {</w:t>
      </w:r>
      <w:r>
        <w:rPr>
          <w:rFonts w:ascii="Helvetica" w:hAnsi="Helvetica" w:cs="Helvetica"/>
          <w:color w:val="323232"/>
          <w:sz w:val="18"/>
          <w:szCs w:val="18"/>
        </w:rPr>
        <w:br/>
        <w:t>console.error(err);</w:t>
      </w:r>
      <w:r>
        <w:rPr>
          <w:rFonts w:ascii="Helvetica" w:hAnsi="Helvetica" w:cs="Helvetica"/>
          <w:color w:val="323232"/>
          <w:sz w:val="18"/>
          <w:szCs w:val="18"/>
        </w:rPr>
        <w:br/>
        <w:t>} else {</w:t>
      </w:r>
      <w:r>
        <w:rPr>
          <w:rFonts w:ascii="Helvetica" w:hAnsi="Helvetica" w:cs="Helvetica"/>
          <w:color w:val="323232"/>
          <w:sz w:val="18"/>
          <w:szCs w:val="18"/>
        </w:rPr>
        <w:br/>
        <w:t>console.log(result);</w:t>
      </w:r>
      <w:r>
        <w:rPr>
          <w:rFonts w:ascii="Helvetica" w:hAnsi="Helvetica" w:cs="Helvetica"/>
          <w:color w:val="323232"/>
          <w:sz w:val="18"/>
          <w:szCs w:val="18"/>
        </w:rPr>
        <w:br/>
        <w:t>}</w:t>
      </w:r>
      <w:r>
        <w:rPr>
          <w:rFonts w:ascii="Helvetica" w:hAnsi="Helvetica" w:cs="Helvetica"/>
          <w:color w:val="323232"/>
          <w:sz w:val="18"/>
          <w:szCs w:val="18"/>
        </w:rPr>
        <w:b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TML"/>
          <w:rFonts w:ascii="Consolas" w:hAnsi="Consolas" w:cs="Consolas"/>
          <w:color w:val="333333"/>
        </w:rPr>
        <w:t>注意点</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number"/>
          <w:rFonts w:ascii="Consolas" w:hAnsi="Consolas" w:cs="Consolas"/>
          <w:color w:val="008080"/>
        </w:rPr>
        <w:t>1.</w:t>
      </w:r>
      <w:r>
        <w:rPr>
          <w:rStyle w:val="HTML"/>
          <w:rFonts w:ascii="Consolas" w:hAnsi="Consolas" w:cs="Consolas"/>
          <w:color w:val="333333"/>
        </w:rPr>
        <w:t xml:space="preserve"> </w:t>
      </w:r>
      <w:r>
        <w:rPr>
          <w:rStyle w:val="HTML"/>
          <w:rFonts w:ascii="Consolas" w:hAnsi="Consolas" w:cs="Consolas"/>
          <w:color w:val="333333"/>
        </w:rPr>
        <w:t>浏览器会默认请求</w:t>
      </w:r>
      <w:r>
        <w:rPr>
          <w:rStyle w:val="HTML"/>
          <w:rFonts w:ascii="Consolas" w:hAnsi="Consolas" w:cs="Consolas"/>
          <w:color w:val="333333"/>
        </w:rPr>
        <w:t>favicon.ico</w:t>
      </w:r>
      <w:r>
        <w:rPr>
          <w:rStyle w:val="HTML"/>
          <w:rFonts w:ascii="Consolas" w:hAnsi="Consolas" w:cs="Consolas"/>
          <w:color w:val="333333"/>
        </w:rPr>
        <w:t>，可以将处理逻辑放到</w:t>
      </w:r>
      <w:r>
        <w:rPr>
          <w:rStyle w:val="HTML"/>
          <w:rFonts w:ascii="Consolas" w:hAnsi="Consolas" w:cs="Consolas"/>
          <w:color w:val="333333"/>
        </w:rPr>
        <w:t>`</w:t>
      </w:r>
      <w:r>
        <w:rPr>
          <w:rStyle w:val="hljs-keyword"/>
          <w:rFonts w:ascii="Consolas" w:hAnsi="Consolas" w:cs="Consolas"/>
          <w:b/>
          <w:bCs/>
          <w:color w:val="333333"/>
        </w:rPr>
        <w:t>if</w:t>
      </w:r>
      <w:r>
        <w:rPr>
          <w:rStyle w:val="HTML"/>
          <w:rFonts w:ascii="Consolas" w:hAnsi="Consolas" w:cs="Consolas"/>
          <w:color w:val="333333"/>
        </w:rPr>
        <w:t xml:space="preserve">(req.url !== </w:t>
      </w:r>
      <w:r>
        <w:rPr>
          <w:rStyle w:val="hljs-string"/>
          <w:rFonts w:ascii="Consolas" w:hAnsi="Consolas" w:cs="Consolas"/>
          <w:color w:val="DD1144"/>
        </w:rPr>
        <w:t>'/favicon.ico'</w:t>
      </w:r>
      <w:r>
        <w:rPr>
          <w:rStyle w:val="HTML"/>
          <w:rFonts w:ascii="Consolas" w:hAnsi="Consolas" w:cs="Consolas"/>
          <w:color w:val="333333"/>
        </w:rPr>
        <w:t>){}`</w:t>
      </w:r>
      <w:r>
        <w:rPr>
          <w:rStyle w:val="HTML"/>
          <w:rFonts w:ascii="Consolas" w:hAnsi="Consolas" w:cs="Consolas"/>
          <w:color w:val="333333"/>
        </w:rPr>
        <w:t>里面。</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ljs-number"/>
          <w:rFonts w:ascii="Consolas" w:hAnsi="Consolas" w:cs="Consolas"/>
          <w:color w:val="008080"/>
        </w:rPr>
        <w:t>2.</w:t>
      </w:r>
      <w:r>
        <w:rPr>
          <w:rStyle w:val="HTML"/>
          <w:rFonts w:ascii="Consolas" w:hAnsi="Consolas" w:cs="Consolas"/>
          <w:color w:val="333333"/>
        </w:rPr>
        <w:t xml:space="preserve"> task.js</w:t>
      </w:r>
      <w:r>
        <w:rPr>
          <w:rStyle w:val="HTML"/>
          <w:rFonts w:ascii="Consolas" w:hAnsi="Consolas" w:cs="Consolas"/>
          <w:color w:val="333333"/>
        </w:rPr>
        <w:t>可能会输出无法转换成</w:t>
      </w:r>
      <w:r>
        <w:rPr>
          <w:rStyle w:val="HTML"/>
          <w:rFonts w:ascii="Consolas" w:hAnsi="Consolas" w:cs="Consolas"/>
          <w:color w:val="333333"/>
        </w:rPr>
        <w:t>JSON</w:t>
      </w:r>
      <w:r>
        <w:rPr>
          <w:rStyle w:val="HTML"/>
          <w:rFonts w:ascii="Consolas" w:hAnsi="Consolas" w:cs="Consolas"/>
          <w:color w:val="333333"/>
        </w:rPr>
        <w:t>的字符串，需要做一下处理。比如，当</w:t>
      </w:r>
      <w:r>
        <w:rPr>
          <w:rStyle w:val="HTML"/>
          <w:rFonts w:ascii="Consolas" w:hAnsi="Consolas" w:cs="Consolas"/>
          <w:color w:val="333333"/>
        </w:rPr>
        <w:t xml:space="preserve"> device</w:t>
      </w:r>
      <w:r>
        <w:rPr>
          <w:rStyle w:val="HTML"/>
          <w:rFonts w:ascii="Consolas" w:hAnsi="Consolas" w:cs="Consolas"/>
          <w:color w:val="333333"/>
        </w:rPr>
        <w:t>的</w:t>
      </w:r>
      <w:r>
        <w:rPr>
          <w:rStyle w:val="HTML"/>
          <w:rFonts w:ascii="Consolas" w:hAnsi="Consolas" w:cs="Consolas"/>
          <w:color w:val="333333"/>
        </w:rPr>
        <w:t xml:space="preserve"> </w:t>
      </w:r>
      <w:r>
        <w:rPr>
          <w:rStyle w:val="HTML"/>
          <w:rFonts w:ascii="Consolas" w:hAnsi="Consolas" w:cs="Consolas"/>
          <w:color w:val="333333"/>
        </w:rPr>
        <w:t>参数输入有误时，</w:t>
      </w:r>
      <w:r>
        <w:rPr>
          <w:rStyle w:val="HTML"/>
          <w:rFonts w:ascii="Consolas" w:hAnsi="Consolas" w:cs="Consolas"/>
          <w:color w:val="333333"/>
        </w:rPr>
        <w:t>stdout</w:t>
      </w:r>
      <w:r>
        <w:rPr>
          <w:rStyle w:val="HTML"/>
          <w:rFonts w:ascii="Consolas" w:hAnsi="Consolas" w:cs="Consolas"/>
          <w:color w:val="333333"/>
        </w:rPr>
        <w:t>会输出</w:t>
      </w:r>
      <w:r>
        <w:rPr>
          <w:rStyle w:val="HTML"/>
          <w:rFonts w:ascii="Consolas" w:hAnsi="Consolas" w:cs="Consolas"/>
          <w:color w:val="333333"/>
        </w:rPr>
        <w:t>`</w:t>
      </w:r>
      <w:r>
        <w:rPr>
          <w:rStyle w:val="hljs-string"/>
          <w:rFonts w:ascii="Consolas" w:hAnsi="Consolas" w:cs="Consolas"/>
          <w:color w:val="DD1144"/>
        </w:rPr>
        <w:t>'Usage: the device should be one of "iphone5,iphone6,ipad"'</w:t>
      </w:r>
      <w:r>
        <w:rPr>
          <w:rStyle w:val="HTML"/>
          <w:rFonts w:ascii="Consolas" w:hAnsi="Consolas" w:cs="Consolas"/>
          <w:color w:val="333333"/>
        </w:rPr>
        <w:t>`</w:t>
      </w:r>
      <w:r>
        <w:rPr>
          <w:rStyle w:val="HTML"/>
          <w:rFonts w:ascii="Consolas" w:hAnsi="Consolas" w:cs="Consolas"/>
          <w:color w:val="333333"/>
        </w:rPr>
        <w:t>。在返回</w:t>
      </w:r>
      <w:r>
        <w:rPr>
          <w:rStyle w:val="HTML"/>
          <w:rFonts w:ascii="Consolas" w:hAnsi="Consolas" w:cs="Consolas"/>
          <w:color w:val="333333"/>
        </w:rPr>
        <w:t>JSON</w:t>
      </w:r>
      <w:r>
        <w:rPr>
          <w:rStyle w:val="HTML"/>
          <w:rFonts w:ascii="Consolas" w:hAnsi="Consolas" w:cs="Consolas"/>
          <w:color w:val="333333"/>
        </w:rPr>
        <w:t>前加上判断：</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ljs-keyword"/>
          <w:rFonts w:ascii="Consolas" w:hAnsi="Consolas" w:cs="Consolas"/>
          <w:b/>
          <w:bCs/>
          <w:color w:val="333333"/>
        </w:rPr>
        <w:t>try</w:t>
      </w:r>
      <w:proofErr w:type="gramEnd"/>
      <w:r>
        <w:rPr>
          <w:rStyle w:val="HTML"/>
          <w:rFonts w:ascii="Consolas" w:hAnsi="Consolas" w:cs="Consolas"/>
          <w:color w:val="333333"/>
        </w:rPr>
        <w:t xml:space="preserve"> {</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JSON.parse(</w:t>
      </w:r>
      <w:proofErr w:type="gramEnd"/>
      <w:r>
        <w:rPr>
          <w:rStyle w:val="HTML"/>
          <w:rFonts w:ascii="Consolas" w:hAnsi="Consolas" w:cs="Consolas"/>
          <w:color w:val="333333"/>
        </w:rPr>
        <w:t>stdout);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r>
        <w:rPr>
          <w:rStyle w:val="hljs-keyword"/>
          <w:rFonts w:ascii="Consolas" w:hAnsi="Consolas" w:cs="Consolas"/>
          <w:b/>
          <w:bCs/>
          <w:color w:val="333333"/>
        </w:rPr>
        <w:t>catch</w:t>
      </w:r>
      <w:r>
        <w:rPr>
          <w:rStyle w:val="HTML"/>
          <w:rFonts w:ascii="Consolas" w:hAnsi="Consolas" w:cs="Consolas"/>
          <w:color w:val="333333"/>
        </w:rPr>
        <w:t xml:space="preserve"> (err) {</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w:t>
      </w:r>
      <w:proofErr w:type="gramStart"/>
      <w:r>
        <w:rPr>
          <w:rStyle w:val="HTML"/>
          <w:rFonts w:ascii="Consolas" w:hAnsi="Consolas" w:cs="Consolas"/>
          <w:color w:val="333333"/>
        </w:rPr>
        <w:t>res.writeHead(</w:t>
      </w:r>
      <w:proofErr w:type="gramEnd"/>
      <w:r>
        <w:rPr>
          <w:rStyle w:val="hljs-number"/>
          <w:rFonts w:ascii="Consolas" w:hAnsi="Consolas" w:cs="Consolas"/>
          <w:color w:val="008080"/>
        </w:rPr>
        <w:t>200</w:t>
      </w:r>
      <w:r>
        <w:rPr>
          <w:rStyle w:val="HTML"/>
          <w:rFonts w:ascii="Consolas" w:hAnsi="Consolas" w:cs="Consolas"/>
          <w:color w:val="333333"/>
        </w:rPr>
        <w:t>, {</w:t>
      </w:r>
      <w:r>
        <w:rPr>
          <w:rStyle w:val="hljs-string"/>
          <w:rFonts w:ascii="Consolas" w:hAnsi="Consolas" w:cs="Consolas"/>
          <w:color w:val="DD1144"/>
        </w:rPr>
        <w:t>'Content-Type'</w:t>
      </w:r>
      <w:r>
        <w:rPr>
          <w:rStyle w:val="HTML"/>
          <w:rFonts w:ascii="Consolas" w:hAnsi="Consolas" w:cs="Consolas"/>
          <w:color w:val="333333"/>
        </w:rPr>
        <w:t xml:space="preserve">: </w:t>
      </w:r>
      <w:r>
        <w:rPr>
          <w:rStyle w:val="hljs-string"/>
          <w:rFonts w:ascii="Consolas" w:hAnsi="Consolas" w:cs="Consolas"/>
          <w:color w:val="DD1144"/>
        </w:rPr>
        <w:t>'application/json'</w:t>
      </w: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 xml:space="preserve">        return res.end(JSON.stringify({code: </w:t>
      </w:r>
      <w:r>
        <w:rPr>
          <w:rStyle w:val="hljs-number"/>
          <w:rFonts w:ascii="Consolas" w:hAnsi="Consolas" w:cs="Consolas"/>
          <w:color w:val="008080"/>
        </w:rPr>
        <w:t>0</w:t>
      </w:r>
      <w:r>
        <w:rPr>
          <w:rStyle w:val="HTML"/>
          <w:rFonts w:ascii="Consolas" w:hAnsi="Consolas" w:cs="Consolas"/>
          <w:color w:val="333333"/>
        </w:rPr>
        <w:t xml:space="preserve">, msg: </w:t>
      </w:r>
      <w:r>
        <w:rPr>
          <w:rStyle w:val="hljs-string"/>
          <w:rFonts w:ascii="Consolas" w:hAnsi="Consolas" w:cs="Consolas"/>
          <w:color w:val="DD1144"/>
        </w:rPr>
        <w:t>'</w:t>
      </w:r>
      <w:r>
        <w:rPr>
          <w:rStyle w:val="hljs-string"/>
          <w:rFonts w:ascii="Consolas" w:hAnsi="Consolas" w:cs="Consolas"/>
          <w:color w:val="DD1144"/>
        </w:rPr>
        <w:t>请确认查询参数是否正确</w:t>
      </w:r>
      <w:r>
        <w:rPr>
          <w:rStyle w:val="hljs-string"/>
          <w:rFonts w:ascii="Consolas" w:hAnsi="Consolas" w:cs="Consolas"/>
          <w:color w:val="DD1144"/>
        </w:rPr>
        <w:t>'</w:t>
      </w:r>
      <w:r>
        <w:rPr>
          <w:rStyle w:val="HTML"/>
          <w:rFonts w:ascii="Consolas" w:hAnsi="Consolas" w:cs="Consolas"/>
          <w:color w:val="333333"/>
        </w:rPr>
        <w:t>}));</w:t>
      </w:r>
    </w:p>
    <w:p w:rsidR="00DA0AB4" w:rsidRDefault="00DA0AB4" w:rsidP="00DA0AB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333333"/>
        </w:rPr>
      </w:pPr>
      <w:r>
        <w:rPr>
          <w:rStyle w:val="HTML"/>
          <w:rFonts w:ascii="Consolas" w:hAnsi="Consolas" w:cs="Consolas"/>
          <w:color w:val="333333"/>
        </w:rPr>
        <w:t>}</w:t>
      </w:r>
    </w:p>
    <w:p w:rsidR="00DA0AB4" w:rsidRDefault="00DA0AB4" w:rsidP="00DA0AB4">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w:t>
      </w:r>
    </w:p>
    <w:p w:rsidR="00DA0AB4" w:rsidRPr="00DA0AB4" w:rsidRDefault="00DA0AB4">
      <w:pPr>
        <w:rPr>
          <w:rFonts w:hint="eastAsia"/>
        </w:rPr>
      </w:pPr>
      <w:bookmarkStart w:id="4" w:name="_GoBack"/>
      <w:bookmarkEnd w:id="4"/>
    </w:p>
    <w:sectPr w:rsidR="00DA0AB4" w:rsidRPr="00DA0A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82F9D"/>
    <w:multiLevelType w:val="multilevel"/>
    <w:tmpl w:val="BF06B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F2923"/>
    <w:multiLevelType w:val="multilevel"/>
    <w:tmpl w:val="D4263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065BD"/>
    <w:multiLevelType w:val="multilevel"/>
    <w:tmpl w:val="C106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96E7E"/>
    <w:multiLevelType w:val="multilevel"/>
    <w:tmpl w:val="4824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B024A"/>
    <w:multiLevelType w:val="multilevel"/>
    <w:tmpl w:val="13E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816FC2"/>
    <w:multiLevelType w:val="multilevel"/>
    <w:tmpl w:val="8E34F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605AA"/>
    <w:multiLevelType w:val="multilevel"/>
    <w:tmpl w:val="F14C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92E04"/>
    <w:multiLevelType w:val="multilevel"/>
    <w:tmpl w:val="2746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311705"/>
    <w:multiLevelType w:val="multilevel"/>
    <w:tmpl w:val="7C38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4433A"/>
    <w:multiLevelType w:val="multilevel"/>
    <w:tmpl w:val="7588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92782"/>
    <w:multiLevelType w:val="multilevel"/>
    <w:tmpl w:val="C6B21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22DD3"/>
    <w:multiLevelType w:val="multilevel"/>
    <w:tmpl w:val="7AC08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64B52"/>
    <w:multiLevelType w:val="multilevel"/>
    <w:tmpl w:val="8C98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A156BC"/>
    <w:multiLevelType w:val="multilevel"/>
    <w:tmpl w:val="7A9E9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473CEA"/>
    <w:multiLevelType w:val="multilevel"/>
    <w:tmpl w:val="2CCC0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48785C"/>
    <w:multiLevelType w:val="multilevel"/>
    <w:tmpl w:val="63366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BE6CB6"/>
    <w:multiLevelType w:val="multilevel"/>
    <w:tmpl w:val="B05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C06CB9"/>
    <w:multiLevelType w:val="multilevel"/>
    <w:tmpl w:val="90F45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EE5F55"/>
    <w:multiLevelType w:val="multilevel"/>
    <w:tmpl w:val="1FB8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5C42BB"/>
    <w:multiLevelType w:val="multilevel"/>
    <w:tmpl w:val="6FA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854B78"/>
    <w:multiLevelType w:val="multilevel"/>
    <w:tmpl w:val="2316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8123AF"/>
    <w:multiLevelType w:val="multilevel"/>
    <w:tmpl w:val="6178D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A54065"/>
    <w:multiLevelType w:val="multilevel"/>
    <w:tmpl w:val="5E7E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547D11"/>
    <w:multiLevelType w:val="multilevel"/>
    <w:tmpl w:val="7840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A9266C"/>
    <w:multiLevelType w:val="multilevel"/>
    <w:tmpl w:val="4ED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A43CF9"/>
    <w:multiLevelType w:val="multilevel"/>
    <w:tmpl w:val="A7029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E216E7"/>
    <w:multiLevelType w:val="multilevel"/>
    <w:tmpl w:val="7FBE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A661A5"/>
    <w:multiLevelType w:val="multilevel"/>
    <w:tmpl w:val="A35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05F49"/>
    <w:multiLevelType w:val="multilevel"/>
    <w:tmpl w:val="6A06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9D13FD"/>
    <w:multiLevelType w:val="multilevel"/>
    <w:tmpl w:val="EE36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5F5785"/>
    <w:multiLevelType w:val="multilevel"/>
    <w:tmpl w:val="B7B4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035BE1"/>
    <w:multiLevelType w:val="multilevel"/>
    <w:tmpl w:val="3F5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F4075C"/>
    <w:multiLevelType w:val="multilevel"/>
    <w:tmpl w:val="E650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67FD8"/>
    <w:multiLevelType w:val="multilevel"/>
    <w:tmpl w:val="CD0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D77468"/>
    <w:multiLevelType w:val="multilevel"/>
    <w:tmpl w:val="04CC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2C1F23"/>
    <w:multiLevelType w:val="multilevel"/>
    <w:tmpl w:val="6936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675A59"/>
    <w:multiLevelType w:val="multilevel"/>
    <w:tmpl w:val="A072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4F1A36"/>
    <w:multiLevelType w:val="multilevel"/>
    <w:tmpl w:val="6394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99738B"/>
    <w:multiLevelType w:val="multilevel"/>
    <w:tmpl w:val="E2A0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96435B"/>
    <w:multiLevelType w:val="multilevel"/>
    <w:tmpl w:val="9D82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352538"/>
    <w:multiLevelType w:val="multilevel"/>
    <w:tmpl w:val="07244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483035"/>
    <w:multiLevelType w:val="multilevel"/>
    <w:tmpl w:val="33B2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050D54"/>
    <w:multiLevelType w:val="multilevel"/>
    <w:tmpl w:val="248C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7E26BE"/>
    <w:multiLevelType w:val="multilevel"/>
    <w:tmpl w:val="FEEE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D15EF3"/>
    <w:multiLevelType w:val="multilevel"/>
    <w:tmpl w:val="B92C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EE3106"/>
    <w:multiLevelType w:val="multilevel"/>
    <w:tmpl w:val="04A4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1B4628"/>
    <w:multiLevelType w:val="multilevel"/>
    <w:tmpl w:val="5AA4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DD4DC6"/>
    <w:multiLevelType w:val="multilevel"/>
    <w:tmpl w:val="CC76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367A0F"/>
    <w:multiLevelType w:val="multilevel"/>
    <w:tmpl w:val="E034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16"/>
  </w:num>
  <w:num w:numId="3">
    <w:abstractNumId w:val="4"/>
  </w:num>
  <w:num w:numId="4">
    <w:abstractNumId w:val="26"/>
  </w:num>
  <w:num w:numId="5">
    <w:abstractNumId w:val="20"/>
  </w:num>
  <w:num w:numId="6">
    <w:abstractNumId w:val="9"/>
  </w:num>
  <w:num w:numId="7">
    <w:abstractNumId w:val="8"/>
  </w:num>
  <w:num w:numId="8">
    <w:abstractNumId w:val="46"/>
  </w:num>
  <w:num w:numId="9">
    <w:abstractNumId w:val="18"/>
  </w:num>
  <w:num w:numId="10">
    <w:abstractNumId w:val="42"/>
  </w:num>
  <w:num w:numId="11">
    <w:abstractNumId w:val="30"/>
  </w:num>
  <w:num w:numId="12">
    <w:abstractNumId w:val="28"/>
  </w:num>
  <w:num w:numId="13">
    <w:abstractNumId w:val="2"/>
  </w:num>
  <w:num w:numId="14">
    <w:abstractNumId w:val="36"/>
  </w:num>
  <w:num w:numId="15">
    <w:abstractNumId w:val="38"/>
  </w:num>
  <w:num w:numId="16">
    <w:abstractNumId w:val="35"/>
  </w:num>
  <w:num w:numId="17">
    <w:abstractNumId w:val="29"/>
  </w:num>
  <w:num w:numId="18">
    <w:abstractNumId w:val="43"/>
  </w:num>
  <w:num w:numId="19">
    <w:abstractNumId w:val="24"/>
  </w:num>
  <w:num w:numId="20">
    <w:abstractNumId w:val="23"/>
  </w:num>
  <w:num w:numId="21">
    <w:abstractNumId w:val="15"/>
  </w:num>
  <w:num w:numId="22">
    <w:abstractNumId w:val="27"/>
  </w:num>
  <w:num w:numId="23">
    <w:abstractNumId w:val="3"/>
  </w:num>
  <w:num w:numId="24">
    <w:abstractNumId w:val="19"/>
  </w:num>
  <w:num w:numId="25">
    <w:abstractNumId w:val="25"/>
  </w:num>
  <w:num w:numId="26">
    <w:abstractNumId w:val="48"/>
  </w:num>
  <w:num w:numId="27">
    <w:abstractNumId w:val="21"/>
  </w:num>
  <w:num w:numId="28">
    <w:abstractNumId w:val="22"/>
  </w:num>
  <w:num w:numId="29">
    <w:abstractNumId w:val="5"/>
  </w:num>
  <w:num w:numId="30">
    <w:abstractNumId w:val="13"/>
  </w:num>
  <w:num w:numId="31">
    <w:abstractNumId w:val="17"/>
  </w:num>
  <w:num w:numId="32">
    <w:abstractNumId w:val="0"/>
  </w:num>
  <w:num w:numId="33">
    <w:abstractNumId w:val="40"/>
  </w:num>
  <w:num w:numId="34">
    <w:abstractNumId w:val="6"/>
  </w:num>
  <w:num w:numId="35">
    <w:abstractNumId w:val="7"/>
  </w:num>
  <w:num w:numId="36">
    <w:abstractNumId w:val="1"/>
  </w:num>
  <w:num w:numId="37">
    <w:abstractNumId w:val="31"/>
  </w:num>
  <w:num w:numId="38">
    <w:abstractNumId w:val="14"/>
  </w:num>
  <w:num w:numId="39">
    <w:abstractNumId w:val="45"/>
  </w:num>
  <w:num w:numId="40">
    <w:abstractNumId w:val="37"/>
  </w:num>
  <w:num w:numId="41">
    <w:abstractNumId w:val="12"/>
  </w:num>
  <w:num w:numId="42">
    <w:abstractNumId w:val="34"/>
  </w:num>
  <w:num w:numId="43">
    <w:abstractNumId w:val="44"/>
  </w:num>
  <w:num w:numId="44">
    <w:abstractNumId w:val="39"/>
  </w:num>
  <w:num w:numId="45">
    <w:abstractNumId w:val="10"/>
  </w:num>
  <w:num w:numId="46">
    <w:abstractNumId w:val="47"/>
  </w:num>
  <w:num w:numId="47">
    <w:abstractNumId w:val="33"/>
  </w:num>
  <w:num w:numId="48">
    <w:abstractNumId w:val="11"/>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F78"/>
    <w:rsid w:val="006D7F78"/>
    <w:rsid w:val="006E5BB2"/>
    <w:rsid w:val="008B633A"/>
    <w:rsid w:val="00B45723"/>
    <w:rsid w:val="00D72446"/>
    <w:rsid w:val="00DA0AB4"/>
    <w:rsid w:val="00E4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D2CC1B-0024-4936-B871-76B97C9C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B633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8B633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8B633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B633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B633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B633A"/>
    <w:rPr>
      <w:rFonts w:ascii="宋体" w:eastAsia="宋体" w:hAnsi="宋体" w:cs="宋体"/>
      <w:b/>
      <w:bCs/>
      <w:kern w:val="0"/>
      <w:sz w:val="36"/>
      <w:szCs w:val="36"/>
    </w:rPr>
  </w:style>
  <w:style w:type="character" w:customStyle="1" w:styleId="3Char">
    <w:name w:val="标题 3 Char"/>
    <w:basedOn w:val="a0"/>
    <w:link w:val="3"/>
    <w:uiPriority w:val="9"/>
    <w:semiHidden/>
    <w:rsid w:val="008B633A"/>
    <w:rPr>
      <w:b/>
      <w:bCs/>
      <w:sz w:val="32"/>
      <w:szCs w:val="32"/>
    </w:rPr>
  </w:style>
  <w:style w:type="character" w:customStyle="1" w:styleId="4Char">
    <w:name w:val="标题 4 Char"/>
    <w:basedOn w:val="a0"/>
    <w:link w:val="4"/>
    <w:uiPriority w:val="9"/>
    <w:semiHidden/>
    <w:rsid w:val="008B633A"/>
    <w:rPr>
      <w:rFonts w:asciiTheme="majorHAnsi" w:eastAsiaTheme="majorEastAsia" w:hAnsiTheme="majorHAnsi" w:cstheme="majorBidi"/>
      <w:b/>
      <w:bCs/>
      <w:sz w:val="28"/>
      <w:szCs w:val="28"/>
    </w:rPr>
  </w:style>
  <w:style w:type="paragraph" w:styleId="a3">
    <w:name w:val="Normal (Web)"/>
    <w:basedOn w:val="a"/>
    <w:uiPriority w:val="99"/>
    <w:semiHidden/>
    <w:unhideWhenUsed/>
    <w:rsid w:val="008B633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B633A"/>
    <w:rPr>
      <w:rFonts w:ascii="宋体" w:eastAsia="宋体" w:hAnsi="宋体" w:cs="宋体"/>
      <w:sz w:val="24"/>
      <w:szCs w:val="24"/>
    </w:rPr>
  </w:style>
  <w:style w:type="character" w:customStyle="1" w:styleId="apple-converted-space">
    <w:name w:val="apple-converted-space"/>
    <w:basedOn w:val="a0"/>
    <w:rsid w:val="008B633A"/>
  </w:style>
  <w:style w:type="paragraph" w:styleId="HTML0">
    <w:name w:val="HTML Preformatted"/>
    <w:basedOn w:val="a"/>
    <w:link w:val="HTMLChar"/>
    <w:uiPriority w:val="99"/>
    <w:semiHidden/>
    <w:unhideWhenUsed/>
    <w:rsid w:val="008B63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B633A"/>
    <w:rPr>
      <w:rFonts w:ascii="宋体" w:eastAsia="宋体" w:hAnsi="宋体" w:cs="宋体"/>
      <w:kern w:val="0"/>
      <w:sz w:val="24"/>
      <w:szCs w:val="24"/>
    </w:rPr>
  </w:style>
  <w:style w:type="character" w:customStyle="1" w:styleId="hljs-keyword">
    <w:name w:val="hljs-keyword"/>
    <w:basedOn w:val="a0"/>
    <w:rsid w:val="008B633A"/>
  </w:style>
  <w:style w:type="character" w:customStyle="1" w:styleId="hljs-attribute">
    <w:name w:val="hljs-attribute"/>
    <w:basedOn w:val="a0"/>
    <w:rsid w:val="008B633A"/>
  </w:style>
  <w:style w:type="character" w:customStyle="1" w:styleId="hljs-number">
    <w:name w:val="hljs-number"/>
    <w:basedOn w:val="a0"/>
    <w:rsid w:val="008B633A"/>
  </w:style>
  <w:style w:type="character" w:styleId="a4">
    <w:name w:val="Hyperlink"/>
    <w:basedOn w:val="a0"/>
    <w:uiPriority w:val="99"/>
    <w:semiHidden/>
    <w:unhideWhenUsed/>
    <w:rsid w:val="008B633A"/>
    <w:rPr>
      <w:color w:val="0000FF"/>
      <w:u w:val="single"/>
    </w:rPr>
  </w:style>
  <w:style w:type="character" w:customStyle="1" w:styleId="hljs-selector-class">
    <w:name w:val="hljs-selector-class"/>
    <w:basedOn w:val="a0"/>
    <w:rsid w:val="008B633A"/>
  </w:style>
  <w:style w:type="character" w:customStyle="1" w:styleId="hljs-selector-pseudo">
    <w:name w:val="hljs-selector-pseudo"/>
    <w:basedOn w:val="a0"/>
    <w:rsid w:val="008B633A"/>
  </w:style>
  <w:style w:type="character" w:customStyle="1" w:styleId="hljs-string">
    <w:name w:val="hljs-string"/>
    <w:basedOn w:val="a0"/>
    <w:rsid w:val="008B633A"/>
  </w:style>
  <w:style w:type="character" w:customStyle="1" w:styleId="hljs-comment">
    <w:name w:val="hljs-comment"/>
    <w:basedOn w:val="a0"/>
    <w:rsid w:val="008B633A"/>
  </w:style>
  <w:style w:type="character" w:customStyle="1" w:styleId="hljs-builtin">
    <w:name w:val="hljs-built_in"/>
    <w:basedOn w:val="a0"/>
    <w:rsid w:val="008B633A"/>
  </w:style>
  <w:style w:type="character" w:customStyle="1" w:styleId="status-text">
    <w:name w:val="status-text"/>
    <w:basedOn w:val="a0"/>
    <w:rsid w:val="008B633A"/>
  </w:style>
  <w:style w:type="character" w:styleId="a5">
    <w:name w:val="Emphasis"/>
    <w:basedOn w:val="a0"/>
    <w:uiPriority w:val="20"/>
    <w:qFormat/>
    <w:rsid w:val="008B633A"/>
    <w:rPr>
      <w:i/>
      <w:iCs/>
    </w:rPr>
  </w:style>
  <w:style w:type="character" w:customStyle="1" w:styleId="5Char">
    <w:name w:val="标题 5 Char"/>
    <w:basedOn w:val="a0"/>
    <w:link w:val="5"/>
    <w:uiPriority w:val="9"/>
    <w:rsid w:val="008B633A"/>
    <w:rPr>
      <w:b/>
      <w:bCs/>
      <w:sz w:val="28"/>
      <w:szCs w:val="28"/>
    </w:rPr>
  </w:style>
  <w:style w:type="character" w:styleId="a6">
    <w:name w:val="FollowedHyperlink"/>
    <w:basedOn w:val="a0"/>
    <w:uiPriority w:val="99"/>
    <w:semiHidden/>
    <w:unhideWhenUsed/>
    <w:rsid w:val="008B633A"/>
    <w:rPr>
      <w:color w:val="800080"/>
      <w:u w:val="single"/>
    </w:rPr>
  </w:style>
  <w:style w:type="character" w:customStyle="1" w:styleId="hljs-selector-tag">
    <w:name w:val="hljs-selector-tag"/>
    <w:basedOn w:val="a0"/>
    <w:rsid w:val="008B633A"/>
  </w:style>
  <w:style w:type="character" w:styleId="a7">
    <w:name w:val="Strong"/>
    <w:basedOn w:val="a0"/>
    <w:uiPriority w:val="22"/>
    <w:qFormat/>
    <w:rsid w:val="008B633A"/>
    <w:rPr>
      <w:b/>
      <w:bCs/>
    </w:rPr>
  </w:style>
  <w:style w:type="character" w:customStyle="1" w:styleId="hljs-function">
    <w:name w:val="hljs-function"/>
    <w:basedOn w:val="a0"/>
    <w:rsid w:val="008B633A"/>
  </w:style>
  <w:style w:type="character" w:customStyle="1" w:styleId="hljs-params">
    <w:name w:val="hljs-params"/>
    <w:basedOn w:val="a0"/>
    <w:rsid w:val="008B633A"/>
  </w:style>
  <w:style w:type="character" w:customStyle="1" w:styleId="hljs-title">
    <w:name w:val="hljs-title"/>
    <w:basedOn w:val="a0"/>
    <w:rsid w:val="008B633A"/>
  </w:style>
  <w:style w:type="character" w:customStyle="1" w:styleId="hljs-attr">
    <w:name w:val="hljs-attr"/>
    <w:basedOn w:val="a0"/>
    <w:rsid w:val="008B633A"/>
  </w:style>
  <w:style w:type="character" w:customStyle="1" w:styleId="hljs-literal">
    <w:name w:val="hljs-literal"/>
    <w:basedOn w:val="a0"/>
    <w:rsid w:val="008B633A"/>
  </w:style>
  <w:style w:type="character" w:customStyle="1" w:styleId="hljs-type">
    <w:name w:val="hljs-type"/>
    <w:basedOn w:val="a0"/>
    <w:rsid w:val="008B633A"/>
  </w:style>
  <w:style w:type="character" w:customStyle="1" w:styleId="hljs-subst">
    <w:name w:val="hljs-subst"/>
    <w:basedOn w:val="a0"/>
    <w:rsid w:val="008B633A"/>
  </w:style>
  <w:style w:type="character" w:customStyle="1" w:styleId="hljs-restarg">
    <w:name w:val="hljs-rest_arg"/>
    <w:basedOn w:val="a0"/>
    <w:rsid w:val="008B633A"/>
  </w:style>
  <w:style w:type="character" w:customStyle="1" w:styleId="1Char">
    <w:name w:val="标题 1 Char"/>
    <w:basedOn w:val="a0"/>
    <w:link w:val="1"/>
    <w:uiPriority w:val="9"/>
    <w:rsid w:val="008B633A"/>
    <w:rPr>
      <w:b/>
      <w:bCs/>
      <w:kern w:val="44"/>
      <w:sz w:val="44"/>
      <w:szCs w:val="44"/>
    </w:rPr>
  </w:style>
  <w:style w:type="character" w:customStyle="1" w:styleId="hljs-variable">
    <w:name w:val="hljs-variable"/>
    <w:basedOn w:val="a0"/>
    <w:rsid w:val="008B633A"/>
  </w:style>
  <w:style w:type="character" w:customStyle="1" w:styleId="hljs-symbol">
    <w:name w:val="hljs-symbol"/>
    <w:basedOn w:val="a0"/>
    <w:rsid w:val="008B633A"/>
  </w:style>
  <w:style w:type="character" w:customStyle="1" w:styleId="hljs-meta">
    <w:name w:val="hljs-meta"/>
    <w:basedOn w:val="a0"/>
    <w:rsid w:val="008B633A"/>
  </w:style>
  <w:style w:type="character" w:customStyle="1" w:styleId="hljs-tag">
    <w:name w:val="hljs-tag"/>
    <w:basedOn w:val="a0"/>
    <w:rsid w:val="008B633A"/>
  </w:style>
  <w:style w:type="character" w:customStyle="1" w:styleId="hljs-name">
    <w:name w:val="hljs-name"/>
    <w:basedOn w:val="a0"/>
    <w:rsid w:val="008B633A"/>
  </w:style>
  <w:style w:type="character" w:customStyle="1" w:styleId="hljs-selector-attr">
    <w:name w:val="hljs-selector-attr"/>
    <w:basedOn w:val="a0"/>
    <w:rsid w:val="008B633A"/>
  </w:style>
  <w:style w:type="character" w:customStyle="1" w:styleId="css">
    <w:name w:val="css"/>
    <w:basedOn w:val="a0"/>
    <w:rsid w:val="008B633A"/>
  </w:style>
  <w:style w:type="character" w:customStyle="1" w:styleId="hljs-selector-id">
    <w:name w:val="hljs-selector-id"/>
    <w:basedOn w:val="a0"/>
    <w:rsid w:val="008B633A"/>
  </w:style>
  <w:style w:type="character" w:customStyle="1" w:styleId="javascript">
    <w:name w:val="javascript"/>
    <w:basedOn w:val="a0"/>
    <w:rsid w:val="008B633A"/>
  </w:style>
  <w:style w:type="character" w:customStyle="1" w:styleId="hljs-regexp">
    <w:name w:val="hljs-regexp"/>
    <w:basedOn w:val="a0"/>
    <w:rsid w:val="00B45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0230">
      <w:bodyDiv w:val="1"/>
      <w:marLeft w:val="0"/>
      <w:marRight w:val="0"/>
      <w:marTop w:val="0"/>
      <w:marBottom w:val="0"/>
      <w:divBdr>
        <w:top w:val="none" w:sz="0" w:space="0" w:color="auto"/>
        <w:left w:val="none" w:sz="0" w:space="0" w:color="auto"/>
        <w:bottom w:val="none" w:sz="0" w:space="0" w:color="auto"/>
        <w:right w:val="none" w:sz="0" w:space="0" w:color="auto"/>
      </w:divBdr>
    </w:div>
    <w:div w:id="45108729">
      <w:bodyDiv w:val="1"/>
      <w:marLeft w:val="0"/>
      <w:marRight w:val="0"/>
      <w:marTop w:val="0"/>
      <w:marBottom w:val="0"/>
      <w:divBdr>
        <w:top w:val="none" w:sz="0" w:space="0" w:color="auto"/>
        <w:left w:val="none" w:sz="0" w:space="0" w:color="auto"/>
        <w:bottom w:val="none" w:sz="0" w:space="0" w:color="auto"/>
        <w:right w:val="none" w:sz="0" w:space="0" w:color="auto"/>
      </w:divBdr>
    </w:div>
    <w:div w:id="66080759">
      <w:bodyDiv w:val="1"/>
      <w:marLeft w:val="0"/>
      <w:marRight w:val="0"/>
      <w:marTop w:val="0"/>
      <w:marBottom w:val="0"/>
      <w:divBdr>
        <w:top w:val="none" w:sz="0" w:space="0" w:color="auto"/>
        <w:left w:val="none" w:sz="0" w:space="0" w:color="auto"/>
        <w:bottom w:val="none" w:sz="0" w:space="0" w:color="auto"/>
        <w:right w:val="none" w:sz="0" w:space="0" w:color="auto"/>
      </w:divBdr>
    </w:div>
    <w:div w:id="78867672">
      <w:bodyDiv w:val="1"/>
      <w:marLeft w:val="0"/>
      <w:marRight w:val="0"/>
      <w:marTop w:val="0"/>
      <w:marBottom w:val="0"/>
      <w:divBdr>
        <w:top w:val="none" w:sz="0" w:space="0" w:color="auto"/>
        <w:left w:val="none" w:sz="0" w:space="0" w:color="auto"/>
        <w:bottom w:val="none" w:sz="0" w:space="0" w:color="auto"/>
        <w:right w:val="none" w:sz="0" w:space="0" w:color="auto"/>
      </w:divBdr>
    </w:div>
    <w:div w:id="123236460">
      <w:bodyDiv w:val="1"/>
      <w:marLeft w:val="0"/>
      <w:marRight w:val="0"/>
      <w:marTop w:val="0"/>
      <w:marBottom w:val="0"/>
      <w:divBdr>
        <w:top w:val="none" w:sz="0" w:space="0" w:color="auto"/>
        <w:left w:val="none" w:sz="0" w:space="0" w:color="auto"/>
        <w:bottom w:val="none" w:sz="0" w:space="0" w:color="auto"/>
        <w:right w:val="none" w:sz="0" w:space="0" w:color="auto"/>
      </w:divBdr>
    </w:div>
    <w:div w:id="314067925">
      <w:bodyDiv w:val="1"/>
      <w:marLeft w:val="0"/>
      <w:marRight w:val="0"/>
      <w:marTop w:val="0"/>
      <w:marBottom w:val="0"/>
      <w:divBdr>
        <w:top w:val="none" w:sz="0" w:space="0" w:color="auto"/>
        <w:left w:val="none" w:sz="0" w:space="0" w:color="auto"/>
        <w:bottom w:val="none" w:sz="0" w:space="0" w:color="auto"/>
        <w:right w:val="none" w:sz="0" w:space="0" w:color="auto"/>
      </w:divBdr>
      <w:divsChild>
        <w:div w:id="1487890742">
          <w:marLeft w:val="0"/>
          <w:marRight w:val="0"/>
          <w:marTop w:val="0"/>
          <w:marBottom w:val="0"/>
          <w:divBdr>
            <w:top w:val="none" w:sz="0" w:space="0" w:color="auto"/>
            <w:left w:val="none" w:sz="0" w:space="0" w:color="auto"/>
            <w:bottom w:val="none" w:sz="0" w:space="0" w:color="auto"/>
            <w:right w:val="none" w:sz="0" w:space="0" w:color="auto"/>
          </w:divBdr>
          <w:divsChild>
            <w:div w:id="182716413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10033452">
          <w:marLeft w:val="0"/>
          <w:marRight w:val="0"/>
          <w:marTop w:val="0"/>
          <w:marBottom w:val="0"/>
          <w:divBdr>
            <w:top w:val="none" w:sz="0" w:space="0" w:color="auto"/>
            <w:left w:val="none" w:sz="0" w:space="0" w:color="auto"/>
            <w:bottom w:val="none" w:sz="0" w:space="0" w:color="auto"/>
            <w:right w:val="none" w:sz="0" w:space="0" w:color="auto"/>
          </w:divBdr>
        </w:div>
      </w:divsChild>
    </w:div>
    <w:div w:id="380831076">
      <w:bodyDiv w:val="1"/>
      <w:marLeft w:val="0"/>
      <w:marRight w:val="0"/>
      <w:marTop w:val="0"/>
      <w:marBottom w:val="0"/>
      <w:divBdr>
        <w:top w:val="none" w:sz="0" w:space="0" w:color="auto"/>
        <w:left w:val="none" w:sz="0" w:space="0" w:color="auto"/>
        <w:bottom w:val="none" w:sz="0" w:space="0" w:color="auto"/>
        <w:right w:val="none" w:sz="0" w:space="0" w:color="auto"/>
      </w:divBdr>
    </w:div>
    <w:div w:id="381714311">
      <w:bodyDiv w:val="1"/>
      <w:marLeft w:val="0"/>
      <w:marRight w:val="0"/>
      <w:marTop w:val="0"/>
      <w:marBottom w:val="0"/>
      <w:divBdr>
        <w:top w:val="none" w:sz="0" w:space="0" w:color="auto"/>
        <w:left w:val="none" w:sz="0" w:space="0" w:color="auto"/>
        <w:bottom w:val="none" w:sz="0" w:space="0" w:color="auto"/>
        <w:right w:val="none" w:sz="0" w:space="0" w:color="auto"/>
      </w:divBdr>
      <w:divsChild>
        <w:div w:id="1897202485">
          <w:marLeft w:val="0"/>
          <w:marRight w:val="0"/>
          <w:marTop w:val="0"/>
          <w:marBottom w:val="0"/>
          <w:divBdr>
            <w:top w:val="none" w:sz="0" w:space="0" w:color="auto"/>
            <w:left w:val="none" w:sz="0" w:space="0" w:color="auto"/>
            <w:bottom w:val="none" w:sz="0" w:space="0" w:color="auto"/>
            <w:right w:val="none" w:sz="0" w:space="0" w:color="auto"/>
          </w:divBdr>
          <w:divsChild>
            <w:div w:id="1562598684">
              <w:blockQuote w:val="1"/>
              <w:marLeft w:val="0"/>
              <w:marRight w:val="0"/>
              <w:marTop w:val="0"/>
              <w:marBottom w:val="300"/>
              <w:divBdr>
                <w:top w:val="none" w:sz="0" w:space="0" w:color="auto"/>
                <w:left w:val="single" w:sz="36" w:space="15" w:color="EEEEEE"/>
                <w:bottom w:val="none" w:sz="0" w:space="0" w:color="auto"/>
                <w:right w:val="none" w:sz="0" w:space="0" w:color="auto"/>
              </w:divBdr>
            </w:div>
            <w:div w:id="115952131">
              <w:blockQuote w:val="1"/>
              <w:marLeft w:val="0"/>
              <w:marRight w:val="0"/>
              <w:marTop w:val="0"/>
              <w:marBottom w:val="300"/>
              <w:divBdr>
                <w:top w:val="none" w:sz="0" w:space="0" w:color="auto"/>
                <w:left w:val="single" w:sz="36" w:space="15" w:color="EEEEEE"/>
                <w:bottom w:val="none" w:sz="0" w:space="0" w:color="auto"/>
                <w:right w:val="none" w:sz="0" w:space="0" w:color="auto"/>
              </w:divBdr>
            </w:div>
            <w:div w:id="43601407">
              <w:blockQuote w:val="1"/>
              <w:marLeft w:val="0"/>
              <w:marRight w:val="0"/>
              <w:marTop w:val="0"/>
              <w:marBottom w:val="300"/>
              <w:divBdr>
                <w:top w:val="none" w:sz="0" w:space="0" w:color="auto"/>
                <w:left w:val="single" w:sz="36" w:space="15" w:color="EEEEEE"/>
                <w:bottom w:val="none" w:sz="0" w:space="0" w:color="auto"/>
                <w:right w:val="none" w:sz="0" w:space="0" w:color="auto"/>
              </w:divBdr>
            </w:div>
            <w:div w:id="1268276180">
              <w:blockQuote w:val="1"/>
              <w:marLeft w:val="0"/>
              <w:marRight w:val="0"/>
              <w:marTop w:val="0"/>
              <w:marBottom w:val="300"/>
              <w:divBdr>
                <w:top w:val="none" w:sz="0" w:space="0" w:color="auto"/>
                <w:left w:val="single" w:sz="36" w:space="15" w:color="EEEEEE"/>
                <w:bottom w:val="none" w:sz="0" w:space="0" w:color="auto"/>
                <w:right w:val="none" w:sz="0" w:space="0" w:color="auto"/>
              </w:divBdr>
            </w:div>
            <w:div w:id="1259723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39179331">
          <w:marLeft w:val="0"/>
          <w:marRight w:val="0"/>
          <w:marTop w:val="0"/>
          <w:marBottom w:val="0"/>
          <w:divBdr>
            <w:top w:val="none" w:sz="0" w:space="0" w:color="auto"/>
            <w:left w:val="none" w:sz="0" w:space="0" w:color="auto"/>
            <w:bottom w:val="none" w:sz="0" w:space="0" w:color="auto"/>
            <w:right w:val="none" w:sz="0" w:space="0" w:color="auto"/>
          </w:divBdr>
        </w:div>
      </w:divsChild>
    </w:div>
    <w:div w:id="490755042">
      <w:bodyDiv w:val="1"/>
      <w:marLeft w:val="0"/>
      <w:marRight w:val="0"/>
      <w:marTop w:val="0"/>
      <w:marBottom w:val="0"/>
      <w:divBdr>
        <w:top w:val="none" w:sz="0" w:space="0" w:color="auto"/>
        <w:left w:val="none" w:sz="0" w:space="0" w:color="auto"/>
        <w:bottom w:val="none" w:sz="0" w:space="0" w:color="auto"/>
        <w:right w:val="none" w:sz="0" w:space="0" w:color="auto"/>
      </w:divBdr>
      <w:divsChild>
        <w:div w:id="496186712">
          <w:marLeft w:val="0"/>
          <w:marRight w:val="0"/>
          <w:marTop w:val="0"/>
          <w:marBottom w:val="0"/>
          <w:divBdr>
            <w:top w:val="none" w:sz="0" w:space="0" w:color="auto"/>
            <w:left w:val="none" w:sz="0" w:space="0" w:color="auto"/>
            <w:bottom w:val="none" w:sz="0" w:space="0" w:color="auto"/>
            <w:right w:val="none" w:sz="0" w:space="0" w:color="auto"/>
          </w:divBdr>
          <w:divsChild>
            <w:div w:id="13028100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1333076">
          <w:marLeft w:val="0"/>
          <w:marRight w:val="0"/>
          <w:marTop w:val="0"/>
          <w:marBottom w:val="0"/>
          <w:divBdr>
            <w:top w:val="none" w:sz="0" w:space="0" w:color="auto"/>
            <w:left w:val="none" w:sz="0" w:space="0" w:color="auto"/>
            <w:bottom w:val="none" w:sz="0" w:space="0" w:color="auto"/>
            <w:right w:val="none" w:sz="0" w:space="0" w:color="auto"/>
          </w:divBdr>
        </w:div>
      </w:divsChild>
    </w:div>
    <w:div w:id="506212209">
      <w:bodyDiv w:val="1"/>
      <w:marLeft w:val="0"/>
      <w:marRight w:val="0"/>
      <w:marTop w:val="0"/>
      <w:marBottom w:val="0"/>
      <w:divBdr>
        <w:top w:val="none" w:sz="0" w:space="0" w:color="auto"/>
        <w:left w:val="none" w:sz="0" w:space="0" w:color="auto"/>
        <w:bottom w:val="none" w:sz="0" w:space="0" w:color="auto"/>
        <w:right w:val="none" w:sz="0" w:space="0" w:color="auto"/>
      </w:divBdr>
    </w:div>
    <w:div w:id="565842944">
      <w:bodyDiv w:val="1"/>
      <w:marLeft w:val="0"/>
      <w:marRight w:val="0"/>
      <w:marTop w:val="0"/>
      <w:marBottom w:val="0"/>
      <w:divBdr>
        <w:top w:val="none" w:sz="0" w:space="0" w:color="auto"/>
        <w:left w:val="none" w:sz="0" w:space="0" w:color="auto"/>
        <w:bottom w:val="none" w:sz="0" w:space="0" w:color="auto"/>
        <w:right w:val="none" w:sz="0" w:space="0" w:color="auto"/>
      </w:divBdr>
    </w:div>
    <w:div w:id="644161795">
      <w:bodyDiv w:val="1"/>
      <w:marLeft w:val="0"/>
      <w:marRight w:val="0"/>
      <w:marTop w:val="0"/>
      <w:marBottom w:val="0"/>
      <w:divBdr>
        <w:top w:val="none" w:sz="0" w:space="0" w:color="auto"/>
        <w:left w:val="none" w:sz="0" w:space="0" w:color="auto"/>
        <w:bottom w:val="none" w:sz="0" w:space="0" w:color="auto"/>
        <w:right w:val="none" w:sz="0" w:space="0" w:color="auto"/>
      </w:divBdr>
      <w:divsChild>
        <w:div w:id="1564213424">
          <w:marLeft w:val="0"/>
          <w:marRight w:val="0"/>
          <w:marTop w:val="0"/>
          <w:marBottom w:val="0"/>
          <w:divBdr>
            <w:top w:val="none" w:sz="0" w:space="0" w:color="auto"/>
            <w:left w:val="none" w:sz="0" w:space="0" w:color="auto"/>
            <w:bottom w:val="none" w:sz="0" w:space="0" w:color="auto"/>
            <w:right w:val="none" w:sz="0" w:space="0" w:color="auto"/>
          </w:divBdr>
        </w:div>
        <w:div w:id="2015838271">
          <w:marLeft w:val="0"/>
          <w:marRight w:val="0"/>
          <w:marTop w:val="0"/>
          <w:marBottom w:val="0"/>
          <w:divBdr>
            <w:top w:val="none" w:sz="0" w:space="0" w:color="auto"/>
            <w:left w:val="none" w:sz="0" w:space="0" w:color="auto"/>
            <w:bottom w:val="none" w:sz="0" w:space="0" w:color="auto"/>
            <w:right w:val="none" w:sz="0" w:space="0" w:color="auto"/>
          </w:divBdr>
        </w:div>
      </w:divsChild>
    </w:div>
    <w:div w:id="710347818">
      <w:bodyDiv w:val="1"/>
      <w:marLeft w:val="0"/>
      <w:marRight w:val="0"/>
      <w:marTop w:val="0"/>
      <w:marBottom w:val="0"/>
      <w:divBdr>
        <w:top w:val="none" w:sz="0" w:space="0" w:color="auto"/>
        <w:left w:val="none" w:sz="0" w:space="0" w:color="auto"/>
        <w:bottom w:val="none" w:sz="0" w:space="0" w:color="auto"/>
        <w:right w:val="none" w:sz="0" w:space="0" w:color="auto"/>
      </w:divBdr>
      <w:divsChild>
        <w:div w:id="175454524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51858674">
      <w:bodyDiv w:val="1"/>
      <w:marLeft w:val="0"/>
      <w:marRight w:val="0"/>
      <w:marTop w:val="0"/>
      <w:marBottom w:val="0"/>
      <w:divBdr>
        <w:top w:val="none" w:sz="0" w:space="0" w:color="auto"/>
        <w:left w:val="none" w:sz="0" w:space="0" w:color="auto"/>
        <w:bottom w:val="none" w:sz="0" w:space="0" w:color="auto"/>
        <w:right w:val="none" w:sz="0" w:space="0" w:color="auto"/>
      </w:divBdr>
    </w:div>
    <w:div w:id="894197425">
      <w:bodyDiv w:val="1"/>
      <w:marLeft w:val="0"/>
      <w:marRight w:val="0"/>
      <w:marTop w:val="0"/>
      <w:marBottom w:val="0"/>
      <w:divBdr>
        <w:top w:val="none" w:sz="0" w:space="0" w:color="auto"/>
        <w:left w:val="none" w:sz="0" w:space="0" w:color="auto"/>
        <w:bottom w:val="none" w:sz="0" w:space="0" w:color="auto"/>
        <w:right w:val="none" w:sz="0" w:space="0" w:color="auto"/>
      </w:divBdr>
      <w:divsChild>
        <w:div w:id="1290361110">
          <w:marLeft w:val="0"/>
          <w:marRight w:val="0"/>
          <w:marTop w:val="0"/>
          <w:marBottom w:val="0"/>
          <w:divBdr>
            <w:top w:val="none" w:sz="0" w:space="0" w:color="auto"/>
            <w:left w:val="none" w:sz="0" w:space="0" w:color="auto"/>
            <w:bottom w:val="none" w:sz="0" w:space="0" w:color="auto"/>
            <w:right w:val="none" w:sz="0" w:space="0" w:color="auto"/>
          </w:divBdr>
        </w:div>
        <w:div w:id="1139880420">
          <w:marLeft w:val="0"/>
          <w:marRight w:val="0"/>
          <w:marTop w:val="0"/>
          <w:marBottom w:val="0"/>
          <w:divBdr>
            <w:top w:val="none" w:sz="0" w:space="0" w:color="auto"/>
            <w:left w:val="none" w:sz="0" w:space="0" w:color="auto"/>
            <w:bottom w:val="none" w:sz="0" w:space="0" w:color="auto"/>
            <w:right w:val="none" w:sz="0" w:space="0" w:color="auto"/>
          </w:divBdr>
        </w:div>
      </w:divsChild>
    </w:div>
    <w:div w:id="920867471">
      <w:bodyDiv w:val="1"/>
      <w:marLeft w:val="0"/>
      <w:marRight w:val="0"/>
      <w:marTop w:val="0"/>
      <w:marBottom w:val="0"/>
      <w:divBdr>
        <w:top w:val="none" w:sz="0" w:space="0" w:color="auto"/>
        <w:left w:val="none" w:sz="0" w:space="0" w:color="auto"/>
        <w:bottom w:val="none" w:sz="0" w:space="0" w:color="auto"/>
        <w:right w:val="none" w:sz="0" w:space="0" w:color="auto"/>
      </w:divBdr>
    </w:div>
    <w:div w:id="967585191">
      <w:bodyDiv w:val="1"/>
      <w:marLeft w:val="0"/>
      <w:marRight w:val="0"/>
      <w:marTop w:val="0"/>
      <w:marBottom w:val="0"/>
      <w:divBdr>
        <w:top w:val="none" w:sz="0" w:space="0" w:color="auto"/>
        <w:left w:val="none" w:sz="0" w:space="0" w:color="auto"/>
        <w:bottom w:val="none" w:sz="0" w:space="0" w:color="auto"/>
        <w:right w:val="none" w:sz="0" w:space="0" w:color="auto"/>
      </w:divBdr>
    </w:div>
    <w:div w:id="999382655">
      <w:bodyDiv w:val="1"/>
      <w:marLeft w:val="0"/>
      <w:marRight w:val="0"/>
      <w:marTop w:val="0"/>
      <w:marBottom w:val="0"/>
      <w:divBdr>
        <w:top w:val="none" w:sz="0" w:space="0" w:color="auto"/>
        <w:left w:val="none" w:sz="0" w:space="0" w:color="auto"/>
        <w:bottom w:val="none" w:sz="0" w:space="0" w:color="auto"/>
        <w:right w:val="none" w:sz="0" w:space="0" w:color="auto"/>
      </w:divBdr>
      <w:divsChild>
        <w:div w:id="939489509">
          <w:marLeft w:val="0"/>
          <w:marRight w:val="0"/>
          <w:marTop w:val="0"/>
          <w:marBottom w:val="0"/>
          <w:divBdr>
            <w:top w:val="none" w:sz="0" w:space="0" w:color="auto"/>
            <w:left w:val="none" w:sz="0" w:space="0" w:color="auto"/>
            <w:bottom w:val="none" w:sz="0" w:space="0" w:color="auto"/>
            <w:right w:val="none" w:sz="0" w:space="0" w:color="auto"/>
          </w:divBdr>
        </w:div>
        <w:div w:id="569119998">
          <w:marLeft w:val="0"/>
          <w:marRight w:val="0"/>
          <w:marTop w:val="0"/>
          <w:marBottom w:val="0"/>
          <w:divBdr>
            <w:top w:val="none" w:sz="0" w:space="0" w:color="auto"/>
            <w:left w:val="none" w:sz="0" w:space="0" w:color="auto"/>
            <w:bottom w:val="none" w:sz="0" w:space="0" w:color="auto"/>
            <w:right w:val="none" w:sz="0" w:space="0" w:color="auto"/>
          </w:divBdr>
        </w:div>
      </w:divsChild>
    </w:div>
    <w:div w:id="1114403125">
      <w:bodyDiv w:val="1"/>
      <w:marLeft w:val="0"/>
      <w:marRight w:val="0"/>
      <w:marTop w:val="0"/>
      <w:marBottom w:val="0"/>
      <w:divBdr>
        <w:top w:val="none" w:sz="0" w:space="0" w:color="auto"/>
        <w:left w:val="none" w:sz="0" w:space="0" w:color="auto"/>
        <w:bottom w:val="none" w:sz="0" w:space="0" w:color="auto"/>
        <w:right w:val="none" w:sz="0" w:space="0" w:color="auto"/>
      </w:divBdr>
      <w:divsChild>
        <w:div w:id="1169180224">
          <w:marLeft w:val="0"/>
          <w:marRight w:val="0"/>
          <w:marTop w:val="0"/>
          <w:marBottom w:val="0"/>
          <w:divBdr>
            <w:top w:val="none" w:sz="0" w:space="0" w:color="auto"/>
            <w:left w:val="none" w:sz="0" w:space="0" w:color="auto"/>
            <w:bottom w:val="none" w:sz="0" w:space="0" w:color="auto"/>
            <w:right w:val="none" w:sz="0" w:space="0" w:color="auto"/>
          </w:divBdr>
        </w:div>
        <w:div w:id="350573309">
          <w:marLeft w:val="0"/>
          <w:marRight w:val="0"/>
          <w:marTop w:val="0"/>
          <w:marBottom w:val="0"/>
          <w:divBdr>
            <w:top w:val="none" w:sz="0" w:space="0" w:color="auto"/>
            <w:left w:val="none" w:sz="0" w:space="0" w:color="auto"/>
            <w:bottom w:val="none" w:sz="0" w:space="0" w:color="auto"/>
            <w:right w:val="none" w:sz="0" w:space="0" w:color="auto"/>
          </w:divBdr>
        </w:div>
      </w:divsChild>
    </w:div>
    <w:div w:id="1225681949">
      <w:bodyDiv w:val="1"/>
      <w:marLeft w:val="0"/>
      <w:marRight w:val="0"/>
      <w:marTop w:val="0"/>
      <w:marBottom w:val="0"/>
      <w:divBdr>
        <w:top w:val="none" w:sz="0" w:space="0" w:color="auto"/>
        <w:left w:val="none" w:sz="0" w:space="0" w:color="auto"/>
        <w:bottom w:val="none" w:sz="0" w:space="0" w:color="auto"/>
        <w:right w:val="none" w:sz="0" w:space="0" w:color="auto"/>
      </w:divBdr>
      <w:divsChild>
        <w:div w:id="334037851">
          <w:marLeft w:val="0"/>
          <w:marRight w:val="0"/>
          <w:marTop w:val="0"/>
          <w:marBottom w:val="0"/>
          <w:divBdr>
            <w:top w:val="none" w:sz="0" w:space="0" w:color="auto"/>
            <w:left w:val="none" w:sz="0" w:space="0" w:color="auto"/>
            <w:bottom w:val="none" w:sz="0" w:space="0" w:color="auto"/>
            <w:right w:val="none" w:sz="0" w:space="0" w:color="auto"/>
          </w:divBdr>
          <w:divsChild>
            <w:div w:id="412900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14486846">
          <w:marLeft w:val="0"/>
          <w:marRight w:val="0"/>
          <w:marTop w:val="0"/>
          <w:marBottom w:val="0"/>
          <w:divBdr>
            <w:top w:val="none" w:sz="0" w:space="0" w:color="auto"/>
            <w:left w:val="none" w:sz="0" w:space="0" w:color="auto"/>
            <w:bottom w:val="none" w:sz="0" w:space="0" w:color="auto"/>
            <w:right w:val="none" w:sz="0" w:space="0" w:color="auto"/>
          </w:divBdr>
        </w:div>
      </w:divsChild>
    </w:div>
    <w:div w:id="1238591723">
      <w:bodyDiv w:val="1"/>
      <w:marLeft w:val="0"/>
      <w:marRight w:val="0"/>
      <w:marTop w:val="0"/>
      <w:marBottom w:val="0"/>
      <w:divBdr>
        <w:top w:val="none" w:sz="0" w:space="0" w:color="auto"/>
        <w:left w:val="none" w:sz="0" w:space="0" w:color="auto"/>
        <w:bottom w:val="none" w:sz="0" w:space="0" w:color="auto"/>
        <w:right w:val="none" w:sz="0" w:space="0" w:color="auto"/>
      </w:divBdr>
    </w:div>
    <w:div w:id="1293632538">
      <w:bodyDiv w:val="1"/>
      <w:marLeft w:val="0"/>
      <w:marRight w:val="0"/>
      <w:marTop w:val="0"/>
      <w:marBottom w:val="0"/>
      <w:divBdr>
        <w:top w:val="none" w:sz="0" w:space="0" w:color="auto"/>
        <w:left w:val="none" w:sz="0" w:space="0" w:color="auto"/>
        <w:bottom w:val="none" w:sz="0" w:space="0" w:color="auto"/>
        <w:right w:val="none" w:sz="0" w:space="0" w:color="auto"/>
      </w:divBdr>
    </w:div>
    <w:div w:id="1379085438">
      <w:bodyDiv w:val="1"/>
      <w:marLeft w:val="0"/>
      <w:marRight w:val="0"/>
      <w:marTop w:val="0"/>
      <w:marBottom w:val="0"/>
      <w:divBdr>
        <w:top w:val="none" w:sz="0" w:space="0" w:color="auto"/>
        <w:left w:val="none" w:sz="0" w:space="0" w:color="auto"/>
        <w:bottom w:val="none" w:sz="0" w:space="0" w:color="auto"/>
        <w:right w:val="none" w:sz="0" w:space="0" w:color="auto"/>
      </w:divBdr>
    </w:div>
    <w:div w:id="1737699776">
      <w:bodyDiv w:val="1"/>
      <w:marLeft w:val="0"/>
      <w:marRight w:val="0"/>
      <w:marTop w:val="0"/>
      <w:marBottom w:val="0"/>
      <w:divBdr>
        <w:top w:val="none" w:sz="0" w:space="0" w:color="auto"/>
        <w:left w:val="none" w:sz="0" w:space="0" w:color="auto"/>
        <w:bottom w:val="none" w:sz="0" w:space="0" w:color="auto"/>
        <w:right w:val="none" w:sz="0" w:space="0" w:color="auto"/>
      </w:divBdr>
    </w:div>
    <w:div w:id="1802381414">
      <w:bodyDiv w:val="1"/>
      <w:marLeft w:val="0"/>
      <w:marRight w:val="0"/>
      <w:marTop w:val="0"/>
      <w:marBottom w:val="0"/>
      <w:divBdr>
        <w:top w:val="none" w:sz="0" w:space="0" w:color="auto"/>
        <w:left w:val="none" w:sz="0" w:space="0" w:color="auto"/>
        <w:bottom w:val="none" w:sz="0" w:space="0" w:color="auto"/>
        <w:right w:val="none" w:sz="0" w:space="0" w:color="auto"/>
      </w:divBdr>
    </w:div>
    <w:div w:id="1942834739">
      <w:bodyDiv w:val="1"/>
      <w:marLeft w:val="0"/>
      <w:marRight w:val="0"/>
      <w:marTop w:val="0"/>
      <w:marBottom w:val="0"/>
      <w:divBdr>
        <w:top w:val="none" w:sz="0" w:space="0" w:color="auto"/>
        <w:left w:val="none" w:sz="0" w:space="0" w:color="auto"/>
        <w:bottom w:val="none" w:sz="0" w:space="0" w:color="auto"/>
        <w:right w:val="none" w:sz="0" w:space="0" w:color="auto"/>
      </w:divBdr>
    </w:div>
    <w:div w:id="2038922246">
      <w:bodyDiv w:val="1"/>
      <w:marLeft w:val="0"/>
      <w:marRight w:val="0"/>
      <w:marTop w:val="0"/>
      <w:marBottom w:val="0"/>
      <w:divBdr>
        <w:top w:val="none" w:sz="0" w:space="0" w:color="auto"/>
        <w:left w:val="none" w:sz="0" w:space="0" w:color="auto"/>
        <w:bottom w:val="none" w:sz="0" w:space="0" w:color="auto"/>
        <w:right w:val="none" w:sz="0" w:space="0" w:color="auto"/>
      </w:divBdr>
      <w:divsChild>
        <w:div w:id="1512642427">
          <w:marLeft w:val="0"/>
          <w:marRight w:val="0"/>
          <w:marTop w:val="0"/>
          <w:marBottom w:val="0"/>
          <w:divBdr>
            <w:top w:val="none" w:sz="0" w:space="0" w:color="auto"/>
            <w:left w:val="none" w:sz="0" w:space="0" w:color="auto"/>
            <w:bottom w:val="none" w:sz="0" w:space="0" w:color="auto"/>
            <w:right w:val="none" w:sz="0" w:space="0" w:color="auto"/>
          </w:divBdr>
        </w:div>
        <w:div w:id="1252354490">
          <w:marLeft w:val="0"/>
          <w:marRight w:val="0"/>
          <w:marTop w:val="0"/>
          <w:marBottom w:val="0"/>
          <w:divBdr>
            <w:top w:val="none" w:sz="0" w:space="0" w:color="auto"/>
            <w:left w:val="none" w:sz="0" w:space="0" w:color="auto"/>
            <w:bottom w:val="none" w:sz="0" w:space="0" w:color="auto"/>
            <w:right w:val="none" w:sz="0" w:space="0" w:color="auto"/>
          </w:divBdr>
        </w:div>
      </w:divsChild>
    </w:div>
    <w:div w:id="2056392548">
      <w:bodyDiv w:val="1"/>
      <w:marLeft w:val="0"/>
      <w:marRight w:val="0"/>
      <w:marTop w:val="0"/>
      <w:marBottom w:val="0"/>
      <w:divBdr>
        <w:top w:val="none" w:sz="0" w:space="0" w:color="auto"/>
        <w:left w:val="none" w:sz="0" w:space="0" w:color="auto"/>
        <w:bottom w:val="none" w:sz="0" w:space="0" w:color="auto"/>
        <w:right w:val="none" w:sz="0" w:space="0" w:color="auto"/>
      </w:divBdr>
      <w:divsChild>
        <w:div w:id="533077056">
          <w:marLeft w:val="0"/>
          <w:marRight w:val="0"/>
          <w:marTop w:val="0"/>
          <w:marBottom w:val="0"/>
          <w:divBdr>
            <w:top w:val="none" w:sz="0" w:space="0" w:color="auto"/>
            <w:left w:val="none" w:sz="0" w:space="0" w:color="auto"/>
            <w:bottom w:val="none" w:sz="0" w:space="0" w:color="auto"/>
            <w:right w:val="none" w:sz="0" w:space="0" w:color="auto"/>
          </w:divBdr>
        </w:div>
        <w:div w:id="1221667832">
          <w:marLeft w:val="0"/>
          <w:marRight w:val="0"/>
          <w:marTop w:val="0"/>
          <w:marBottom w:val="0"/>
          <w:divBdr>
            <w:top w:val="none" w:sz="0" w:space="0" w:color="auto"/>
            <w:left w:val="none" w:sz="0" w:space="0" w:color="auto"/>
            <w:bottom w:val="none" w:sz="0" w:space="0" w:color="auto"/>
            <w:right w:val="none" w:sz="0" w:space="0" w:color="auto"/>
          </w:divBdr>
        </w:div>
      </w:divsChild>
    </w:div>
    <w:div w:id="2069453504">
      <w:bodyDiv w:val="1"/>
      <w:marLeft w:val="0"/>
      <w:marRight w:val="0"/>
      <w:marTop w:val="0"/>
      <w:marBottom w:val="0"/>
      <w:divBdr>
        <w:top w:val="none" w:sz="0" w:space="0" w:color="auto"/>
        <w:left w:val="none" w:sz="0" w:space="0" w:color="auto"/>
        <w:bottom w:val="none" w:sz="0" w:space="0" w:color="auto"/>
        <w:right w:val="none" w:sz="0" w:space="0" w:color="auto"/>
      </w:divBdr>
    </w:div>
    <w:div w:id="2083327297">
      <w:bodyDiv w:val="1"/>
      <w:marLeft w:val="0"/>
      <w:marRight w:val="0"/>
      <w:marTop w:val="0"/>
      <w:marBottom w:val="0"/>
      <w:divBdr>
        <w:top w:val="none" w:sz="0" w:space="0" w:color="auto"/>
        <w:left w:val="none" w:sz="0" w:space="0" w:color="auto"/>
        <w:bottom w:val="none" w:sz="0" w:space="0" w:color="auto"/>
        <w:right w:val="none" w:sz="0" w:space="0" w:color="auto"/>
      </w:divBdr>
      <w:divsChild>
        <w:div w:id="1384476840">
          <w:blockQuote w:val="1"/>
          <w:marLeft w:val="0"/>
          <w:marRight w:val="0"/>
          <w:marTop w:val="0"/>
          <w:marBottom w:val="300"/>
          <w:divBdr>
            <w:top w:val="none" w:sz="0" w:space="0" w:color="auto"/>
            <w:left w:val="single" w:sz="36" w:space="15" w:color="EEEEEE"/>
            <w:bottom w:val="none" w:sz="0" w:space="0" w:color="auto"/>
            <w:right w:val="none" w:sz="0" w:space="0" w:color="auto"/>
          </w:divBdr>
        </w:div>
        <w:div w:id="71226518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sfiddle.net/wmc54321/907rxt4v/embedded/result,css,html/" TargetMode="External"/><Relationship Id="rId21" Type="http://schemas.openxmlformats.org/officeDocument/2006/relationships/hyperlink" Target="https://jsfiddle.net/wmc54321/5mg0zgc2/embedded/result,css,html/" TargetMode="External"/><Relationship Id="rId42" Type="http://schemas.openxmlformats.org/officeDocument/2006/relationships/hyperlink" Target="https://github.com/NumerHero/fox-listener" TargetMode="External"/><Relationship Id="rId47" Type="http://schemas.openxmlformats.org/officeDocument/2006/relationships/hyperlink" Target="https://wj704.github.io/ife2017/task1/checkbox_radio.html" TargetMode="External"/><Relationship Id="rId63" Type="http://schemas.openxmlformats.org/officeDocument/2006/relationships/image" Target="media/image11.jpeg"/><Relationship Id="rId68" Type="http://schemas.openxmlformats.org/officeDocument/2006/relationships/image" Target="media/image13.jpeg"/><Relationship Id="rId84" Type="http://schemas.openxmlformats.org/officeDocument/2006/relationships/hyperlink" Target="http://www.zhangxinxu.com/wordpress/2012/06/css3-transform-matrix-%E7%9F%A9%E9%98%B5/" TargetMode="External"/><Relationship Id="rId16" Type="http://schemas.openxmlformats.org/officeDocument/2006/relationships/hyperlink" Target="https://jsfiddle.net/wmc54321/h3muzmhy/embedded/result,css,html/" TargetMode="External"/><Relationship Id="rId11" Type="http://schemas.openxmlformats.org/officeDocument/2006/relationships/hyperlink" Target="https://jsfiddle.net/wmc54321/a8k4no9p/embedded/result,css,html/" TargetMode="External"/><Relationship Id="rId32" Type="http://schemas.openxmlformats.org/officeDocument/2006/relationships/hyperlink" Target="https://developer.mozilla.org/zh-CN/docs/Web/CSS/CSS_Animations/Using_CSS_animations" TargetMode="External"/><Relationship Id="rId37" Type="http://schemas.openxmlformats.org/officeDocument/2006/relationships/image" Target="media/image5.png"/><Relationship Id="rId53" Type="http://schemas.openxmlformats.org/officeDocument/2006/relationships/hyperlink" Target="http://tuziel.com/ife_2017/regexp/index.html" TargetMode="External"/><Relationship Id="rId58" Type="http://schemas.openxmlformats.org/officeDocument/2006/relationships/image" Target="media/image10.gif"/><Relationship Id="rId74" Type="http://schemas.openxmlformats.org/officeDocument/2006/relationships/image" Target="media/image17.jpeg"/><Relationship Id="rId79" Type="http://schemas.openxmlformats.org/officeDocument/2006/relationships/hyperlink" Target="http://github.com/julianshapiro/velocity/tree/0.0.0" TargetMode="External"/><Relationship Id="rId5" Type="http://schemas.openxmlformats.org/officeDocument/2006/relationships/hyperlink" Target="https://nightcatsama.github.io/ife2017/views/mouseOverhang.html" TargetMode="External"/><Relationship Id="rId19" Type="http://schemas.openxmlformats.org/officeDocument/2006/relationships/hyperlink" Target="https://jsfiddle.net/wmc54321/t2e6bbux/embedded/result,css,html/" TargetMode="External"/><Relationship Id="rId14" Type="http://schemas.openxmlformats.org/officeDocument/2006/relationships/hyperlink" Target="https://jsfiddle.net/wmc54321/rbvk5avs/embedded/result,css,html/" TargetMode="External"/><Relationship Id="rId22" Type="http://schemas.openxmlformats.org/officeDocument/2006/relationships/hyperlink" Target="https://jsfiddle.net/wmc54321/5o3xtyo5/embedded/result,css,html/" TargetMode="External"/><Relationship Id="rId27" Type="http://schemas.openxmlformats.org/officeDocument/2006/relationships/hyperlink" Target="https://nyaplayer.wuchanzhe.cn/" TargetMode="External"/><Relationship Id="rId30" Type="http://schemas.openxmlformats.org/officeDocument/2006/relationships/hyperlink" Target="http://jinlong.github.io/2016/01/14/moving-along-a-curved-path-in-css-with-layered-animation/" TargetMode="External"/><Relationship Id="rId35" Type="http://schemas.openxmlformats.org/officeDocument/2006/relationships/image" Target="media/image3.png"/><Relationship Id="rId43" Type="http://schemas.openxmlformats.org/officeDocument/2006/relationships/hyperlink" Target="https://elva2596.github.io/ife-tasks/task-1/index.html" TargetMode="External"/><Relationship Id="rId48" Type="http://schemas.openxmlformats.org/officeDocument/2006/relationships/hyperlink" Target="https://github.com/wj704/wj704.github.io/tree/master/ife2017/task1" TargetMode="External"/><Relationship Id="rId56" Type="http://schemas.openxmlformats.org/officeDocument/2006/relationships/image" Target="media/image8.png"/><Relationship Id="rId64" Type="http://schemas.openxmlformats.org/officeDocument/2006/relationships/hyperlink" Target="http://codepen.io/" TargetMode="External"/><Relationship Id="rId69" Type="http://schemas.openxmlformats.org/officeDocument/2006/relationships/image" Target="media/image14.jpeg"/><Relationship Id="rId77" Type="http://schemas.openxmlformats.org/officeDocument/2006/relationships/hyperlink" Target="http://smallstarz.com/baidutask-2017/nuomi-task2-loadingcircle/loadingcircle.html" TargetMode="External"/><Relationship Id="rId8" Type="http://schemas.openxmlformats.org/officeDocument/2006/relationships/hyperlink" Target="https://developer.mozilla.org/zh-CN/docs/Web/CSS/CSS3" TargetMode="External"/><Relationship Id="rId51" Type="http://schemas.openxmlformats.org/officeDocument/2006/relationships/hyperlink" Target="http://ife.baidu.com/work/detail/id/2167" TargetMode="External"/><Relationship Id="rId72" Type="http://schemas.openxmlformats.org/officeDocument/2006/relationships/hyperlink" Target="http://www.zhangxinxu.com/" TargetMode="External"/><Relationship Id="rId80" Type="http://schemas.openxmlformats.org/officeDocument/2006/relationships/hyperlink" Target="http://baiduweb.github.io/nuomi/velocity/%E6%B5%8B%E8%AF%95requestAnimationFrame%E7%94%A8%E6%B3%95.html"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jsfiddle.net/wmc54321/r49pn31f/embedded/result,css,html/" TargetMode="External"/><Relationship Id="rId17" Type="http://schemas.openxmlformats.org/officeDocument/2006/relationships/hyperlink" Target="https://developer.mozilla.org/en-US/docs/Web/CSS/CSS_animated_properties" TargetMode="External"/><Relationship Id="rId25" Type="http://schemas.openxmlformats.org/officeDocument/2006/relationships/hyperlink" Target="http://minchen.wang/" TargetMode="External"/><Relationship Id="rId33" Type="http://schemas.openxmlformats.org/officeDocument/2006/relationships/hyperlink" Target="https://github.com/liujianhuanzz/ife_2016_spring" TargetMode="External"/><Relationship Id="rId38" Type="http://schemas.openxmlformats.org/officeDocument/2006/relationships/image" Target="media/image6.png"/><Relationship Id="rId46" Type="http://schemas.openxmlformats.org/officeDocument/2006/relationships/hyperlink" Target="https://github.com/elva2596/elva2596.github.io/tree/master/ife-tasks/task-1" TargetMode="External"/><Relationship Id="rId59" Type="http://schemas.openxmlformats.org/officeDocument/2006/relationships/hyperlink" Target="http://codepen.io/XXXXat/pen/dvPVeR" TargetMode="External"/><Relationship Id="rId67" Type="http://schemas.openxmlformats.org/officeDocument/2006/relationships/image" Target="media/image12.jpeg"/><Relationship Id="rId20" Type="http://schemas.openxmlformats.org/officeDocument/2006/relationships/hyperlink" Target="http://cubic-bezier.com/" TargetMode="External"/><Relationship Id="rId41" Type="http://schemas.openxmlformats.org/officeDocument/2006/relationships/hyperlink" Target="http://vueadmin.hhspace.cn/" TargetMode="External"/><Relationship Id="rId54" Type="http://schemas.openxmlformats.org/officeDocument/2006/relationships/hyperlink" Target="http://leon-z.me/2017-Baidu-IFE/baidu-rice/getting-start-regexp/" TargetMode="External"/><Relationship Id="rId62" Type="http://schemas.openxmlformats.org/officeDocument/2006/relationships/hyperlink" Target="http://ife.baidu.com/course/detail/id/36" TargetMode="External"/><Relationship Id="rId70" Type="http://schemas.openxmlformats.org/officeDocument/2006/relationships/image" Target="media/image15.jpeg"/><Relationship Id="rId75" Type="http://schemas.openxmlformats.org/officeDocument/2006/relationships/image" Target="media/image18.jpeg"/><Relationship Id="rId83" Type="http://schemas.openxmlformats.org/officeDocument/2006/relationships/hyperlink" Target="http://www.zhangxinxu.com/wordpress/2016/12/how-use-tween-js-animation-easing/" TargetMode="External"/><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hyperlink" Target="https://jsfiddle.net/wmc54321/buch8a1z/embedded/result,css,html/" TargetMode="External"/><Relationship Id="rId23" Type="http://schemas.openxmlformats.org/officeDocument/2006/relationships/hyperlink" Target="https://jsfiddle.net/wmc54321/p5s5zk8g/embedded/result,css,html/" TargetMode="External"/><Relationship Id="rId28" Type="http://schemas.openxmlformats.org/officeDocument/2006/relationships/hyperlink" Target="https://jsfiddle.net/wmc54321/o41um2r2/embedded/result,css,html/" TargetMode="External"/><Relationship Id="rId36" Type="http://schemas.openxmlformats.org/officeDocument/2006/relationships/image" Target="media/image4.png"/><Relationship Id="rId49" Type="http://schemas.openxmlformats.org/officeDocument/2006/relationships/hyperlink" Target="http://www.zhangxinxu.com/wordpress/2010/05/%E6%88%91%E5%AF%B9css-vertical-align%E7%9A%84%E4%B8%80%E4%BA%9B%E7%90%86%E8%A7%A3%E4%B8%8E%E8%AE%A4%E8%AF%86%EF%BC%88%E4%B8%80%EF%BC%89/" TargetMode="External"/><Relationship Id="rId57" Type="http://schemas.openxmlformats.org/officeDocument/2006/relationships/image" Target="media/image9.png"/><Relationship Id="rId10" Type="http://schemas.openxmlformats.org/officeDocument/2006/relationships/hyperlink" Target="https://jsfiddle.net/wmc54321/qfyf2ghs/embedded/result,css,html/" TargetMode="External"/><Relationship Id="rId31" Type="http://schemas.openxmlformats.org/officeDocument/2006/relationships/hyperlink" Target="https://developer.mozilla.org/zh-CN/docs/Web/CSS/CSS_Transitions/Using_CSS_transitions" TargetMode="External"/><Relationship Id="rId44" Type="http://schemas.openxmlformats.org/officeDocument/2006/relationships/hyperlink" Target="https://github.com/elva2596/elva2596.github.io/tree/master/ife-tasks/task-1" TargetMode="External"/><Relationship Id="rId52" Type="http://schemas.openxmlformats.org/officeDocument/2006/relationships/hyperlink" Target="http://git.oschina.net/usaki_133/ife_2017/tree/master/regexp" TargetMode="External"/><Relationship Id="rId60" Type="http://schemas.openxmlformats.org/officeDocument/2006/relationships/hyperlink" Target="https://github.com/Minxine-Yao/IFE-2017" TargetMode="External"/><Relationship Id="rId65" Type="http://schemas.openxmlformats.org/officeDocument/2006/relationships/hyperlink" Target="http://codepen.io/CreativeJuiz/" TargetMode="External"/><Relationship Id="rId73" Type="http://schemas.openxmlformats.org/officeDocument/2006/relationships/hyperlink" Target="http://www.zhangxinxu.com/wordpress/2014/04/css3-pie-loading-waiting-animation/" TargetMode="External"/><Relationship Id="rId78" Type="http://schemas.openxmlformats.org/officeDocument/2006/relationships/hyperlink" Target="https://github.com/smallstar92/baidutask-2017/tree/gh-pages/nuomi-task2-loadingcircle" TargetMode="External"/><Relationship Id="rId81" Type="http://schemas.openxmlformats.org/officeDocument/2006/relationships/hyperlink" Target="https://baiduweb.github.io/nuomi/animate.html"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uchanzhe.cn/2017/02/08/css-dong-hua-xue-xi-bi-ji/" TargetMode="External"/><Relationship Id="rId13" Type="http://schemas.openxmlformats.org/officeDocument/2006/relationships/hyperlink" Target="https://jsfiddle.net/wmc54321/m2L6ky0u/embedded/result,css,html/" TargetMode="External"/><Relationship Id="rId18" Type="http://schemas.openxmlformats.org/officeDocument/2006/relationships/hyperlink" Target="https://jsfiddle.net/wmc54321/bthg9rb8/embedded/result,css,html/"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hyperlink" Target="https://justplay197.github.io/baidu-front-end/P3.html" TargetMode="External"/><Relationship Id="rId55" Type="http://schemas.openxmlformats.org/officeDocument/2006/relationships/hyperlink" Target="https://developer.mozilla.org/zh-CN/docs/Web/JavaScript/Guide/Regular_Expressions" TargetMode="External"/><Relationship Id="rId76" Type="http://schemas.openxmlformats.org/officeDocument/2006/relationships/image" Target="media/image19.jpeg"/><Relationship Id="rId7" Type="http://schemas.openxmlformats.org/officeDocument/2006/relationships/hyperlink" Target="http://www.zhangxinxu.com/wordpress/2014/02/css3%E4%B8%8E%E6%96%87%E5%AD%97%E6%B8%90%E5%8F%98%E6%B0%B4%E7%BA%B9%E6%B3%A2%E5%8A%A8%E6%95%88%E6%9E%9C/" TargetMode="External"/><Relationship Id="rId71" Type="http://schemas.openxmlformats.org/officeDocument/2006/relationships/image" Target="media/image16.jpeg"/><Relationship Id="rId2" Type="http://schemas.openxmlformats.org/officeDocument/2006/relationships/styles" Target="styles.xml"/><Relationship Id="rId29" Type="http://schemas.openxmlformats.org/officeDocument/2006/relationships/hyperlink" Target="http://www.ruanyifeng.com/blog/2014/02/css_transition_and_animation.html" TargetMode="External"/><Relationship Id="rId24" Type="http://schemas.openxmlformats.org/officeDocument/2006/relationships/hyperlink" Target="https://jsfiddle.net/wmc54321/ew7e6t48/embedded/result,css,html/" TargetMode="External"/><Relationship Id="rId40" Type="http://schemas.openxmlformats.org/officeDocument/2006/relationships/hyperlink" Target="http://www.hhspace.cn/?p=374" TargetMode="External"/><Relationship Id="rId45" Type="http://schemas.openxmlformats.org/officeDocument/2006/relationships/hyperlink" Target="http://ife.baidu.com/note/detail/id/%5b%E6%95%88%E6%9E%9C%E5%B1%95%E7%A4%BA%5d(https:/elva2596.github.io/ife-tasks/task-1/index.html" TargetMode="External"/><Relationship Id="rId66" Type="http://schemas.openxmlformats.org/officeDocument/2006/relationships/hyperlink" Target="http://codepen.io/CreativeJuiz/pen/vFBIh" TargetMode="External"/><Relationship Id="rId61" Type="http://schemas.openxmlformats.org/officeDocument/2006/relationships/hyperlink" Target="https://github.com/LNoe-lzy/baiduCourse/blob/master/course6/index.html" TargetMode="External"/><Relationship Id="rId82" Type="http://schemas.openxmlformats.org/officeDocument/2006/relationships/hyperlink" Target="http://ife.baidu.com/course/detail/id/5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93</Pages>
  <Words>10084</Words>
  <Characters>57481</Characters>
  <Application>Microsoft Office Word</Application>
  <DocSecurity>0</DocSecurity>
  <Lines>479</Lines>
  <Paragraphs>134</Paragraphs>
  <ScaleCrop>false</ScaleCrop>
  <Company/>
  <LinksUpToDate>false</LinksUpToDate>
  <CharactersWithSpaces>67431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周灏</dc:creator>
  <cp:keywords/>
  <dc:description/>
  <cp:lastModifiedBy>周灏</cp:lastModifiedBy>
  <cp:revision>7</cp:revision>
  <dcterms:created xsi:type="dcterms:W3CDTF">2017-04-23T11:34:00Z</dcterms:created>
  <dcterms:modified xsi:type="dcterms:W3CDTF">2017-04-23T11:45:00Z</dcterms:modified>
</cp:coreProperties>
</file>